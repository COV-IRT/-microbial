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BBD02" w14:textId="0E34311D" w:rsidR="00F36B73" w:rsidRPr="00F7092D" w:rsidRDefault="00F36B73" w:rsidP="003E2ED5">
      <w:pPr>
        <w:spacing w:after="60" w:line="480" w:lineRule="auto"/>
        <w:jc w:val="center"/>
        <w:rPr>
          <w:ins w:id="1" w:author="Jochum, Michael D." w:date="2021-08-05T16:06:00Z"/>
          <w:rFonts w:eastAsia="Times New Roman" w:cstheme="minorHAnsi"/>
          <w:b/>
          <w:bCs/>
          <w:color w:val="000000"/>
          <w:rPrChange w:id="2" w:author="Jochum, Michael D." w:date="2021-08-05T16:09:00Z">
            <w:rPr>
              <w:ins w:id="3" w:author="Jochum, Michael D." w:date="2021-08-05T16:06:00Z"/>
              <w:rFonts w:ascii="Calibri" w:eastAsia="Times New Roman" w:hAnsi="Calibri" w:cs="Calibri"/>
              <w:b/>
              <w:bCs/>
              <w:color w:val="000000"/>
              <w:sz w:val="28"/>
              <w:szCs w:val="28"/>
            </w:rPr>
          </w:rPrChange>
        </w:rPr>
      </w:pPr>
      <w:r w:rsidRPr="00F7092D">
        <w:rPr>
          <w:rFonts w:eastAsia="Times New Roman" w:cstheme="minorHAnsi"/>
          <w:b/>
          <w:bCs/>
          <w:color w:val="000000"/>
          <w:rPrChange w:id="4" w:author="Jochum, Michael D." w:date="2021-08-05T16:09:00Z">
            <w:rPr>
              <w:rFonts w:ascii="Calibri" w:eastAsia="Times New Roman" w:hAnsi="Calibri" w:cs="Calibri"/>
              <w:b/>
              <w:bCs/>
              <w:color w:val="000000"/>
              <w:sz w:val="28"/>
              <w:szCs w:val="28"/>
            </w:rPr>
          </w:rPrChange>
        </w:rPr>
        <w:t xml:space="preserve"> Analysis of Bronchoalveolar Lavage Fluid </w:t>
      </w:r>
      <w:proofErr w:type="spellStart"/>
      <w:r w:rsidRPr="00F7092D">
        <w:rPr>
          <w:rFonts w:eastAsia="Times New Roman" w:cstheme="minorHAnsi"/>
          <w:b/>
          <w:bCs/>
          <w:color w:val="000000"/>
          <w:rPrChange w:id="5" w:author="Jochum, Michael D." w:date="2021-08-05T16:09:00Z">
            <w:rPr>
              <w:rFonts w:ascii="Calibri" w:eastAsia="Times New Roman" w:hAnsi="Calibri" w:cs="Calibri"/>
              <w:b/>
              <w:bCs/>
              <w:color w:val="000000"/>
              <w:sz w:val="28"/>
              <w:szCs w:val="28"/>
            </w:rPr>
          </w:rPrChange>
        </w:rPr>
        <w:t>Metatranscriptome</w:t>
      </w:r>
      <w:proofErr w:type="spellEnd"/>
      <w:del w:id="6" w:author="Jochum, Michael D." w:date="2021-08-05T16:09:00Z">
        <w:r w:rsidRPr="00F7092D" w:rsidDel="00F7092D">
          <w:rPr>
            <w:rFonts w:eastAsia="Times New Roman" w:cstheme="minorHAnsi"/>
            <w:b/>
            <w:bCs/>
            <w:color w:val="000000"/>
            <w:rPrChange w:id="7" w:author="Jochum, Michael D." w:date="2021-08-05T16:09:00Z">
              <w:rPr>
                <w:rFonts w:ascii="Calibri" w:eastAsia="Times New Roman" w:hAnsi="Calibri" w:cs="Calibri"/>
                <w:b/>
                <w:bCs/>
                <w:color w:val="000000"/>
                <w:sz w:val="28"/>
                <w:szCs w:val="28"/>
              </w:rPr>
            </w:rPrChange>
          </w:rPr>
          <w:delText>s</w:delText>
        </w:r>
      </w:del>
      <w:r w:rsidRPr="00F7092D">
        <w:rPr>
          <w:rFonts w:eastAsia="Times New Roman" w:cstheme="minorHAnsi"/>
          <w:b/>
          <w:bCs/>
          <w:color w:val="000000"/>
          <w:rPrChange w:id="8" w:author="Jochum, Michael D." w:date="2021-08-05T16:09:00Z">
            <w:rPr>
              <w:rFonts w:ascii="Calibri" w:eastAsia="Times New Roman" w:hAnsi="Calibri" w:cs="Calibri"/>
              <w:b/>
              <w:bCs/>
              <w:color w:val="000000"/>
              <w:sz w:val="28"/>
              <w:szCs w:val="28"/>
            </w:rPr>
          </w:rPrChange>
        </w:rPr>
        <w:t xml:space="preserve"> Among Patients with COVID-19 Disease</w:t>
      </w:r>
    </w:p>
    <w:p w14:paraId="3A433140" w14:textId="5283346C" w:rsidR="00F7092D" w:rsidRPr="00F7092D" w:rsidRDefault="00F7092D" w:rsidP="00F7092D">
      <w:pPr>
        <w:spacing w:after="60" w:line="240" w:lineRule="auto"/>
        <w:jc w:val="both"/>
        <w:rPr>
          <w:ins w:id="9" w:author="Jochum, Michael D." w:date="2021-08-05T16:06:00Z"/>
          <w:rFonts w:eastAsia="Times New Roman" w:cstheme="minorHAnsi"/>
        </w:rPr>
      </w:pPr>
      <w:ins w:id="10" w:author="Jochum, Michael D." w:date="2021-08-05T16:06:00Z">
        <w:r w:rsidRPr="00F7092D">
          <w:rPr>
            <w:rFonts w:eastAsia="Times New Roman" w:cstheme="minorHAnsi"/>
          </w:rPr>
          <w:t>Michael Jochum</w:t>
        </w:r>
        <w:r w:rsidRPr="00F7092D">
          <w:rPr>
            <w:rFonts w:eastAsia="Times New Roman" w:cstheme="minorHAnsi"/>
            <w:vertAlign w:val="superscript"/>
          </w:rPr>
          <w:t xml:space="preserve"> 1</w:t>
        </w:r>
        <w:r w:rsidRPr="00F7092D">
          <w:rPr>
            <w:rFonts w:eastAsia="Times New Roman" w:cstheme="minorHAnsi"/>
          </w:rPr>
          <w:t>, Michael D. Lee</w:t>
        </w:r>
        <w:r w:rsidRPr="00F7092D">
          <w:rPr>
            <w:rFonts w:eastAsia="Times New Roman" w:cstheme="minorHAnsi"/>
            <w:vertAlign w:val="superscript"/>
          </w:rPr>
          <w:t xml:space="preserve"> 2,3</w:t>
        </w:r>
        <w:r w:rsidRPr="00F7092D">
          <w:rPr>
            <w:rFonts w:eastAsia="Times New Roman" w:cstheme="minorHAnsi"/>
          </w:rPr>
          <w:t>, Kristen Curry</w:t>
        </w:r>
        <w:r w:rsidRPr="00F7092D">
          <w:rPr>
            <w:rFonts w:eastAsia="Times New Roman" w:cstheme="minorHAnsi"/>
            <w:vertAlign w:val="superscript"/>
          </w:rPr>
          <w:t xml:space="preserve"> 4</w:t>
        </w:r>
        <w:r w:rsidRPr="00F7092D">
          <w:rPr>
            <w:rFonts w:eastAsia="Times New Roman" w:cstheme="minorHAnsi"/>
          </w:rPr>
          <w:t xml:space="preserve">, </w:t>
        </w:r>
        <w:proofErr w:type="spellStart"/>
        <w:r w:rsidRPr="00F7092D">
          <w:rPr>
            <w:rFonts w:eastAsia="Times New Roman" w:cstheme="minorHAnsi"/>
          </w:rPr>
          <w:t>Viktorija</w:t>
        </w:r>
        <w:proofErr w:type="spellEnd"/>
        <w:r w:rsidRPr="00F7092D">
          <w:rPr>
            <w:rFonts w:eastAsia="Times New Roman" w:cstheme="minorHAnsi"/>
          </w:rPr>
          <w:t xml:space="preserve"> </w:t>
        </w:r>
        <w:proofErr w:type="spellStart"/>
        <w:r w:rsidRPr="00F7092D">
          <w:rPr>
            <w:rFonts w:eastAsia="Times New Roman" w:cstheme="minorHAnsi"/>
          </w:rPr>
          <w:t>Zaksas</w:t>
        </w:r>
        <w:proofErr w:type="spellEnd"/>
        <w:r w:rsidRPr="00F7092D">
          <w:rPr>
            <w:rFonts w:eastAsia="Times New Roman" w:cstheme="minorHAnsi"/>
            <w:vertAlign w:val="superscript"/>
          </w:rPr>
          <w:t xml:space="preserve"> 5</w:t>
        </w:r>
        <w:r w:rsidRPr="00F7092D">
          <w:rPr>
            <w:rFonts w:eastAsia="Times New Roman" w:cstheme="minorHAnsi"/>
          </w:rPr>
          <w:t>, Elizabeth Vitalis</w:t>
        </w:r>
        <w:r w:rsidRPr="00F7092D">
          <w:rPr>
            <w:rFonts w:eastAsia="Times New Roman" w:cstheme="minorHAnsi"/>
            <w:vertAlign w:val="superscript"/>
          </w:rPr>
          <w:t xml:space="preserve"> 6</w:t>
        </w:r>
        <w:r w:rsidRPr="00F7092D">
          <w:rPr>
            <w:rFonts w:eastAsia="Times New Roman" w:cstheme="minorHAnsi"/>
          </w:rPr>
          <w:t xml:space="preserve">, Todd </w:t>
        </w:r>
        <w:proofErr w:type="spellStart"/>
        <w:r w:rsidRPr="00F7092D">
          <w:rPr>
            <w:rFonts w:eastAsia="Times New Roman" w:cstheme="minorHAnsi"/>
          </w:rPr>
          <w:t>Treangen</w:t>
        </w:r>
        <w:proofErr w:type="spellEnd"/>
        <w:r w:rsidRPr="00F7092D">
          <w:rPr>
            <w:rFonts w:eastAsia="Times New Roman" w:cstheme="minorHAnsi"/>
            <w:vertAlign w:val="superscript"/>
          </w:rPr>
          <w:t xml:space="preserve"> 4</w:t>
        </w:r>
        <w:r w:rsidRPr="00F7092D">
          <w:rPr>
            <w:rFonts w:eastAsia="Times New Roman" w:cstheme="minorHAnsi"/>
          </w:rPr>
          <w:t>, Kjersti Aagaard</w:t>
        </w:r>
        <w:r w:rsidRPr="00F7092D">
          <w:rPr>
            <w:rFonts w:eastAsia="Times New Roman" w:cstheme="minorHAnsi"/>
            <w:vertAlign w:val="superscript"/>
          </w:rPr>
          <w:t xml:space="preserve"> 1</w:t>
        </w:r>
        <w:r w:rsidRPr="00F7092D">
          <w:rPr>
            <w:rFonts w:eastAsia="Times New Roman" w:cstheme="minorHAnsi"/>
          </w:rPr>
          <w:t xml:space="preserve">, Krista </w:t>
        </w:r>
        <w:proofErr w:type="spellStart"/>
        <w:r w:rsidRPr="00F7092D">
          <w:rPr>
            <w:rFonts w:eastAsia="Times New Roman" w:cstheme="minorHAnsi"/>
          </w:rPr>
          <w:t>Ternus</w:t>
        </w:r>
        <w:proofErr w:type="spellEnd"/>
        <w:r w:rsidRPr="00F7092D">
          <w:rPr>
            <w:rFonts w:eastAsia="Times New Roman" w:cstheme="minorHAnsi"/>
            <w:vertAlign w:val="superscript"/>
          </w:rPr>
          <w:t xml:space="preserve"> 7</w:t>
        </w:r>
      </w:ins>
    </w:p>
    <w:p w14:paraId="3EC530FA" w14:textId="77777777" w:rsidR="00F7092D" w:rsidRPr="00F7092D" w:rsidRDefault="00F7092D" w:rsidP="00F7092D">
      <w:pPr>
        <w:spacing w:before="400" w:after="120" w:line="240" w:lineRule="auto"/>
        <w:jc w:val="both"/>
        <w:outlineLvl w:val="0"/>
        <w:rPr>
          <w:ins w:id="11" w:author="Jochum, Michael D." w:date="2021-08-05T16:06:00Z"/>
          <w:rFonts w:cstheme="minorHAnsi"/>
          <w:i/>
          <w:iCs/>
        </w:rPr>
      </w:pPr>
      <w:ins w:id="12" w:author="Jochum, Michael D." w:date="2021-08-05T16:06:00Z">
        <w:r w:rsidRPr="00F7092D">
          <w:rPr>
            <w:rFonts w:cstheme="minorHAnsi"/>
            <w:i/>
            <w:iCs/>
            <w:vertAlign w:val="superscript"/>
          </w:rPr>
          <w:t xml:space="preserve">1 </w:t>
        </w:r>
        <w:r w:rsidRPr="00F7092D">
          <w:rPr>
            <w:rFonts w:cstheme="minorHAnsi"/>
            <w:i/>
            <w:iCs/>
          </w:rPr>
          <w:t xml:space="preserve">Department of Obstetrics and Gynecology, Baylor College of Medicine and Texas Children’s Hospital, Houston, Texas 77030, USA; </w:t>
        </w:r>
        <w:r w:rsidRPr="00F7092D">
          <w:rPr>
            <w:rFonts w:cstheme="minorHAnsi"/>
            <w:i/>
            <w:iCs/>
            <w:vertAlign w:val="superscript"/>
          </w:rPr>
          <w:t xml:space="preserve">2 </w:t>
        </w:r>
        <w:r w:rsidRPr="00F7092D">
          <w:rPr>
            <w:rFonts w:cstheme="minorHAnsi"/>
            <w:i/>
            <w:iCs/>
          </w:rPr>
          <w:t xml:space="preserve">Exobiology Branch, NASA Ames Research Center, Mountain View, California 94043, USA; </w:t>
        </w:r>
        <w:r w:rsidRPr="00F7092D">
          <w:rPr>
            <w:rFonts w:cstheme="minorHAnsi"/>
            <w:i/>
            <w:iCs/>
            <w:vertAlign w:val="superscript"/>
          </w:rPr>
          <w:t xml:space="preserve">3 </w:t>
        </w:r>
        <w:r w:rsidRPr="00F7092D">
          <w:rPr>
            <w:rFonts w:cstheme="minorHAnsi"/>
            <w:i/>
            <w:iCs/>
          </w:rPr>
          <w:t xml:space="preserve">Blue Marble Space Institute of Science, Seattle, Washington 98104, USA; </w:t>
        </w:r>
        <w:r w:rsidRPr="00F7092D">
          <w:rPr>
            <w:rFonts w:eastAsia="Times New Roman" w:cstheme="minorHAnsi"/>
            <w:i/>
            <w:iCs/>
            <w:vertAlign w:val="superscript"/>
          </w:rPr>
          <w:t xml:space="preserve">4 </w:t>
        </w:r>
        <w:r w:rsidRPr="00F7092D">
          <w:rPr>
            <w:rFonts w:cstheme="minorHAnsi"/>
            <w:i/>
            <w:iCs/>
          </w:rPr>
          <w:t xml:space="preserve">Department of Computer Science, Rice University, Houston, TX, 77005, USA; </w:t>
        </w:r>
        <w:r w:rsidRPr="00F7092D">
          <w:rPr>
            <w:rFonts w:cstheme="minorHAnsi"/>
            <w:i/>
            <w:iCs/>
            <w:vertAlign w:val="superscript"/>
          </w:rPr>
          <w:t xml:space="preserve">5 </w:t>
        </w:r>
        <w:r w:rsidRPr="00F7092D">
          <w:rPr>
            <w:rFonts w:cstheme="minorHAnsi"/>
            <w:i/>
            <w:iCs/>
          </w:rPr>
          <w:t xml:space="preserve">Center for Translational Data Science, University of Chicago, Chicago, IL, 60615, USA; </w:t>
        </w:r>
        <w:r w:rsidRPr="00F7092D">
          <w:rPr>
            <w:rStyle w:val="Emphasis"/>
            <w:rFonts w:cstheme="minorHAnsi"/>
            <w:shd w:val="clear" w:color="auto" w:fill="FFFFFF"/>
            <w:vertAlign w:val="superscript"/>
          </w:rPr>
          <w:t xml:space="preserve">6 </w:t>
        </w:r>
        <w:proofErr w:type="spellStart"/>
        <w:r w:rsidRPr="00F7092D">
          <w:rPr>
            <w:rStyle w:val="Emphasis"/>
            <w:rFonts w:cstheme="minorHAnsi"/>
            <w:shd w:val="clear" w:color="auto" w:fill="FFFFFF"/>
          </w:rPr>
          <w:t>Inscripta</w:t>
        </w:r>
        <w:proofErr w:type="spellEnd"/>
        <w:r w:rsidRPr="00F7092D">
          <w:rPr>
            <w:rFonts w:cstheme="minorHAnsi"/>
            <w:i/>
            <w:iCs/>
            <w:shd w:val="clear" w:color="auto" w:fill="FFFFFF"/>
          </w:rPr>
          <w:t xml:space="preserve">, Inc, </w:t>
        </w:r>
        <w:r w:rsidRPr="00F7092D">
          <w:rPr>
            <w:rStyle w:val="lrzxr"/>
            <w:rFonts w:cstheme="minorHAnsi"/>
            <w:i/>
            <w:iCs/>
            <w:shd w:val="clear" w:color="auto" w:fill="FFFFFF"/>
          </w:rPr>
          <w:t>5500 Central Ave STE 220, Boulder, CO, 80301,USA;</w:t>
        </w:r>
        <w:r w:rsidRPr="00F7092D">
          <w:rPr>
            <w:rFonts w:cstheme="minorHAnsi"/>
            <w:i/>
            <w:iCs/>
            <w:shd w:val="clear" w:color="auto" w:fill="FFFFFF"/>
          </w:rPr>
          <w:t xml:space="preserve"> </w:t>
        </w:r>
        <w:r w:rsidRPr="00F7092D">
          <w:rPr>
            <w:rFonts w:cstheme="minorHAnsi"/>
            <w:i/>
            <w:iCs/>
            <w:vertAlign w:val="superscript"/>
          </w:rPr>
          <w:t>7</w:t>
        </w:r>
        <w:r w:rsidRPr="00F7092D">
          <w:rPr>
            <w:rFonts w:cstheme="minorHAnsi"/>
            <w:i/>
            <w:iCs/>
          </w:rPr>
          <w:t xml:space="preserve"> Signature Science, LLC, 8329 North Mopac Expressway, Austin TX </w:t>
        </w:r>
      </w:ins>
    </w:p>
    <w:p w14:paraId="2DF4C0A9" w14:textId="77777777" w:rsidR="00F7092D" w:rsidRPr="00F7092D" w:rsidRDefault="00F7092D" w:rsidP="00F7092D">
      <w:pPr>
        <w:pStyle w:val="NormalWeb"/>
        <w:shd w:val="clear" w:color="auto" w:fill="FFFFFF"/>
        <w:spacing w:before="0" w:beforeAutospacing="0" w:after="0" w:afterAutospacing="0" w:line="480" w:lineRule="atLeast"/>
        <w:rPr>
          <w:ins w:id="13" w:author="Jochum, Michael D." w:date="2021-08-05T16:06:00Z"/>
          <w:rFonts w:asciiTheme="minorHAnsi" w:hAnsiTheme="minorHAnsi" w:cstheme="minorHAnsi"/>
          <w:color w:val="201F1E"/>
          <w:sz w:val="22"/>
          <w:szCs w:val="22"/>
        </w:rPr>
      </w:pPr>
      <w:ins w:id="14" w:author="Jochum, Michael D." w:date="2021-08-05T16:06:00Z">
        <w:r w:rsidRPr="00F7092D">
          <w:rPr>
            <w:rFonts w:asciiTheme="minorHAnsi" w:hAnsiTheme="minorHAnsi" w:cstheme="minorHAnsi"/>
            <w:b/>
            <w:bCs/>
            <w:color w:val="201F1E"/>
            <w:sz w:val="22"/>
            <w:szCs w:val="22"/>
          </w:rPr>
          <w:t>Abstract: </w:t>
        </w:r>
      </w:ins>
    </w:p>
    <w:p w14:paraId="10A3C917" w14:textId="6F24DFE5" w:rsidR="00F7092D" w:rsidRPr="00F7092D" w:rsidDel="00F7092D" w:rsidRDefault="00F7092D">
      <w:pPr>
        <w:pStyle w:val="NormalWeb"/>
        <w:shd w:val="clear" w:color="auto" w:fill="FFFFFF"/>
        <w:spacing w:before="0" w:beforeAutospacing="0" w:after="0" w:afterAutospacing="0" w:line="480" w:lineRule="atLeast"/>
        <w:jc w:val="both"/>
        <w:rPr>
          <w:del w:id="15" w:author="Jochum, Michael D." w:date="2021-08-05T16:07:00Z"/>
          <w:rFonts w:asciiTheme="minorHAnsi" w:hAnsiTheme="minorHAnsi" w:cstheme="minorHAnsi"/>
          <w:color w:val="201F1E"/>
          <w:sz w:val="22"/>
          <w:szCs w:val="22"/>
          <w:rPrChange w:id="16" w:author="Jochum, Michael D." w:date="2021-08-05T16:09:00Z">
            <w:rPr>
              <w:del w:id="17" w:author="Jochum, Michael D." w:date="2021-08-05T16:07:00Z"/>
              <w:rFonts w:ascii="Times New Roman" w:eastAsia="Times New Roman" w:hAnsi="Times New Roman" w:cs="Times New Roman"/>
              <w:sz w:val="28"/>
              <w:szCs w:val="28"/>
            </w:rPr>
          </w:rPrChange>
        </w:rPr>
        <w:pPrChange w:id="18" w:author="Jochum, Michael D." w:date="2021-08-05T16:07:00Z">
          <w:pPr>
            <w:spacing w:after="60" w:line="480" w:lineRule="auto"/>
            <w:jc w:val="center"/>
          </w:pPr>
        </w:pPrChange>
      </w:pPr>
      <w:ins w:id="19" w:author="Jochum, Michael D." w:date="2021-08-05T16:06:00Z">
        <w:r w:rsidRPr="00F70574">
          <w:rPr>
            <w:rFonts w:cstheme="minorHAnsi"/>
            <w:color w:val="201F1E"/>
          </w:rPr>
          <w:t xml:space="preserve">In order to better understand the potential relationship between COVID-19 disease severity and microbial community dynamics / functional profiles from a </w:t>
        </w:r>
        <w:proofErr w:type="spellStart"/>
        <w:r w:rsidRPr="00F70574">
          <w:rPr>
            <w:rFonts w:cstheme="minorHAnsi"/>
            <w:color w:val="201F1E"/>
          </w:rPr>
          <w:t>hologenome</w:t>
        </w:r>
        <w:proofErr w:type="spellEnd"/>
        <w:r w:rsidRPr="00F70574">
          <w:rPr>
            <w:rFonts w:cstheme="minorHAnsi"/>
            <w:color w:val="201F1E"/>
          </w:rPr>
          <w:t xml:space="preserve"> standpoint, we conducted a multivariate comparison of publicly available human bronchoalveolar lavage f</w:t>
        </w:r>
        <w:r w:rsidRPr="00534C8C">
          <w:rPr>
            <w:rFonts w:cstheme="minorHAnsi"/>
            <w:color w:val="201F1E"/>
          </w:rPr>
          <w:t>luid (BALF) metatranscriptomes samples amongst COVID-19 (</w:t>
        </w:r>
        <w:r w:rsidRPr="00534C8C">
          <w:rPr>
            <w:rFonts w:cstheme="minorHAnsi"/>
            <w:i/>
            <w:iCs/>
            <w:color w:val="201F1E"/>
          </w:rPr>
          <w:t>n</w:t>
        </w:r>
        <w:r w:rsidRPr="00534C8C">
          <w:rPr>
            <w:rFonts w:cstheme="minorHAnsi"/>
            <w:color w:val="201F1E"/>
          </w:rPr>
          <w:t>=48), community acquired pneumonia (</w:t>
        </w:r>
        <w:r w:rsidRPr="00534C8C">
          <w:rPr>
            <w:rFonts w:cstheme="minorHAnsi"/>
            <w:i/>
            <w:iCs/>
            <w:color w:val="201F1E"/>
          </w:rPr>
          <w:t>n</w:t>
        </w:r>
        <w:r w:rsidRPr="00F7092D">
          <w:rPr>
            <w:rFonts w:cstheme="minorHAnsi"/>
            <w:color w:val="201F1E"/>
            <w:rPrChange w:id="20" w:author="Jochum, Michael D." w:date="2021-08-05T16:09:00Z">
              <w:rPr>
                <w:rFonts w:cstheme="minorHAnsi"/>
                <w:color w:val="201F1E"/>
              </w:rPr>
            </w:rPrChange>
          </w:rPr>
          <w:t>=25), and uninfected patients (</w:t>
        </w:r>
        <w:r w:rsidRPr="00F7092D">
          <w:rPr>
            <w:rFonts w:cstheme="minorHAnsi"/>
            <w:i/>
            <w:iCs/>
            <w:color w:val="201F1E"/>
            <w:rPrChange w:id="21" w:author="Jochum, Michael D." w:date="2021-08-05T16:09:00Z">
              <w:rPr>
                <w:rFonts w:cstheme="minorHAnsi"/>
                <w:i/>
                <w:iCs/>
                <w:color w:val="201F1E"/>
              </w:rPr>
            </w:rPrChange>
          </w:rPr>
          <w:t>n</w:t>
        </w:r>
        <w:r w:rsidRPr="00F7092D">
          <w:rPr>
            <w:rFonts w:cstheme="minorHAnsi"/>
            <w:color w:val="201F1E"/>
            <w:rPrChange w:id="22" w:author="Jochum, Michael D." w:date="2021-08-05T16:09:00Z">
              <w:rPr>
                <w:rFonts w:cstheme="minorHAnsi"/>
                <w:color w:val="201F1E"/>
              </w:rPr>
            </w:rPrChange>
          </w:rPr>
          <w:t xml:space="preserve">=32). Our overarching hypothesis was that there is a potential informative relationship between the BALF microbiome and the severity </w:t>
        </w:r>
        <w:proofErr w:type="gramStart"/>
        <w:r w:rsidRPr="00F7092D">
          <w:rPr>
            <w:rFonts w:cstheme="minorHAnsi"/>
            <w:color w:val="201F1E"/>
            <w:rPrChange w:id="23" w:author="Jochum, Michael D." w:date="2021-08-05T16:09:00Z">
              <w:rPr>
                <w:rFonts w:cstheme="minorHAnsi"/>
                <w:color w:val="201F1E"/>
              </w:rPr>
            </w:rPrChange>
          </w:rPr>
          <w:t>of  COVID</w:t>
        </w:r>
        <w:proofErr w:type="gramEnd"/>
        <w:r w:rsidRPr="00F7092D">
          <w:rPr>
            <w:rFonts w:cstheme="minorHAnsi"/>
            <w:color w:val="201F1E"/>
            <w:rPrChange w:id="24" w:author="Jochum, Michael D." w:date="2021-08-05T16:09:00Z">
              <w:rPr>
                <w:rFonts w:cstheme="minorHAnsi"/>
                <w:color w:val="201F1E"/>
              </w:rPr>
            </w:rPrChange>
          </w:rPr>
          <w:t>-19 disease onset and progression. After read filtering and batch effect sample removal, the remaining SARS-CoV-2 viral and microbial reads were taxonomically classified (Kraken2), functionally characterized (</w:t>
        </w:r>
        <w:proofErr w:type="spellStart"/>
        <w:r w:rsidRPr="00F7092D">
          <w:rPr>
            <w:rFonts w:cstheme="minorHAnsi"/>
            <w:color w:val="201F1E"/>
            <w:rPrChange w:id="25" w:author="Jochum, Michael D." w:date="2021-08-05T16:09:00Z">
              <w:rPr>
                <w:rFonts w:cstheme="minorHAnsi"/>
                <w:color w:val="201F1E"/>
              </w:rPr>
            </w:rPrChange>
          </w:rPr>
          <w:t>SeqScreen</w:t>
        </w:r>
        <w:proofErr w:type="spellEnd"/>
        <w:r w:rsidRPr="00F7092D">
          <w:rPr>
            <w:rFonts w:cstheme="minorHAnsi"/>
            <w:color w:val="201F1E"/>
            <w:rPrChange w:id="26" w:author="Jochum, Michael D." w:date="2021-08-05T16:09:00Z">
              <w:rPr>
                <w:rFonts w:cstheme="minorHAnsi"/>
                <w:color w:val="201F1E"/>
              </w:rPr>
            </w:rPrChange>
          </w:rPr>
          <w:t>), and analyzed for multivariable associations with linear models (MaAsLin2) in association with the occurrence of COVID-19 disease and death. Among our cohort of n=105 subjects, there were n=48 with COVID-19 disease; deceased comprised </w:t>
        </w:r>
        <w:r w:rsidRPr="00F7092D">
          <w:rPr>
            <w:rFonts w:cstheme="minorHAnsi"/>
            <w:i/>
            <w:iCs/>
            <w:color w:val="201F1E"/>
            <w:rPrChange w:id="27" w:author="Jochum, Michael D." w:date="2021-08-05T16:09:00Z">
              <w:rPr>
                <w:rFonts w:cstheme="minorHAnsi"/>
                <w:i/>
                <w:iCs/>
                <w:color w:val="201F1E"/>
              </w:rPr>
            </w:rPrChange>
          </w:rPr>
          <w:t>n</w:t>
        </w:r>
        <w:r w:rsidRPr="00F7092D">
          <w:rPr>
            <w:rFonts w:cstheme="minorHAnsi"/>
            <w:color w:val="201F1E"/>
            <w:rPrChange w:id="28" w:author="Jochum, Michael D." w:date="2021-08-05T16:09:00Z">
              <w:rPr>
                <w:rFonts w:cstheme="minorHAnsi"/>
                <w:color w:val="201F1E"/>
              </w:rPr>
            </w:rPrChange>
          </w:rPr>
          <w:t>=20 while survived were another </w:t>
        </w:r>
        <w:r w:rsidRPr="00F7092D">
          <w:rPr>
            <w:rFonts w:cstheme="minorHAnsi"/>
            <w:i/>
            <w:iCs/>
            <w:color w:val="201F1E"/>
            <w:rPrChange w:id="29" w:author="Jochum, Michael D." w:date="2021-08-05T16:09:00Z">
              <w:rPr>
                <w:rFonts w:cstheme="minorHAnsi"/>
                <w:i/>
                <w:iCs/>
                <w:color w:val="201F1E"/>
              </w:rPr>
            </w:rPrChange>
          </w:rPr>
          <w:t>n</w:t>
        </w:r>
        <w:r w:rsidRPr="00F7092D">
          <w:rPr>
            <w:rFonts w:cstheme="minorHAnsi"/>
            <w:color w:val="201F1E"/>
            <w:rPrChange w:id="30" w:author="Jochum, Michael D." w:date="2021-08-05T16:09:00Z">
              <w:rPr>
                <w:rFonts w:cstheme="minorHAnsi"/>
                <w:color w:val="201F1E"/>
              </w:rPr>
            </w:rPrChange>
          </w:rPr>
          <w:t xml:space="preserve">=19). After controlling for differences in publication and study design, we observed significantly unique taxonomic and functional changes to the </w:t>
        </w:r>
        <w:proofErr w:type="spellStart"/>
        <w:r w:rsidRPr="00F7092D">
          <w:rPr>
            <w:rFonts w:cstheme="minorHAnsi"/>
            <w:color w:val="201F1E"/>
            <w:rPrChange w:id="31" w:author="Jochum, Michael D." w:date="2021-08-05T16:09:00Z">
              <w:rPr>
                <w:rFonts w:cstheme="minorHAnsi"/>
                <w:color w:val="201F1E"/>
              </w:rPr>
            </w:rPrChange>
          </w:rPr>
          <w:t>hologenome</w:t>
        </w:r>
        <w:proofErr w:type="spellEnd"/>
        <w:r w:rsidRPr="00F7092D">
          <w:rPr>
            <w:rFonts w:cstheme="minorHAnsi"/>
            <w:color w:val="201F1E"/>
            <w:rPrChange w:id="32" w:author="Jochum, Michael D." w:date="2021-08-05T16:09:00Z">
              <w:rPr>
                <w:rFonts w:cstheme="minorHAnsi"/>
                <w:color w:val="201F1E"/>
              </w:rPr>
            </w:rPrChange>
          </w:rPr>
          <w:t xml:space="preserve"> associated with COVID19 disease and death.  Specifically, we observed notable functional profiles within microbial communities through which analysis of predicted proteins and gene ontology terms were predictive of outcome severity amongst COVID-19 profiles. Collectively, while this data does not speak to causality nor directionality of the association, it does demonstrate a significant relationship between the human microbiome and severity of COVID-19, rendering further testable hypotheses that warrant further investigation.</w:t>
        </w:r>
      </w:ins>
    </w:p>
    <w:p w14:paraId="159E9FEA" w14:textId="77777777" w:rsidR="00F36B73" w:rsidRPr="00F7092D" w:rsidRDefault="00F36B73">
      <w:pPr>
        <w:pStyle w:val="NormalWeb"/>
        <w:jc w:val="both"/>
        <w:rPr>
          <w:rFonts w:asciiTheme="minorHAnsi" w:hAnsiTheme="minorHAnsi" w:cstheme="minorHAnsi"/>
          <w:b/>
          <w:bCs/>
          <w:kern w:val="36"/>
          <w:sz w:val="22"/>
          <w:szCs w:val="22"/>
          <w:rPrChange w:id="33" w:author="Jochum, Michael D." w:date="2021-08-05T16:09:00Z">
            <w:rPr>
              <w:rFonts w:ascii="Times New Roman" w:eastAsia="Times New Roman" w:hAnsi="Times New Roman" w:cs="Times New Roman"/>
              <w:b/>
              <w:bCs/>
              <w:kern w:val="36"/>
              <w:sz w:val="24"/>
              <w:szCs w:val="24"/>
            </w:rPr>
          </w:rPrChange>
        </w:rPr>
        <w:pPrChange w:id="34" w:author="Jochum, Michael D." w:date="2021-08-05T16:07:00Z">
          <w:pPr>
            <w:spacing w:before="400" w:after="120" w:line="480" w:lineRule="auto"/>
            <w:outlineLvl w:val="0"/>
          </w:pPr>
        </w:pPrChange>
      </w:pPr>
      <w:del w:id="35" w:author="Jochum, Michael D." w:date="2021-08-05T16:07:00Z">
        <w:r w:rsidRPr="00F7092D" w:rsidDel="00F7092D">
          <w:rPr>
            <w:rFonts w:asciiTheme="minorHAnsi" w:hAnsiTheme="minorHAnsi" w:cstheme="minorHAnsi"/>
            <w:b/>
            <w:bCs/>
            <w:color w:val="000000"/>
            <w:kern w:val="36"/>
            <w:sz w:val="22"/>
            <w:szCs w:val="22"/>
            <w:rPrChange w:id="36" w:author="Jochum, Michael D." w:date="2021-08-05T16:09:00Z">
              <w:rPr>
                <w:rFonts w:ascii="Calibri" w:hAnsi="Calibri" w:cs="Calibri"/>
                <w:b/>
                <w:bCs/>
                <w:color w:val="000000"/>
                <w:kern w:val="36"/>
              </w:rPr>
            </w:rPrChange>
          </w:rPr>
          <w:delText>Abstract</w:delText>
        </w:r>
      </w:del>
    </w:p>
    <w:p w14:paraId="4A038042" w14:textId="5A575F74" w:rsidR="00F36B73" w:rsidRPr="00F7092D" w:rsidRDefault="00F36B73" w:rsidP="003E2ED5">
      <w:pPr>
        <w:spacing w:before="400" w:after="120" w:line="480" w:lineRule="auto"/>
        <w:outlineLvl w:val="0"/>
        <w:rPr>
          <w:rFonts w:eastAsia="Times New Roman" w:cstheme="minorHAnsi"/>
          <w:b/>
          <w:bCs/>
          <w:kern w:val="36"/>
          <w:rPrChange w:id="37" w:author="Jochum, Michael D." w:date="2021-08-05T16:09:00Z">
            <w:rPr>
              <w:rFonts w:ascii="Times New Roman" w:eastAsia="Times New Roman" w:hAnsi="Times New Roman" w:cs="Times New Roman"/>
              <w:b/>
              <w:bCs/>
              <w:kern w:val="36"/>
              <w:sz w:val="24"/>
              <w:szCs w:val="24"/>
            </w:rPr>
          </w:rPrChange>
        </w:rPr>
      </w:pPr>
      <w:r w:rsidRPr="00F7092D">
        <w:rPr>
          <w:rFonts w:eastAsia="Times New Roman" w:cstheme="minorHAnsi"/>
          <w:b/>
          <w:bCs/>
          <w:color w:val="000000"/>
          <w:kern w:val="36"/>
          <w:rPrChange w:id="38" w:author="Jochum, Michael D." w:date="2021-08-05T16:09:00Z">
            <w:rPr>
              <w:rFonts w:ascii="Calibri" w:eastAsia="Times New Roman" w:hAnsi="Calibri" w:cs="Calibri"/>
              <w:b/>
              <w:bCs/>
              <w:color w:val="000000"/>
              <w:kern w:val="36"/>
              <w:sz w:val="24"/>
              <w:szCs w:val="24"/>
            </w:rPr>
          </w:rPrChange>
        </w:rPr>
        <w:t>Introduction</w:t>
      </w:r>
    </w:p>
    <w:p w14:paraId="035C507A" w14:textId="49226AD4" w:rsidR="00F36B73" w:rsidRPr="00F7092D" w:rsidRDefault="006E785C" w:rsidP="00DD2BFF">
      <w:pPr>
        <w:spacing w:after="0" w:line="480" w:lineRule="auto"/>
        <w:jc w:val="both"/>
        <w:rPr>
          <w:rFonts w:eastAsia="Times New Roman" w:cstheme="minorHAnsi"/>
          <w:rPrChange w:id="39" w:author="Jochum, Michael D." w:date="2021-08-05T16:09:00Z">
            <w:rPr>
              <w:rFonts w:ascii="Times New Roman" w:eastAsia="Times New Roman" w:hAnsi="Times New Roman" w:cs="Times New Roman"/>
              <w:sz w:val="24"/>
              <w:szCs w:val="24"/>
            </w:rPr>
          </w:rPrChange>
        </w:rPr>
      </w:pPr>
      <w:ins w:id="40" w:author="Jochum, Michael D." w:date="2021-08-05T16:01:00Z">
        <w:r w:rsidRPr="00F7092D">
          <w:rPr>
            <w:rFonts w:eastAsia="Times New Roman" w:cstheme="minorHAnsi"/>
            <w:color w:val="000000"/>
            <w:rPrChange w:id="41" w:author="Jochum, Michael D." w:date="2021-08-05T16:09:00Z">
              <w:rPr>
                <w:rFonts w:eastAsia="Times New Roman" w:cstheme="minorHAnsi"/>
                <w:color w:val="000000"/>
                <w:sz w:val="24"/>
                <w:szCs w:val="24"/>
              </w:rPr>
            </w:rPrChange>
          </w:rPr>
          <w:t>To</w:t>
        </w:r>
      </w:ins>
      <w:ins w:id="42" w:author="Jochum, Michael D." w:date="2021-07-06T14:03:00Z">
        <w:r w:rsidR="005B2605" w:rsidRPr="00F7092D">
          <w:rPr>
            <w:rFonts w:eastAsia="Times New Roman" w:cstheme="minorHAnsi"/>
            <w:color w:val="000000"/>
            <w:rPrChange w:id="43" w:author="Jochum, Michael D." w:date="2021-08-05T16:09:00Z">
              <w:rPr>
                <w:rFonts w:ascii="Calibri" w:eastAsia="Times New Roman" w:hAnsi="Calibri" w:cs="Calibri"/>
                <w:color w:val="000000"/>
                <w:sz w:val="24"/>
                <w:szCs w:val="24"/>
              </w:rPr>
            </w:rPrChange>
          </w:rPr>
          <w:t xml:space="preserve"> better understand the potential relationship between COVID-19 moderate to severe disease severity and the microbial community dynamics / functional profiles from a </w:t>
        </w:r>
        <w:proofErr w:type="spellStart"/>
        <w:r w:rsidR="005B2605" w:rsidRPr="00F7092D">
          <w:rPr>
            <w:rFonts w:eastAsia="Times New Roman" w:cstheme="minorHAnsi"/>
            <w:color w:val="000000"/>
            <w:rPrChange w:id="44" w:author="Jochum, Michael D." w:date="2021-08-05T16:09:00Z">
              <w:rPr>
                <w:rFonts w:ascii="Calibri" w:eastAsia="Times New Roman" w:hAnsi="Calibri" w:cs="Calibri"/>
                <w:color w:val="000000"/>
                <w:sz w:val="24"/>
                <w:szCs w:val="24"/>
              </w:rPr>
            </w:rPrChange>
          </w:rPr>
          <w:t>hologenome</w:t>
        </w:r>
        <w:proofErr w:type="spellEnd"/>
        <w:r w:rsidR="005B2605" w:rsidRPr="00F7092D">
          <w:rPr>
            <w:rFonts w:eastAsia="Times New Roman" w:cstheme="minorHAnsi"/>
            <w:color w:val="000000"/>
            <w:rPrChange w:id="45" w:author="Jochum, Michael D." w:date="2021-08-05T16:09:00Z">
              <w:rPr>
                <w:rFonts w:ascii="Calibri" w:eastAsia="Times New Roman" w:hAnsi="Calibri" w:cs="Calibri"/>
                <w:color w:val="000000"/>
                <w:sz w:val="24"/>
                <w:szCs w:val="24"/>
              </w:rPr>
            </w:rPrChange>
          </w:rPr>
          <w:t xml:space="preserve"> </w:t>
        </w:r>
      </w:ins>
      <w:ins w:id="46" w:author="Jochum, Michael D." w:date="2021-08-05T15:58:00Z">
        <w:r w:rsidR="00195469" w:rsidRPr="00F7092D">
          <w:rPr>
            <w:rFonts w:eastAsia="Times New Roman" w:cstheme="minorHAnsi"/>
            <w:color w:val="000000"/>
            <w:rPrChange w:id="47" w:author="Jochum, Michael D." w:date="2021-08-05T16:09:00Z">
              <w:rPr>
                <w:rFonts w:eastAsia="Times New Roman" w:cstheme="minorHAnsi"/>
                <w:color w:val="000000"/>
                <w:sz w:val="24"/>
                <w:szCs w:val="24"/>
              </w:rPr>
            </w:rPrChange>
          </w:rPr>
          <w:t>standpoint, we</w:t>
        </w:r>
      </w:ins>
      <w:ins w:id="48" w:author="Jochum, Michael D." w:date="2021-07-06T14:03:00Z">
        <w:r w:rsidR="005B2605" w:rsidRPr="00F7092D">
          <w:rPr>
            <w:rFonts w:eastAsia="Times New Roman" w:cstheme="minorHAnsi"/>
            <w:color w:val="000000"/>
            <w:rPrChange w:id="49" w:author="Jochum, Michael D." w:date="2021-08-05T16:09:00Z">
              <w:rPr>
                <w:rFonts w:ascii="Calibri" w:eastAsia="Times New Roman" w:hAnsi="Calibri" w:cs="Calibri"/>
                <w:color w:val="000000"/>
                <w:sz w:val="24"/>
                <w:szCs w:val="24"/>
              </w:rPr>
            </w:rPrChange>
          </w:rPr>
          <w:t xml:space="preserve"> conducted an analysis using human bronchoalveolar lavage fluid (BALF) </w:t>
        </w:r>
        <w:proofErr w:type="spellStart"/>
        <w:r w:rsidR="005B2605" w:rsidRPr="00F7092D">
          <w:rPr>
            <w:rFonts w:eastAsia="Times New Roman" w:cstheme="minorHAnsi"/>
            <w:color w:val="000000"/>
            <w:rPrChange w:id="50" w:author="Jochum, Michael D." w:date="2021-08-05T16:09:00Z">
              <w:rPr>
                <w:rFonts w:ascii="Calibri" w:eastAsia="Times New Roman" w:hAnsi="Calibri" w:cs="Calibri"/>
                <w:color w:val="000000"/>
                <w:sz w:val="24"/>
                <w:szCs w:val="24"/>
              </w:rPr>
            </w:rPrChange>
          </w:rPr>
          <w:t>metatranscriptome</w:t>
        </w:r>
        <w:proofErr w:type="spellEnd"/>
        <w:r w:rsidR="005B2605" w:rsidRPr="00F7092D">
          <w:rPr>
            <w:rFonts w:eastAsia="Times New Roman" w:cstheme="minorHAnsi"/>
            <w:color w:val="000000"/>
            <w:rPrChange w:id="51" w:author="Jochum, Michael D." w:date="2021-08-05T16:09:00Z">
              <w:rPr>
                <w:rFonts w:ascii="Calibri" w:eastAsia="Times New Roman" w:hAnsi="Calibri" w:cs="Calibri"/>
                <w:color w:val="000000"/>
                <w:sz w:val="24"/>
                <w:szCs w:val="24"/>
              </w:rPr>
            </w:rPrChange>
          </w:rPr>
          <w:t xml:space="preserve"> sample sequences sourced from 8 different publications that were made available from public repositories.  These samples comprise 3 main cohorts case types consisting of uninfected control cohort, community acquired </w:t>
        </w:r>
        <w:r w:rsidR="005B2605" w:rsidRPr="00F7092D">
          <w:rPr>
            <w:rFonts w:eastAsia="Times New Roman" w:cstheme="minorHAnsi"/>
            <w:color w:val="000000"/>
            <w:rPrChange w:id="52" w:author="Jochum, Michael D." w:date="2021-08-05T16:09:00Z">
              <w:rPr>
                <w:rFonts w:ascii="Calibri" w:eastAsia="Times New Roman" w:hAnsi="Calibri" w:cs="Calibri"/>
                <w:color w:val="000000"/>
                <w:sz w:val="24"/>
                <w:szCs w:val="24"/>
              </w:rPr>
            </w:rPrChange>
          </w:rPr>
          <w:lastRenderedPageBreak/>
          <w:t>pneumonia or CAP patients, or COVID19 patients</w:t>
        </w:r>
      </w:ins>
      <w:ins w:id="53" w:author="Jochum, Michael D." w:date="2021-08-03T14:09:00Z">
        <w:r w:rsidR="001F4105" w:rsidRPr="00F7092D">
          <w:rPr>
            <w:rFonts w:eastAsia="Times New Roman" w:cstheme="minorHAnsi"/>
            <w:color w:val="000000"/>
            <w:rPrChange w:id="54" w:author="Jochum, Michael D." w:date="2021-08-05T16:09:00Z">
              <w:rPr>
                <w:rFonts w:eastAsia="Times New Roman" w:cstheme="minorHAnsi"/>
                <w:color w:val="000000"/>
                <w:sz w:val="24"/>
                <w:szCs w:val="24"/>
              </w:rPr>
            </w:rPrChange>
          </w:rPr>
          <w:t xml:space="preserve"> (</w:t>
        </w:r>
        <w:r w:rsidR="001F4105" w:rsidRPr="00F7092D">
          <w:rPr>
            <w:rFonts w:eastAsia="Times New Roman" w:cstheme="minorHAnsi"/>
            <w:color w:val="000000"/>
            <w:rPrChange w:id="55" w:author="Jochum, Michael D." w:date="2021-08-05T16:09:00Z">
              <w:rPr>
                <w:rFonts w:eastAsia="Times New Roman" w:cstheme="minorHAnsi"/>
                <w:color w:val="000000"/>
                <w:sz w:val="24"/>
                <w:szCs w:val="24"/>
              </w:rPr>
            </w:rPrChange>
          </w:rPr>
          <w:fldChar w:fldCharType="begin"/>
        </w:r>
        <w:r w:rsidR="001F4105" w:rsidRPr="00F7092D">
          <w:rPr>
            <w:rFonts w:eastAsia="Times New Roman" w:cstheme="minorHAnsi"/>
            <w:color w:val="000000"/>
            <w:rPrChange w:id="56" w:author="Jochum, Michael D." w:date="2021-08-05T16:09:00Z">
              <w:rPr>
                <w:rFonts w:eastAsia="Times New Roman" w:cstheme="minorHAnsi"/>
                <w:color w:val="000000"/>
                <w:sz w:val="24"/>
                <w:szCs w:val="24"/>
              </w:rPr>
            </w:rPrChange>
          </w:rPr>
          <w:instrText xml:space="preserve"> REF _Ref78892161 \h </w:instrText>
        </w:r>
      </w:ins>
      <w:r w:rsidR="00F7092D" w:rsidRPr="00F7092D">
        <w:rPr>
          <w:rFonts w:eastAsia="Times New Roman" w:cstheme="minorHAnsi"/>
          <w:color w:val="000000"/>
          <w:rPrChange w:id="57" w:author="Jochum, Michael D." w:date="2021-08-05T16:09:00Z">
            <w:rPr>
              <w:rFonts w:eastAsia="Times New Roman" w:cstheme="minorHAnsi"/>
              <w:color w:val="000000"/>
              <w:sz w:val="24"/>
              <w:szCs w:val="24"/>
            </w:rPr>
          </w:rPrChange>
        </w:rPr>
        <w:instrText xml:space="preserve"> \* MERGEFORMAT </w:instrText>
      </w:r>
      <w:r w:rsidR="001F4105" w:rsidRPr="00F7092D">
        <w:rPr>
          <w:rFonts w:eastAsia="Times New Roman" w:cstheme="minorHAnsi"/>
          <w:color w:val="000000"/>
          <w:rPrChange w:id="58" w:author="Jochum, Michael D." w:date="2021-08-05T16:09:00Z">
            <w:rPr>
              <w:rFonts w:eastAsia="Times New Roman" w:cstheme="minorHAnsi"/>
              <w:color w:val="000000"/>
            </w:rPr>
          </w:rPrChange>
        </w:rPr>
      </w:r>
      <w:r w:rsidR="001F4105" w:rsidRPr="00F7092D">
        <w:rPr>
          <w:rFonts w:eastAsia="Times New Roman" w:cstheme="minorHAnsi"/>
          <w:color w:val="000000"/>
          <w:rPrChange w:id="59" w:author="Jochum, Michael D." w:date="2021-08-05T16:09:00Z">
            <w:rPr>
              <w:rFonts w:eastAsia="Times New Roman" w:cstheme="minorHAnsi"/>
              <w:color w:val="000000"/>
              <w:sz w:val="24"/>
              <w:szCs w:val="24"/>
            </w:rPr>
          </w:rPrChange>
        </w:rPr>
        <w:fldChar w:fldCharType="separate"/>
      </w:r>
      <w:ins w:id="60" w:author="Jochum, Michael D." w:date="2021-08-03T14:09:00Z">
        <w:r w:rsidR="001F4105" w:rsidRPr="00F7092D">
          <w:rPr>
            <w:rFonts w:cstheme="minorHAnsi"/>
            <w:rPrChange w:id="61" w:author="Jochum, Michael D." w:date="2021-08-05T16:09:00Z">
              <w:rPr/>
            </w:rPrChange>
          </w:rPr>
          <w:t xml:space="preserve">Table </w:t>
        </w:r>
        <w:r w:rsidR="001F4105" w:rsidRPr="00F7092D">
          <w:rPr>
            <w:rFonts w:cstheme="minorHAnsi"/>
            <w:noProof/>
            <w:rPrChange w:id="62" w:author="Jochum, Michael D." w:date="2021-08-05T16:09:00Z">
              <w:rPr>
                <w:noProof/>
              </w:rPr>
            </w:rPrChange>
          </w:rPr>
          <w:t>1</w:t>
        </w:r>
        <w:r w:rsidR="001F4105" w:rsidRPr="00F7092D">
          <w:rPr>
            <w:rFonts w:eastAsia="Times New Roman" w:cstheme="minorHAnsi"/>
            <w:color w:val="000000"/>
            <w:rPrChange w:id="63" w:author="Jochum, Michael D." w:date="2021-08-05T16:09:00Z">
              <w:rPr>
                <w:rFonts w:eastAsia="Times New Roman" w:cstheme="minorHAnsi"/>
                <w:color w:val="000000"/>
                <w:sz w:val="24"/>
                <w:szCs w:val="24"/>
              </w:rPr>
            </w:rPrChange>
          </w:rPr>
          <w:fldChar w:fldCharType="end"/>
        </w:r>
        <w:r w:rsidR="001F4105" w:rsidRPr="00F7092D">
          <w:rPr>
            <w:rFonts w:eastAsia="Times New Roman" w:cstheme="minorHAnsi"/>
            <w:color w:val="000000"/>
            <w:rPrChange w:id="64" w:author="Jochum, Michael D." w:date="2021-08-05T16:09:00Z">
              <w:rPr>
                <w:rFonts w:eastAsia="Times New Roman" w:cstheme="minorHAnsi"/>
                <w:color w:val="000000"/>
                <w:sz w:val="24"/>
                <w:szCs w:val="24"/>
              </w:rPr>
            </w:rPrChange>
          </w:rPr>
          <w:t>)</w:t>
        </w:r>
      </w:ins>
      <w:ins w:id="65" w:author="Jochum, Michael D." w:date="2021-07-06T14:03:00Z">
        <w:r w:rsidR="005B2605" w:rsidRPr="00F7092D">
          <w:rPr>
            <w:rFonts w:eastAsia="Times New Roman" w:cstheme="minorHAnsi"/>
            <w:color w:val="000000"/>
            <w:rPrChange w:id="66" w:author="Jochum, Michael D." w:date="2021-08-05T16:09:00Z">
              <w:rPr>
                <w:rFonts w:ascii="Calibri" w:eastAsia="Times New Roman" w:hAnsi="Calibri" w:cs="Calibri"/>
                <w:color w:val="000000"/>
                <w:sz w:val="24"/>
                <w:szCs w:val="24"/>
              </w:rPr>
            </w:rPrChange>
          </w:rPr>
          <w:t>, with a secondary analysis of disease severity amongst a subset of the COVID19 cohort broken down by survival outcome</w:t>
        </w:r>
      </w:ins>
      <w:ins w:id="67" w:author="Jochum, Michael D." w:date="2021-08-03T14:28:00Z">
        <w:r w:rsidR="00137547" w:rsidRPr="00F7092D">
          <w:rPr>
            <w:rFonts w:eastAsia="Times New Roman" w:cstheme="minorHAnsi"/>
            <w:color w:val="000000"/>
            <w:rPrChange w:id="68" w:author="Jochum, Michael D." w:date="2021-08-05T16:09:00Z">
              <w:rPr>
                <w:rFonts w:eastAsia="Times New Roman" w:cstheme="minorHAnsi"/>
                <w:color w:val="000000"/>
                <w:sz w:val="24"/>
                <w:szCs w:val="24"/>
              </w:rPr>
            </w:rPrChange>
          </w:rPr>
          <w:t xml:space="preserve">. </w:t>
        </w:r>
      </w:ins>
      <w:ins w:id="69" w:author="Jochum, Michael D." w:date="2021-07-06T14:03:00Z">
        <w:r w:rsidR="005B2605" w:rsidRPr="00F7092D">
          <w:rPr>
            <w:rFonts w:eastAsia="Times New Roman" w:cstheme="minorHAnsi"/>
            <w:color w:val="000000"/>
            <w:rPrChange w:id="70" w:author="Jochum, Michael D." w:date="2021-08-05T16:09:00Z">
              <w:rPr>
                <w:rFonts w:ascii="Calibri" w:eastAsia="Times New Roman" w:hAnsi="Calibri" w:cs="Calibri"/>
                <w:color w:val="000000"/>
                <w:sz w:val="24"/>
                <w:szCs w:val="24"/>
              </w:rPr>
            </w:rPrChange>
          </w:rPr>
          <w:t xml:space="preserve">The objectives of the study are to compare the BALF </w:t>
        </w:r>
        <w:proofErr w:type="spellStart"/>
        <w:r w:rsidR="005B2605" w:rsidRPr="00F7092D">
          <w:rPr>
            <w:rFonts w:eastAsia="Times New Roman" w:cstheme="minorHAnsi"/>
            <w:color w:val="000000"/>
            <w:rPrChange w:id="71" w:author="Jochum, Michael D." w:date="2021-08-05T16:09:00Z">
              <w:rPr>
                <w:rFonts w:ascii="Calibri" w:eastAsia="Times New Roman" w:hAnsi="Calibri" w:cs="Calibri"/>
                <w:color w:val="000000"/>
                <w:sz w:val="24"/>
                <w:szCs w:val="24"/>
              </w:rPr>
            </w:rPrChange>
          </w:rPr>
          <w:t>metatranscriptome</w:t>
        </w:r>
        <w:proofErr w:type="spellEnd"/>
        <w:r w:rsidR="005B2605" w:rsidRPr="00F7092D">
          <w:rPr>
            <w:rFonts w:eastAsia="Times New Roman" w:cstheme="minorHAnsi"/>
            <w:color w:val="000000"/>
            <w:rPrChange w:id="72" w:author="Jochum, Michael D." w:date="2021-08-05T16:09:00Z">
              <w:rPr>
                <w:rFonts w:ascii="Calibri" w:eastAsia="Times New Roman" w:hAnsi="Calibri" w:cs="Calibri"/>
                <w:color w:val="000000"/>
                <w:sz w:val="24"/>
                <w:szCs w:val="24"/>
              </w:rPr>
            </w:rPrChange>
          </w:rPr>
          <w:t xml:space="preserve"> in the COVID19 cohort amongst uninfected and CAP patient cohorts and identify taxonomic changes in microbial derived community dynamics / and functional changes derived from gene ontologies associated with COVID19 moderate to severe disease or its treatment  and identify predictors of disease outcome amongst COVID19 based on </w:t>
        </w:r>
        <w:proofErr w:type="spellStart"/>
        <w:r w:rsidR="005B2605" w:rsidRPr="00F7092D">
          <w:rPr>
            <w:rFonts w:eastAsia="Times New Roman" w:cstheme="minorHAnsi"/>
            <w:color w:val="000000"/>
            <w:rPrChange w:id="73" w:author="Jochum, Michael D." w:date="2021-08-05T16:09:00Z">
              <w:rPr>
                <w:rFonts w:ascii="Calibri" w:eastAsia="Times New Roman" w:hAnsi="Calibri" w:cs="Calibri"/>
                <w:color w:val="000000"/>
                <w:sz w:val="24"/>
                <w:szCs w:val="24"/>
              </w:rPr>
            </w:rPrChange>
          </w:rPr>
          <w:t>metatranscriptome</w:t>
        </w:r>
        <w:proofErr w:type="spellEnd"/>
        <w:r w:rsidR="005B2605" w:rsidRPr="00F7092D">
          <w:rPr>
            <w:rFonts w:eastAsia="Times New Roman" w:cstheme="minorHAnsi"/>
            <w:color w:val="000000"/>
            <w:rPrChange w:id="74" w:author="Jochum, Michael D." w:date="2021-08-05T16:09:00Z">
              <w:rPr>
                <w:rFonts w:ascii="Calibri" w:eastAsia="Times New Roman" w:hAnsi="Calibri" w:cs="Calibri"/>
                <w:color w:val="000000"/>
                <w:sz w:val="24"/>
                <w:szCs w:val="24"/>
              </w:rPr>
            </w:rPrChange>
          </w:rPr>
          <w:t xml:space="preserve"> profiling, with the overarching hypothesis that there is a potential informative relationship between the BALF microbiome and the severity of COVID-19 disease onset, progression, and outcome.  </w:t>
        </w:r>
      </w:ins>
      <w:del w:id="75" w:author="Jochum, Michael D." w:date="2021-07-06T14:04:00Z">
        <w:r w:rsidR="00F36B73" w:rsidRPr="00F7092D" w:rsidDel="005B2605">
          <w:rPr>
            <w:rFonts w:eastAsia="Times New Roman" w:cstheme="minorHAnsi"/>
            <w:color w:val="000000"/>
            <w:rPrChange w:id="76" w:author="Jochum, Michael D." w:date="2021-08-05T16:09:00Z">
              <w:rPr>
                <w:rFonts w:ascii="Calibri" w:eastAsia="Times New Roman" w:hAnsi="Calibri" w:cs="Calibri"/>
                <w:color w:val="000000"/>
                <w:sz w:val="24"/>
                <w:szCs w:val="24"/>
              </w:rPr>
            </w:rPrChange>
          </w:rPr>
          <w:delText>Metatranscriptomes from diseased host tissues represent a rich source of information to evaluate the role of the microbiome in disease onset and progression. Early in the SARS-CoV-2 outbreak, scientists openly published metatranscriptome sequences from Bronchoalveolar Lavage Fluid (BALF) of patients with COVID-19 disease; however, limitations in the sample numbers and lack of uniformity in study designs across different laboratories prevented a robust statistical analysis from taking place. In this paper, we evaluate what insights can be drawn from these valuable samples early in an outbreak scenario, as well as what questions are not able to be answered.</w:delText>
        </w:r>
      </w:del>
    </w:p>
    <w:p w14:paraId="65FB1267" w14:textId="77777777" w:rsidR="00F36B73" w:rsidRPr="00F7092D" w:rsidRDefault="00F36B73" w:rsidP="00DD2BFF">
      <w:pPr>
        <w:spacing w:line="480" w:lineRule="auto"/>
        <w:jc w:val="both"/>
        <w:rPr>
          <w:rFonts w:cstheme="minorHAnsi"/>
          <w:rPrChange w:id="77" w:author="Jochum, Michael D." w:date="2021-08-05T16:09:00Z">
            <w:rPr>
              <w:rFonts w:cstheme="minorHAnsi"/>
              <w:sz w:val="24"/>
              <w:szCs w:val="24"/>
            </w:rPr>
          </w:rPrChange>
        </w:rPr>
      </w:pPr>
    </w:p>
    <w:p w14:paraId="60F89559" w14:textId="55A54F88" w:rsidR="007D61CB" w:rsidRPr="00F7092D" w:rsidRDefault="00DC575C">
      <w:pPr>
        <w:spacing w:line="480" w:lineRule="auto"/>
        <w:jc w:val="both"/>
        <w:rPr>
          <w:rFonts w:cstheme="minorHAnsi"/>
          <w:b/>
          <w:bCs/>
          <w:rPrChange w:id="78" w:author="Jochum, Michael D." w:date="2021-08-05T16:09:00Z">
            <w:rPr>
              <w:rFonts w:cstheme="minorHAnsi"/>
              <w:b/>
              <w:bCs/>
              <w:sz w:val="24"/>
              <w:szCs w:val="24"/>
            </w:rPr>
          </w:rPrChange>
        </w:rPr>
      </w:pPr>
      <w:r w:rsidRPr="00F7092D">
        <w:rPr>
          <w:rFonts w:cstheme="minorHAnsi"/>
          <w:b/>
          <w:bCs/>
          <w:rPrChange w:id="79" w:author="Jochum, Michael D." w:date="2021-08-05T16:09:00Z">
            <w:rPr>
              <w:rFonts w:cstheme="minorHAnsi"/>
              <w:b/>
              <w:bCs/>
              <w:sz w:val="24"/>
              <w:szCs w:val="24"/>
            </w:rPr>
          </w:rPrChange>
        </w:rPr>
        <w:t>Methods</w:t>
      </w:r>
    </w:p>
    <w:p w14:paraId="0C8ECB2F" w14:textId="6579FC7E" w:rsidR="003E2ED5" w:rsidRPr="00F7092D" w:rsidRDefault="00931C0D">
      <w:pPr>
        <w:spacing w:line="480" w:lineRule="auto"/>
        <w:jc w:val="both"/>
        <w:rPr>
          <w:ins w:id="80" w:author="Jochum, Michael D." w:date="2021-07-06T14:08:00Z"/>
          <w:rFonts w:cstheme="minorHAnsi"/>
          <w:rPrChange w:id="81" w:author="Jochum, Michael D." w:date="2021-08-05T16:09:00Z">
            <w:rPr>
              <w:ins w:id="82" w:author="Jochum, Michael D." w:date="2021-07-06T14:08:00Z"/>
              <w:sz w:val="24"/>
              <w:szCs w:val="24"/>
            </w:rPr>
          </w:rPrChange>
        </w:rPr>
      </w:pPr>
      <w:r w:rsidRPr="00F7092D">
        <w:rPr>
          <w:rFonts w:cstheme="minorHAnsi"/>
          <w:highlight w:val="cyan"/>
          <w:rPrChange w:id="83" w:author="Jochum, Michael D." w:date="2021-08-05T16:09:00Z">
            <w:rPr>
              <w:rFonts w:cstheme="minorHAnsi"/>
              <w:sz w:val="24"/>
              <w:szCs w:val="24"/>
              <w:highlight w:val="cyan"/>
            </w:rPr>
          </w:rPrChange>
        </w:rPr>
        <w:t>Supplemental Tables 1 and 2</w:t>
      </w:r>
      <w:r w:rsidRPr="00F7092D">
        <w:rPr>
          <w:rFonts w:cstheme="minorHAnsi"/>
          <w:rPrChange w:id="84" w:author="Jochum, Michael D." w:date="2021-08-05T16:09:00Z">
            <w:rPr>
              <w:rFonts w:cstheme="minorHAnsi"/>
              <w:sz w:val="24"/>
              <w:szCs w:val="24"/>
            </w:rPr>
          </w:rPrChange>
        </w:rPr>
        <w:t xml:space="preserve"> describe the publicly available Illumina reads that were downloaded from the National Center for Biotechnology Information</w:t>
      </w:r>
      <w:r w:rsidR="001F314C" w:rsidRPr="00F7092D">
        <w:rPr>
          <w:rFonts w:cstheme="minorHAnsi"/>
          <w:rPrChange w:id="85" w:author="Jochum, Michael D." w:date="2021-08-05T16:09:00Z">
            <w:rPr>
              <w:sz w:val="24"/>
              <w:szCs w:val="24"/>
            </w:rPr>
          </w:rPrChange>
        </w:rPr>
        <w:t xml:space="preserve"> (NCBI)</w:t>
      </w:r>
      <w:r w:rsidRPr="00F7092D">
        <w:rPr>
          <w:rFonts w:cstheme="minorHAnsi"/>
          <w:rPrChange w:id="86" w:author="Jochum, Michael D." w:date="2021-08-05T16:09:00Z">
            <w:rPr>
              <w:sz w:val="24"/>
              <w:szCs w:val="24"/>
            </w:rPr>
          </w:rPrChange>
        </w:rPr>
        <w:t xml:space="preserve"> Sequence Read Archive (SRA) or the </w:t>
      </w:r>
      <w:r w:rsidR="001F314C" w:rsidRPr="00F7092D">
        <w:rPr>
          <w:rFonts w:cstheme="minorHAnsi"/>
          <w:rPrChange w:id="87" w:author="Jochum, Michael D." w:date="2021-08-05T16:09:00Z">
            <w:rPr>
              <w:sz w:val="24"/>
              <w:szCs w:val="24"/>
            </w:rPr>
          </w:rPrChange>
        </w:rPr>
        <w:t xml:space="preserve">China National Center for Bioinformation (CNCB) </w:t>
      </w:r>
      <w:r w:rsidR="00DC1786" w:rsidRPr="00F7092D">
        <w:rPr>
          <w:rFonts w:cstheme="minorHAnsi"/>
          <w:rPrChange w:id="88" w:author="Jochum, Michael D." w:date="2021-08-05T16:09:00Z">
            <w:rPr>
              <w:sz w:val="24"/>
              <w:szCs w:val="24"/>
            </w:rPr>
          </w:rPrChange>
        </w:rPr>
        <w:t>National Genomics Data Center (NGDC</w:t>
      </w:r>
      <w:r w:rsidR="001F314C" w:rsidRPr="00F7092D">
        <w:rPr>
          <w:rFonts w:cstheme="minorHAnsi"/>
          <w:rPrChange w:id="89" w:author="Jochum, Michael D." w:date="2021-08-05T16:09:00Z">
            <w:rPr>
              <w:sz w:val="24"/>
              <w:szCs w:val="24"/>
            </w:rPr>
          </w:rPrChange>
        </w:rPr>
        <w:t>)</w:t>
      </w:r>
      <w:r w:rsidR="005F2C06" w:rsidRPr="00F7092D">
        <w:rPr>
          <w:rFonts w:cstheme="minorHAnsi"/>
          <w:rPrChange w:id="90" w:author="Jochum, Michael D." w:date="2021-08-05T16:09:00Z">
            <w:rPr>
              <w:sz w:val="24"/>
              <w:szCs w:val="24"/>
            </w:rPr>
          </w:rPrChange>
        </w:rPr>
        <w:t>, as well as the original publications where the clinical information was obtained for downstream analysis (</w:t>
      </w:r>
      <w:r w:rsidR="005F2C06" w:rsidRPr="00F7092D">
        <w:rPr>
          <w:rFonts w:cstheme="minorHAnsi"/>
          <w:highlight w:val="yellow"/>
          <w:rPrChange w:id="91" w:author="Jochum, Michael D." w:date="2021-08-05T16:09:00Z">
            <w:rPr>
              <w:sz w:val="24"/>
              <w:szCs w:val="24"/>
              <w:highlight w:val="yellow"/>
            </w:rPr>
          </w:rPrChange>
        </w:rPr>
        <w:t>1-8</w:t>
      </w:r>
      <w:r w:rsidR="005F2C06" w:rsidRPr="00F7092D">
        <w:rPr>
          <w:rFonts w:cstheme="minorHAnsi"/>
          <w:rPrChange w:id="92" w:author="Jochum, Michael D." w:date="2021-08-05T16:09:00Z">
            <w:rPr>
              <w:sz w:val="24"/>
              <w:szCs w:val="24"/>
            </w:rPr>
          </w:rPrChange>
        </w:rPr>
        <w:t>).</w:t>
      </w:r>
      <w:r w:rsidR="007834DF" w:rsidRPr="00F7092D">
        <w:rPr>
          <w:rFonts w:cstheme="minorHAnsi"/>
          <w:rPrChange w:id="93" w:author="Jochum, Michael D." w:date="2021-08-05T16:09:00Z">
            <w:rPr>
              <w:sz w:val="24"/>
              <w:szCs w:val="24"/>
            </w:rPr>
          </w:rPrChange>
        </w:rPr>
        <w:t xml:space="preserve"> </w:t>
      </w:r>
      <w:r w:rsidR="007E00DD" w:rsidRPr="00F7092D">
        <w:rPr>
          <w:rFonts w:cstheme="minorHAnsi"/>
          <w:highlight w:val="cyan"/>
          <w:rPrChange w:id="94" w:author="Jochum, Michael D." w:date="2021-08-05T16:09:00Z">
            <w:rPr>
              <w:sz w:val="24"/>
              <w:szCs w:val="24"/>
              <w:highlight w:val="cyan"/>
            </w:rPr>
          </w:rPrChange>
        </w:rPr>
        <w:t>Supplemental Table 3</w:t>
      </w:r>
      <w:r w:rsidR="007E00DD" w:rsidRPr="00F7092D">
        <w:rPr>
          <w:rFonts w:cstheme="minorHAnsi"/>
          <w:rPrChange w:id="95" w:author="Jochum, Michael D." w:date="2021-08-05T16:09:00Z">
            <w:rPr>
              <w:sz w:val="24"/>
              <w:szCs w:val="24"/>
            </w:rPr>
          </w:rPrChange>
        </w:rPr>
        <w:t xml:space="preserve"> lists the specific commands and additional details used for downstream analysis of the reads. </w:t>
      </w:r>
      <w:r w:rsidR="007834DF" w:rsidRPr="00F7092D">
        <w:rPr>
          <w:rFonts w:cstheme="minorHAnsi"/>
          <w:rPrChange w:id="96" w:author="Jochum, Michael D." w:date="2021-08-05T16:09:00Z">
            <w:rPr>
              <w:sz w:val="24"/>
              <w:szCs w:val="24"/>
            </w:rPr>
          </w:rPrChange>
        </w:rPr>
        <w:t xml:space="preserve">After the raw reads were downloaded, the quality of the reads was assessed before and after trimming with </w:t>
      </w:r>
      <w:proofErr w:type="spellStart"/>
      <w:r w:rsidR="007834DF" w:rsidRPr="00F7092D">
        <w:rPr>
          <w:rFonts w:cstheme="minorHAnsi"/>
          <w:rPrChange w:id="97" w:author="Jochum, Michael D." w:date="2021-08-05T16:09:00Z">
            <w:rPr>
              <w:sz w:val="24"/>
              <w:szCs w:val="24"/>
            </w:rPr>
          </w:rPrChange>
        </w:rPr>
        <w:t>FastQC</w:t>
      </w:r>
      <w:proofErr w:type="spellEnd"/>
      <w:r w:rsidR="007834DF" w:rsidRPr="00F7092D">
        <w:rPr>
          <w:rFonts w:cstheme="minorHAnsi"/>
          <w:rPrChange w:id="98" w:author="Jochum, Michael D." w:date="2021-08-05T16:09:00Z">
            <w:rPr>
              <w:sz w:val="24"/>
              <w:szCs w:val="24"/>
            </w:rPr>
          </w:rPrChange>
        </w:rPr>
        <w:t xml:space="preserve"> </w:t>
      </w:r>
      <w:r w:rsidR="007E00DD" w:rsidRPr="00F7092D">
        <w:rPr>
          <w:rFonts w:cstheme="minorHAnsi"/>
          <w:rPrChange w:id="99" w:author="Jochum, Michael D." w:date="2021-08-05T16:09:00Z">
            <w:rPr>
              <w:sz w:val="24"/>
              <w:szCs w:val="24"/>
            </w:rPr>
          </w:rPrChange>
        </w:rPr>
        <w:t>(</w:t>
      </w:r>
      <w:r w:rsidR="007834DF" w:rsidRPr="00F7092D">
        <w:rPr>
          <w:rFonts w:cstheme="minorHAnsi"/>
          <w:highlight w:val="yellow"/>
          <w:rPrChange w:id="100" w:author="Jochum, Michael D." w:date="2021-08-05T16:09:00Z">
            <w:rPr>
              <w:sz w:val="24"/>
              <w:szCs w:val="24"/>
              <w:highlight w:val="yellow"/>
            </w:rPr>
          </w:rPrChange>
        </w:rPr>
        <w:t>9</w:t>
      </w:r>
      <w:r w:rsidR="007834DF" w:rsidRPr="00F7092D">
        <w:rPr>
          <w:rFonts w:cstheme="minorHAnsi"/>
          <w:rPrChange w:id="101" w:author="Jochum, Michael D." w:date="2021-08-05T16:09:00Z">
            <w:rPr>
              <w:sz w:val="24"/>
              <w:szCs w:val="24"/>
            </w:rPr>
          </w:rPrChange>
        </w:rPr>
        <w:t>)</w:t>
      </w:r>
      <w:r w:rsidR="007E00DD" w:rsidRPr="00F7092D">
        <w:rPr>
          <w:rFonts w:cstheme="minorHAnsi"/>
          <w:rPrChange w:id="102" w:author="Jochum, Michael D." w:date="2021-08-05T16:09:00Z">
            <w:rPr>
              <w:sz w:val="24"/>
              <w:szCs w:val="24"/>
            </w:rPr>
          </w:rPrChange>
        </w:rPr>
        <w:t xml:space="preserve"> and q</w:t>
      </w:r>
      <w:r w:rsidR="007834DF" w:rsidRPr="00F7092D">
        <w:rPr>
          <w:rFonts w:cstheme="minorHAnsi"/>
          <w:rPrChange w:id="103" w:author="Jochum, Michael D." w:date="2021-08-05T16:09:00Z">
            <w:rPr>
              <w:sz w:val="24"/>
              <w:szCs w:val="24"/>
            </w:rPr>
          </w:rPrChange>
        </w:rPr>
        <w:t xml:space="preserve">uality control was performed on the downloaded sequence reads with </w:t>
      </w:r>
      <w:proofErr w:type="spellStart"/>
      <w:r w:rsidR="007834DF" w:rsidRPr="00F7092D">
        <w:rPr>
          <w:rFonts w:cstheme="minorHAnsi"/>
          <w:rPrChange w:id="104" w:author="Jochum, Michael D." w:date="2021-08-05T16:09:00Z">
            <w:rPr>
              <w:sz w:val="24"/>
              <w:szCs w:val="24"/>
            </w:rPr>
          </w:rPrChange>
        </w:rPr>
        <w:t>Trimmomatic</w:t>
      </w:r>
      <w:proofErr w:type="spellEnd"/>
      <w:r w:rsidR="007834DF" w:rsidRPr="00F7092D">
        <w:rPr>
          <w:rFonts w:cstheme="minorHAnsi"/>
          <w:rPrChange w:id="105" w:author="Jochum, Michael D." w:date="2021-08-05T16:09:00Z">
            <w:rPr>
              <w:sz w:val="24"/>
              <w:szCs w:val="24"/>
            </w:rPr>
          </w:rPrChange>
        </w:rPr>
        <w:t xml:space="preserve"> (</w:t>
      </w:r>
      <w:r w:rsidR="007834DF" w:rsidRPr="00F7092D">
        <w:rPr>
          <w:rFonts w:cstheme="minorHAnsi"/>
          <w:highlight w:val="yellow"/>
          <w:rPrChange w:id="106" w:author="Jochum, Michael D." w:date="2021-08-05T16:09:00Z">
            <w:rPr>
              <w:sz w:val="24"/>
              <w:szCs w:val="24"/>
              <w:highlight w:val="yellow"/>
            </w:rPr>
          </w:rPrChange>
        </w:rPr>
        <w:t>10</w:t>
      </w:r>
      <w:r w:rsidR="007834DF" w:rsidRPr="00F7092D">
        <w:rPr>
          <w:rFonts w:cstheme="minorHAnsi"/>
          <w:rPrChange w:id="107" w:author="Jochum, Michael D." w:date="2021-08-05T16:09:00Z">
            <w:rPr>
              <w:sz w:val="24"/>
              <w:szCs w:val="24"/>
            </w:rPr>
          </w:rPrChange>
        </w:rPr>
        <w:t>).</w:t>
      </w:r>
      <w:r w:rsidR="007E00DD" w:rsidRPr="00F7092D">
        <w:rPr>
          <w:rFonts w:cstheme="minorHAnsi"/>
          <w:rPrChange w:id="108" w:author="Jochum, Michael D." w:date="2021-08-05T16:09:00Z">
            <w:rPr>
              <w:sz w:val="24"/>
              <w:szCs w:val="24"/>
            </w:rPr>
          </w:rPrChange>
        </w:rPr>
        <w:t xml:space="preserve"> To control </w:t>
      </w:r>
      <w:r w:rsidR="002A115A" w:rsidRPr="00F7092D">
        <w:rPr>
          <w:rFonts w:cstheme="minorHAnsi"/>
          <w:rPrChange w:id="109" w:author="Jochum, Michael D." w:date="2021-08-05T16:09:00Z">
            <w:rPr>
              <w:sz w:val="24"/>
              <w:szCs w:val="24"/>
            </w:rPr>
          </w:rPrChange>
        </w:rPr>
        <w:t>different</w:t>
      </w:r>
      <w:r w:rsidR="007E00DD" w:rsidRPr="00F7092D">
        <w:rPr>
          <w:rFonts w:cstheme="minorHAnsi"/>
          <w:rPrChange w:id="110" w:author="Jochum, Michael D." w:date="2021-08-05T16:09:00Z">
            <w:rPr>
              <w:sz w:val="24"/>
              <w:szCs w:val="24"/>
            </w:rPr>
          </w:rPrChange>
        </w:rPr>
        <w:t xml:space="preserve"> datasets being paired </w:t>
      </w:r>
      <w:r w:rsidR="002A115A" w:rsidRPr="00F7092D">
        <w:rPr>
          <w:rFonts w:cstheme="minorHAnsi"/>
          <w:rPrChange w:id="111" w:author="Jochum, Michael D." w:date="2021-08-05T16:09:00Z">
            <w:rPr>
              <w:sz w:val="24"/>
              <w:szCs w:val="24"/>
            </w:rPr>
          </w:rPrChange>
        </w:rPr>
        <w:t>or</w:t>
      </w:r>
      <w:r w:rsidR="007E00DD" w:rsidRPr="00F7092D">
        <w:rPr>
          <w:rFonts w:cstheme="minorHAnsi"/>
          <w:rPrChange w:id="112" w:author="Jochum, Michael D." w:date="2021-08-05T16:09:00Z">
            <w:rPr>
              <w:sz w:val="24"/>
              <w:szCs w:val="24"/>
            </w:rPr>
          </w:rPrChange>
        </w:rPr>
        <w:t xml:space="preserve"> single-end, all </w:t>
      </w:r>
      <w:r w:rsidR="00273B49" w:rsidRPr="00F7092D">
        <w:rPr>
          <w:rFonts w:cstheme="minorHAnsi"/>
          <w:rPrChange w:id="113" w:author="Jochum, Michael D." w:date="2021-08-05T16:09:00Z">
            <w:rPr>
              <w:sz w:val="24"/>
              <w:szCs w:val="24"/>
            </w:rPr>
          </w:rPrChange>
        </w:rPr>
        <w:t xml:space="preserve">paired-end </w:t>
      </w:r>
      <w:r w:rsidR="007E00DD" w:rsidRPr="00F7092D">
        <w:rPr>
          <w:rFonts w:cstheme="minorHAnsi"/>
          <w:rPrChange w:id="114" w:author="Jochum, Michael D." w:date="2021-08-05T16:09:00Z">
            <w:rPr>
              <w:sz w:val="24"/>
              <w:szCs w:val="24"/>
            </w:rPr>
          </w:rPrChange>
        </w:rPr>
        <w:t>reads were converted to single</w:t>
      </w:r>
      <w:r w:rsidR="00273B49" w:rsidRPr="00F7092D">
        <w:rPr>
          <w:rFonts w:cstheme="minorHAnsi"/>
          <w:rPrChange w:id="115" w:author="Jochum, Michael D." w:date="2021-08-05T16:09:00Z">
            <w:rPr>
              <w:sz w:val="24"/>
              <w:szCs w:val="24"/>
            </w:rPr>
          </w:rPrChange>
        </w:rPr>
        <w:t>-</w:t>
      </w:r>
      <w:r w:rsidR="007E00DD" w:rsidRPr="00F7092D">
        <w:rPr>
          <w:rFonts w:cstheme="minorHAnsi"/>
          <w:rPrChange w:id="116" w:author="Jochum, Michael D." w:date="2021-08-05T16:09:00Z">
            <w:rPr>
              <w:sz w:val="24"/>
              <w:szCs w:val="24"/>
            </w:rPr>
          </w:rPrChange>
        </w:rPr>
        <w:t xml:space="preserve">end </w:t>
      </w:r>
      <w:r w:rsidR="00273B49" w:rsidRPr="00F7092D">
        <w:rPr>
          <w:rFonts w:cstheme="minorHAnsi"/>
          <w:rPrChange w:id="117" w:author="Jochum, Michael D." w:date="2021-08-05T16:09:00Z">
            <w:rPr>
              <w:sz w:val="24"/>
              <w:szCs w:val="24"/>
            </w:rPr>
          </w:rPrChange>
        </w:rPr>
        <w:t>by merging</w:t>
      </w:r>
      <w:r w:rsidR="007E00DD" w:rsidRPr="00F7092D">
        <w:rPr>
          <w:rFonts w:cstheme="minorHAnsi"/>
          <w:rPrChange w:id="118" w:author="Jochum, Michael D." w:date="2021-08-05T16:09:00Z">
            <w:rPr>
              <w:sz w:val="24"/>
              <w:szCs w:val="24"/>
            </w:rPr>
          </w:rPrChange>
        </w:rPr>
        <w:t xml:space="preserve"> reads with flash (</w:t>
      </w:r>
      <w:r w:rsidR="007E00DD" w:rsidRPr="00F7092D">
        <w:rPr>
          <w:rFonts w:cstheme="minorHAnsi"/>
          <w:highlight w:val="yellow"/>
          <w:rPrChange w:id="119" w:author="Jochum, Michael D." w:date="2021-08-05T16:09:00Z">
            <w:rPr>
              <w:sz w:val="24"/>
              <w:szCs w:val="24"/>
              <w:highlight w:val="yellow"/>
            </w:rPr>
          </w:rPrChange>
        </w:rPr>
        <w:t>11</w:t>
      </w:r>
      <w:r w:rsidR="007E00DD" w:rsidRPr="00F7092D">
        <w:rPr>
          <w:rFonts w:cstheme="minorHAnsi"/>
          <w:rPrChange w:id="120" w:author="Jochum, Michael D." w:date="2021-08-05T16:09:00Z">
            <w:rPr>
              <w:sz w:val="24"/>
              <w:szCs w:val="24"/>
            </w:rPr>
          </w:rPrChange>
        </w:rPr>
        <w:t>)</w:t>
      </w:r>
      <w:r w:rsidR="00273B49" w:rsidRPr="00F7092D">
        <w:rPr>
          <w:rFonts w:cstheme="minorHAnsi"/>
          <w:rPrChange w:id="121" w:author="Jochum, Michael D." w:date="2021-08-05T16:09:00Z">
            <w:rPr>
              <w:sz w:val="24"/>
              <w:szCs w:val="24"/>
            </w:rPr>
          </w:rPrChange>
        </w:rPr>
        <w:t>, and</w:t>
      </w:r>
      <w:r w:rsidR="007E00DD" w:rsidRPr="00F7092D">
        <w:rPr>
          <w:rFonts w:cstheme="minorHAnsi"/>
          <w:rPrChange w:id="122" w:author="Jochum, Michael D." w:date="2021-08-05T16:09:00Z">
            <w:rPr>
              <w:sz w:val="24"/>
              <w:szCs w:val="24"/>
            </w:rPr>
          </w:rPrChange>
        </w:rPr>
        <w:t xml:space="preserve"> then</w:t>
      </w:r>
      <w:r w:rsidR="00127AF2" w:rsidRPr="00F7092D">
        <w:rPr>
          <w:rFonts w:cstheme="minorHAnsi"/>
          <w:rPrChange w:id="123" w:author="Jochum, Michael D." w:date="2021-08-05T16:09:00Z">
            <w:rPr>
              <w:sz w:val="24"/>
              <w:szCs w:val="24"/>
            </w:rPr>
          </w:rPrChange>
        </w:rPr>
        <w:t xml:space="preserve"> </w:t>
      </w:r>
      <w:r w:rsidR="002A115A" w:rsidRPr="00F7092D">
        <w:rPr>
          <w:rFonts w:cstheme="minorHAnsi"/>
          <w:rPrChange w:id="124" w:author="Jochum, Michael D." w:date="2021-08-05T16:09:00Z">
            <w:rPr>
              <w:sz w:val="24"/>
              <w:szCs w:val="24"/>
            </w:rPr>
          </w:rPrChange>
        </w:rPr>
        <w:t>all</w:t>
      </w:r>
      <w:r w:rsidR="007E00DD" w:rsidRPr="00F7092D">
        <w:rPr>
          <w:rFonts w:cstheme="minorHAnsi"/>
          <w:rPrChange w:id="125" w:author="Jochum, Michael D." w:date="2021-08-05T16:09:00Z">
            <w:rPr>
              <w:sz w:val="24"/>
              <w:szCs w:val="24"/>
            </w:rPr>
          </w:rPrChange>
        </w:rPr>
        <w:t xml:space="preserve"> merged and unmerged </w:t>
      </w:r>
      <w:r w:rsidR="002A115A" w:rsidRPr="00F7092D">
        <w:rPr>
          <w:rFonts w:cstheme="minorHAnsi"/>
          <w:rPrChange w:id="126" w:author="Jochum, Michael D." w:date="2021-08-05T16:09:00Z">
            <w:rPr>
              <w:sz w:val="24"/>
              <w:szCs w:val="24"/>
            </w:rPr>
          </w:rPrChange>
        </w:rPr>
        <w:t>forward reads</w:t>
      </w:r>
      <w:r w:rsidR="007E00DD" w:rsidRPr="00F7092D">
        <w:rPr>
          <w:rFonts w:cstheme="minorHAnsi"/>
          <w:rPrChange w:id="127" w:author="Jochum, Michael D." w:date="2021-08-05T16:09:00Z">
            <w:rPr>
              <w:sz w:val="24"/>
              <w:szCs w:val="24"/>
            </w:rPr>
          </w:rPrChange>
        </w:rPr>
        <w:t xml:space="preserve"> were combined</w:t>
      </w:r>
      <w:r w:rsidR="00273B49" w:rsidRPr="00F7092D">
        <w:rPr>
          <w:rFonts w:cstheme="minorHAnsi"/>
          <w:rPrChange w:id="128" w:author="Jochum, Michael D." w:date="2021-08-05T16:09:00Z">
            <w:rPr>
              <w:sz w:val="24"/>
              <w:szCs w:val="24"/>
            </w:rPr>
          </w:rPrChange>
        </w:rPr>
        <w:t xml:space="preserve"> into one file</w:t>
      </w:r>
      <w:r w:rsidR="007E00DD" w:rsidRPr="00F7092D">
        <w:rPr>
          <w:rFonts w:cstheme="minorHAnsi"/>
          <w:rPrChange w:id="129" w:author="Jochum, Michael D." w:date="2021-08-05T16:09:00Z">
            <w:rPr>
              <w:sz w:val="24"/>
              <w:szCs w:val="24"/>
            </w:rPr>
          </w:rPrChange>
        </w:rPr>
        <w:t xml:space="preserve"> after being processed with </w:t>
      </w:r>
      <w:proofErr w:type="spellStart"/>
      <w:r w:rsidR="007E00DD" w:rsidRPr="00F7092D">
        <w:rPr>
          <w:rFonts w:cstheme="minorHAnsi"/>
          <w:rPrChange w:id="130" w:author="Jochum, Michael D." w:date="2021-08-05T16:09:00Z">
            <w:rPr>
              <w:sz w:val="24"/>
              <w:szCs w:val="24"/>
            </w:rPr>
          </w:rPrChange>
        </w:rPr>
        <w:t>Trimmomatic</w:t>
      </w:r>
      <w:proofErr w:type="spellEnd"/>
      <w:r w:rsidR="007E00DD" w:rsidRPr="00F7092D">
        <w:rPr>
          <w:rFonts w:cstheme="minorHAnsi"/>
          <w:rPrChange w:id="131" w:author="Jochum, Michael D." w:date="2021-08-05T16:09:00Z">
            <w:rPr>
              <w:sz w:val="24"/>
              <w:szCs w:val="24"/>
            </w:rPr>
          </w:rPrChange>
        </w:rPr>
        <w:t>.  Human</w:t>
      </w:r>
      <w:r w:rsidR="00127AF2" w:rsidRPr="00F7092D">
        <w:rPr>
          <w:rFonts w:cstheme="minorHAnsi"/>
          <w:rPrChange w:id="132" w:author="Jochum, Michael D." w:date="2021-08-05T16:09:00Z">
            <w:rPr>
              <w:sz w:val="24"/>
              <w:szCs w:val="24"/>
            </w:rPr>
          </w:rPrChange>
        </w:rPr>
        <w:t xml:space="preserve"> and </w:t>
      </w:r>
      <w:proofErr w:type="spellStart"/>
      <w:r w:rsidR="00127AF2" w:rsidRPr="00F7092D">
        <w:rPr>
          <w:rFonts w:cstheme="minorHAnsi"/>
          <w:rPrChange w:id="133" w:author="Jochum, Michael D." w:date="2021-08-05T16:09:00Z">
            <w:rPr>
              <w:sz w:val="24"/>
              <w:szCs w:val="24"/>
            </w:rPr>
          </w:rPrChange>
        </w:rPr>
        <w:t>PhiX</w:t>
      </w:r>
      <w:proofErr w:type="spellEnd"/>
      <w:r w:rsidR="007E00DD" w:rsidRPr="00F7092D">
        <w:rPr>
          <w:rFonts w:cstheme="minorHAnsi"/>
          <w:rPrChange w:id="134" w:author="Jochum, Michael D." w:date="2021-08-05T16:09:00Z">
            <w:rPr>
              <w:sz w:val="24"/>
              <w:szCs w:val="24"/>
            </w:rPr>
          </w:rPrChange>
        </w:rPr>
        <w:t xml:space="preserve"> reads were filtered</w:t>
      </w:r>
      <w:r w:rsidR="00127AF2" w:rsidRPr="00F7092D">
        <w:rPr>
          <w:rFonts w:cstheme="minorHAnsi"/>
          <w:rPrChange w:id="135" w:author="Jochum, Michael D." w:date="2021-08-05T16:09:00Z">
            <w:rPr>
              <w:sz w:val="24"/>
              <w:szCs w:val="24"/>
            </w:rPr>
          </w:rPrChange>
        </w:rPr>
        <w:t xml:space="preserve"> out</w:t>
      </w:r>
      <w:r w:rsidR="007E00DD" w:rsidRPr="00F7092D">
        <w:rPr>
          <w:rFonts w:cstheme="minorHAnsi"/>
          <w:rPrChange w:id="136" w:author="Jochum, Michael D." w:date="2021-08-05T16:09:00Z">
            <w:rPr>
              <w:sz w:val="24"/>
              <w:szCs w:val="24"/>
            </w:rPr>
          </w:rPrChange>
        </w:rPr>
        <w:t xml:space="preserve"> with </w:t>
      </w:r>
      <w:r w:rsidR="00127AF2" w:rsidRPr="00F7092D">
        <w:rPr>
          <w:rFonts w:cstheme="minorHAnsi"/>
          <w:rPrChange w:id="137" w:author="Jochum, Michael D." w:date="2021-08-05T16:09:00Z">
            <w:rPr>
              <w:sz w:val="24"/>
              <w:szCs w:val="24"/>
            </w:rPr>
          </w:rPrChange>
        </w:rPr>
        <w:t xml:space="preserve">a custom </w:t>
      </w:r>
      <w:r w:rsidR="007E00DD" w:rsidRPr="00F7092D">
        <w:rPr>
          <w:rFonts w:cstheme="minorHAnsi"/>
          <w:rPrChange w:id="138" w:author="Jochum, Michael D." w:date="2021-08-05T16:09:00Z">
            <w:rPr>
              <w:sz w:val="24"/>
              <w:szCs w:val="24"/>
            </w:rPr>
          </w:rPrChange>
        </w:rPr>
        <w:t>Kraken2</w:t>
      </w:r>
      <w:r w:rsidR="00127AF2" w:rsidRPr="00F7092D">
        <w:rPr>
          <w:rFonts w:cstheme="minorHAnsi"/>
          <w:rPrChange w:id="139" w:author="Jochum, Michael D." w:date="2021-08-05T16:09:00Z">
            <w:rPr>
              <w:sz w:val="24"/>
              <w:szCs w:val="24"/>
            </w:rPr>
          </w:rPrChange>
        </w:rPr>
        <w:t xml:space="preserve"> database</w:t>
      </w:r>
      <w:r w:rsidR="007E00DD" w:rsidRPr="00F7092D">
        <w:rPr>
          <w:rFonts w:cstheme="minorHAnsi"/>
          <w:rPrChange w:id="140" w:author="Jochum, Michael D." w:date="2021-08-05T16:09:00Z">
            <w:rPr>
              <w:sz w:val="24"/>
              <w:szCs w:val="24"/>
            </w:rPr>
          </w:rPrChange>
        </w:rPr>
        <w:t xml:space="preserve"> (</w:t>
      </w:r>
      <w:r w:rsidR="007E00DD" w:rsidRPr="00F7092D">
        <w:rPr>
          <w:rFonts w:cstheme="minorHAnsi"/>
          <w:highlight w:val="yellow"/>
          <w:rPrChange w:id="141" w:author="Jochum, Michael D." w:date="2021-08-05T16:09:00Z">
            <w:rPr>
              <w:sz w:val="24"/>
              <w:szCs w:val="24"/>
              <w:highlight w:val="yellow"/>
            </w:rPr>
          </w:rPrChange>
        </w:rPr>
        <w:t>1</w:t>
      </w:r>
      <w:r w:rsidR="00273B49" w:rsidRPr="00F7092D">
        <w:rPr>
          <w:rFonts w:cstheme="minorHAnsi"/>
          <w:highlight w:val="yellow"/>
          <w:rPrChange w:id="142" w:author="Jochum, Michael D." w:date="2021-08-05T16:09:00Z">
            <w:rPr>
              <w:sz w:val="24"/>
              <w:szCs w:val="24"/>
              <w:highlight w:val="yellow"/>
            </w:rPr>
          </w:rPrChange>
        </w:rPr>
        <w:t>2</w:t>
      </w:r>
      <w:r w:rsidR="007E00DD" w:rsidRPr="00F7092D">
        <w:rPr>
          <w:rFonts w:cstheme="minorHAnsi"/>
          <w:rPrChange w:id="143" w:author="Jochum, Michael D." w:date="2021-08-05T16:09:00Z">
            <w:rPr>
              <w:sz w:val="24"/>
              <w:szCs w:val="24"/>
            </w:rPr>
          </w:rPrChange>
        </w:rPr>
        <w:t>) and low complexity sequences were</w:t>
      </w:r>
      <w:r w:rsidR="00127AF2" w:rsidRPr="00F7092D">
        <w:rPr>
          <w:rFonts w:cstheme="minorHAnsi"/>
          <w:rPrChange w:id="144" w:author="Jochum, Michael D." w:date="2021-08-05T16:09:00Z">
            <w:rPr>
              <w:sz w:val="24"/>
              <w:szCs w:val="24"/>
            </w:rPr>
          </w:rPrChange>
        </w:rPr>
        <w:t xml:space="preserve"> </w:t>
      </w:r>
      <w:r w:rsidR="007E00DD" w:rsidRPr="00F7092D">
        <w:rPr>
          <w:rFonts w:cstheme="minorHAnsi"/>
          <w:rPrChange w:id="145" w:author="Jochum, Michael D." w:date="2021-08-05T16:09:00Z">
            <w:rPr>
              <w:sz w:val="24"/>
              <w:szCs w:val="24"/>
            </w:rPr>
          </w:rPrChange>
        </w:rPr>
        <w:t xml:space="preserve">removed with </w:t>
      </w:r>
      <w:proofErr w:type="spellStart"/>
      <w:r w:rsidR="007E00DD" w:rsidRPr="00F7092D">
        <w:rPr>
          <w:rFonts w:cstheme="minorHAnsi"/>
          <w:rPrChange w:id="146" w:author="Jochum, Michael D." w:date="2021-08-05T16:09:00Z">
            <w:rPr>
              <w:sz w:val="24"/>
              <w:szCs w:val="24"/>
            </w:rPr>
          </w:rPrChange>
        </w:rPr>
        <w:t>fastp</w:t>
      </w:r>
      <w:proofErr w:type="spellEnd"/>
      <w:r w:rsidR="007E00DD" w:rsidRPr="00F7092D">
        <w:rPr>
          <w:rFonts w:cstheme="minorHAnsi"/>
          <w:rPrChange w:id="147" w:author="Jochum, Michael D." w:date="2021-08-05T16:09:00Z">
            <w:rPr>
              <w:sz w:val="24"/>
              <w:szCs w:val="24"/>
            </w:rPr>
          </w:rPrChange>
        </w:rPr>
        <w:t xml:space="preserve"> (</w:t>
      </w:r>
      <w:r w:rsidR="007E00DD" w:rsidRPr="00F7092D">
        <w:rPr>
          <w:rFonts w:cstheme="minorHAnsi"/>
          <w:highlight w:val="yellow"/>
          <w:rPrChange w:id="148" w:author="Jochum, Michael D." w:date="2021-08-05T16:09:00Z">
            <w:rPr>
              <w:sz w:val="24"/>
              <w:szCs w:val="24"/>
              <w:highlight w:val="yellow"/>
            </w:rPr>
          </w:rPrChange>
        </w:rPr>
        <w:t>1</w:t>
      </w:r>
      <w:r w:rsidR="00273B49" w:rsidRPr="00F7092D">
        <w:rPr>
          <w:rFonts w:cstheme="minorHAnsi"/>
          <w:highlight w:val="yellow"/>
          <w:rPrChange w:id="149" w:author="Jochum, Michael D." w:date="2021-08-05T16:09:00Z">
            <w:rPr>
              <w:sz w:val="24"/>
              <w:szCs w:val="24"/>
              <w:highlight w:val="yellow"/>
            </w:rPr>
          </w:rPrChange>
        </w:rPr>
        <w:t>3</w:t>
      </w:r>
      <w:r w:rsidR="007E00DD" w:rsidRPr="00F7092D">
        <w:rPr>
          <w:rFonts w:cstheme="minorHAnsi"/>
          <w:rPrChange w:id="150" w:author="Jochum, Michael D." w:date="2021-08-05T16:09:00Z">
            <w:rPr>
              <w:sz w:val="24"/>
              <w:szCs w:val="24"/>
            </w:rPr>
          </w:rPrChange>
        </w:rPr>
        <w:t xml:space="preserve">). Taxonomic analysis </w:t>
      </w:r>
      <w:r w:rsidR="00127AF2" w:rsidRPr="00F7092D">
        <w:rPr>
          <w:rFonts w:cstheme="minorHAnsi"/>
          <w:rPrChange w:id="151" w:author="Jochum, Michael D." w:date="2021-08-05T16:09:00Z">
            <w:rPr>
              <w:sz w:val="24"/>
              <w:szCs w:val="24"/>
            </w:rPr>
          </w:rPrChange>
        </w:rPr>
        <w:t xml:space="preserve">was </w:t>
      </w:r>
      <w:r w:rsidR="00A56694" w:rsidRPr="00F7092D">
        <w:rPr>
          <w:rFonts w:cstheme="minorHAnsi"/>
          <w:rPrChange w:id="152" w:author="Jochum, Michael D." w:date="2021-08-05T16:09:00Z">
            <w:rPr>
              <w:sz w:val="24"/>
              <w:szCs w:val="24"/>
            </w:rPr>
          </w:rPrChange>
        </w:rPr>
        <w:t xml:space="preserve">subsequently </w:t>
      </w:r>
      <w:r w:rsidR="00127AF2" w:rsidRPr="00F7092D">
        <w:rPr>
          <w:rFonts w:cstheme="minorHAnsi"/>
          <w:rPrChange w:id="153" w:author="Jochum, Michael D." w:date="2021-08-05T16:09:00Z">
            <w:rPr>
              <w:sz w:val="24"/>
              <w:szCs w:val="24"/>
            </w:rPr>
          </w:rPrChange>
        </w:rPr>
        <w:t xml:space="preserve">performed </w:t>
      </w:r>
      <w:r w:rsidR="007E00DD" w:rsidRPr="00F7092D">
        <w:rPr>
          <w:rFonts w:cstheme="minorHAnsi"/>
          <w:rPrChange w:id="154" w:author="Jochum, Michael D." w:date="2021-08-05T16:09:00Z">
            <w:rPr>
              <w:sz w:val="24"/>
              <w:szCs w:val="24"/>
            </w:rPr>
          </w:rPrChange>
        </w:rPr>
        <w:t>with Kraken2 (</w:t>
      </w:r>
      <w:r w:rsidR="007E00DD" w:rsidRPr="00F7092D">
        <w:rPr>
          <w:rFonts w:cstheme="minorHAnsi"/>
          <w:highlight w:val="yellow"/>
          <w:rPrChange w:id="155" w:author="Jochum, Michael D." w:date="2021-08-05T16:09:00Z">
            <w:rPr>
              <w:sz w:val="24"/>
              <w:szCs w:val="24"/>
              <w:highlight w:val="yellow"/>
            </w:rPr>
          </w:rPrChange>
        </w:rPr>
        <w:t>1</w:t>
      </w:r>
      <w:r w:rsidR="00127AF2" w:rsidRPr="00F7092D">
        <w:rPr>
          <w:rFonts w:cstheme="minorHAnsi"/>
          <w:highlight w:val="yellow"/>
          <w:rPrChange w:id="156" w:author="Jochum, Michael D." w:date="2021-08-05T16:09:00Z">
            <w:rPr>
              <w:sz w:val="24"/>
              <w:szCs w:val="24"/>
              <w:highlight w:val="yellow"/>
            </w:rPr>
          </w:rPrChange>
        </w:rPr>
        <w:t>2</w:t>
      </w:r>
      <w:r w:rsidR="007E00DD" w:rsidRPr="00F7092D">
        <w:rPr>
          <w:rFonts w:cstheme="minorHAnsi"/>
          <w:rPrChange w:id="157" w:author="Jochum, Michael D." w:date="2021-08-05T16:09:00Z">
            <w:rPr>
              <w:sz w:val="24"/>
              <w:szCs w:val="24"/>
            </w:rPr>
          </w:rPrChange>
        </w:rPr>
        <w:t>)</w:t>
      </w:r>
      <w:ins w:id="158" w:author="Jochum, Michael D." w:date="2021-07-06T14:11:00Z">
        <w:r w:rsidR="005B2605" w:rsidRPr="00F7092D">
          <w:rPr>
            <w:rFonts w:cstheme="minorHAnsi"/>
            <w:rPrChange w:id="159" w:author="Jochum, Michael D." w:date="2021-08-05T16:09:00Z">
              <w:rPr>
                <w:sz w:val="24"/>
                <w:szCs w:val="24"/>
              </w:rPr>
            </w:rPrChange>
          </w:rPr>
          <w:t>.</w:t>
        </w:r>
      </w:ins>
      <w:ins w:id="160" w:author="Jochum, Michael D." w:date="2021-07-06T14:10:00Z">
        <w:r w:rsidR="005B2605" w:rsidRPr="00F7092D">
          <w:rPr>
            <w:rFonts w:cstheme="minorHAnsi"/>
            <w:rPrChange w:id="161" w:author="Jochum, Michael D." w:date="2021-08-05T16:09:00Z">
              <w:rPr>
                <w:sz w:val="24"/>
                <w:szCs w:val="24"/>
              </w:rPr>
            </w:rPrChange>
          </w:rPr>
          <w:t xml:space="preserve"> </w:t>
        </w:r>
      </w:ins>
      <w:commentRangeStart w:id="162"/>
      <w:del w:id="163" w:author="Jochum, Michael D." w:date="2021-07-06T14:11:00Z">
        <w:r w:rsidR="00127AF2" w:rsidRPr="00F7092D" w:rsidDel="005B2605">
          <w:rPr>
            <w:rFonts w:cstheme="minorHAnsi"/>
            <w:rPrChange w:id="164" w:author="Jochum, Michael D." w:date="2021-08-05T16:09:00Z">
              <w:rPr>
                <w:sz w:val="24"/>
                <w:szCs w:val="24"/>
              </w:rPr>
            </w:rPrChange>
          </w:rPr>
          <w:delText xml:space="preserve"> </w:delText>
        </w:r>
        <w:commentRangeEnd w:id="162"/>
        <w:r w:rsidR="005B2605" w:rsidRPr="00F7092D" w:rsidDel="005B2605">
          <w:rPr>
            <w:rStyle w:val="CommentReference"/>
            <w:rFonts w:cstheme="minorHAnsi"/>
            <w:sz w:val="22"/>
            <w:szCs w:val="22"/>
            <w:rPrChange w:id="165" w:author="Jochum, Michael D." w:date="2021-08-05T16:09:00Z">
              <w:rPr>
                <w:rStyle w:val="CommentReference"/>
              </w:rPr>
            </w:rPrChange>
          </w:rPr>
          <w:commentReference w:id="162"/>
        </w:r>
      </w:del>
      <w:del w:id="166" w:author="Jochum, Michael D." w:date="2021-07-06T14:10:00Z">
        <w:r w:rsidR="00127AF2" w:rsidRPr="00F7092D" w:rsidDel="005B2605">
          <w:rPr>
            <w:rFonts w:cstheme="minorHAnsi"/>
            <w:rPrChange w:id="167" w:author="Jochum, Michael D." w:date="2021-08-05T16:09:00Z">
              <w:rPr>
                <w:sz w:val="24"/>
                <w:szCs w:val="24"/>
              </w:rPr>
            </w:rPrChange>
          </w:rPr>
          <w:delText>and</w:delText>
        </w:r>
        <w:r w:rsidR="00A56694" w:rsidRPr="00F7092D" w:rsidDel="005B2605">
          <w:rPr>
            <w:rFonts w:cstheme="minorHAnsi"/>
            <w:rPrChange w:id="168" w:author="Jochum, Michael D." w:date="2021-08-05T16:09:00Z">
              <w:rPr>
                <w:sz w:val="24"/>
                <w:szCs w:val="24"/>
              </w:rPr>
            </w:rPrChange>
          </w:rPr>
          <w:delText xml:space="preserve"> the</w:delText>
        </w:r>
        <w:r w:rsidR="00127AF2" w:rsidRPr="00F7092D" w:rsidDel="005B2605">
          <w:rPr>
            <w:rFonts w:cstheme="minorHAnsi"/>
            <w:rPrChange w:id="169" w:author="Jochum, Michael D." w:date="2021-08-05T16:09:00Z">
              <w:rPr>
                <w:sz w:val="24"/>
                <w:szCs w:val="24"/>
              </w:rPr>
            </w:rPrChange>
          </w:rPr>
          <w:delText xml:space="preserve"> </w:delText>
        </w:r>
        <w:r w:rsidR="00A56694" w:rsidRPr="00F7092D" w:rsidDel="005B2605">
          <w:rPr>
            <w:rFonts w:cstheme="minorHAnsi"/>
            <w:rPrChange w:id="170" w:author="Jochum, Michael D." w:date="2021-08-05T16:09:00Z">
              <w:rPr>
                <w:sz w:val="24"/>
                <w:szCs w:val="24"/>
              </w:rPr>
            </w:rPrChange>
          </w:rPr>
          <w:delText>decontam package</w:delText>
        </w:r>
        <w:r w:rsidR="002A115A" w:rsidRPr="00F7092D" w:rsidDel="005B2605">
          <w:rPr>
            <w:rFonts w:cstheme="minorHAnsi"/>
            <w:rPrChange w:id="171" w:author="Jochum, Michael D." w:date="2021-08-05T16:09:00Z">
              <w:rPr>
                <w:sz w:val="24"/>
                <w:szCs w:val="24"/>
              </w:rPr>
            </w:rPrChange>
          </w:rPr>
          <w:delText xml:space="preserve"> was employed to identify potential contaminating organisms</w:delText>
        </w:r>
        <w:r w:rsidR="00A56694" w:rsidRPr="00F7092D" w:rsidDel="005B2605">
          <w:rPr>
            <w:rFonts w:cstheme="minorHAnsi"/>
            <w:rPrChange w:id="172" w:author="Jochum, Michael D." w:date="2021-08-05T16:09:00Z">
              <w:rPr>
                <w:sz w:val="24"/>
                <w:szCs w:val="24"/>
              </w:rPr>
            </w:rPrChange>
          </w:rPr>
          <w:delText xml:space="preserve"> (</w:delText>
        </w:r>
        <w:r w:rsidR="00A56694" w:rsidRPr="00F7092D" w:rsidDel="005B2605">
          <w:rPr>
            <w:rFonts w:cstheme="minorHAnsi"/>
            <w:highlight w:val="yellow"/>
            <w:rPrChange w:id="173" w:author="Jochum, Michael D." w:date="2021-08-05T16:09:00Z">
              <w:rPr>
                <w:sz w:val="24"/>
                <w:szCs w:val="24"/>
                <w:highlight w:val="yellow"/>
              </w:rPr>
            </w:rPrChange>
          </w:rPr>
          <w:delText>14</w:delText>
        </w:r>
        <w:r w:rsidR="00A56694" w:rsidRPr="00F7092D" w:rsidDel="005B2605">
          <w:rPr>
            <w:rFonts w:cstheme="minorHAnsi"/>
            <w:rPrChange w:id="174" w:author="Jochum, Michael D." w:date="2021-08-05T16:09:00Z">
              <w:rPr>
                <w:sz w:val="24"/>
                <w:szCs w:val="24"/>
              </w:rPr>
            </w:rPrChange>
          </w:rPr>
          <w:delText xml:space="preserve">). </w:delText>
        </w:r>
      </w:del>
      <w:r w:rsidR="00A56694" w:rsidRPr="00F7092D">
        <w:rPr>
          <w:rFonts w:cstheme="minorHAnsi"/>
          <w:rPrChange w:id="175" w:author="Jochum, Michael D." w:date="2021-08-05T16:09:00Z">
            <w:rPr>
              <w:sz w:val="24"/>
              <w:szCs w:val="24"/>
            </w:rPr>
          </w:rPrChange>
        </w:rPr>
        <w:t>The processed</w:t>
      </w:r>
      <w:r w:rsidR="00BD14E3" w:rsidRPr="00F7092D">
        <w:rPr>
          <w:rFonts w:cstheme="minorHAnsi"/>
          <w:rPrChange w:id="176" w:author="Jochum, Michael D." w:date="2021-08-05T16:09:00Z">
            <w:rPr>
              <w:sz w:val="24"/>
              <w:szCs w:val="24"/>
            </w:rPr>
          </w:rPrChange>
        </w:rPr>
        <w:t xml:space="preserve"> </w:t>
      </w:r>
      <w:proofErr w:type="spellStart"/>
      <w:r w:rsidR="00BD14E3" w:rsidRPr="00F7092D">
        <w:rPr>
          <w:rFonts w:cstheme="minorHAnsi"/>
          <w:rPrChange w:id="177" w:author="Jochum, Michael D." w:date="2021-08-05T16:09:00Z">
            <w:rPr>
              <w:sz w:val="24"/>
              <w:szCs w:val="24"/>
            </w:rPr>
          </w:rPrChange>
        </w:rPr>
        <w:t>fastq</w:t>
      </w:r>
      <w:proofErr w:type="spellEnd"/>
      <w:r w:rsidR="00A56694" w:rsidRPr="00F7092D">
        <w:rPr>
          <w:rFonts w:cstheme="minorHAnsi"/>
          <w:rPrChange w:id="178" w:author="Jochum, Michael D." w:date="2021-08-05T16:09:00Z">
            <w:rPr>
              <w:sz w:val="24"/>
              <w:szCs w:val="24"/>
            </w:rPr>
          </w:rPrChange>
        </w:rPr>
        <w:t xml:space="preserve"> datasets </w:t>
      </w:r>
      <w:r w:rsidR="002A115A" w:rsidRPr="00F7092D">
        <w:rPr>
          <w:rFonts w:cstheme="minorHAnsi"/>
          <w:rPrChange w:id="179" w:author="Jochum, Michael D." w:date="2021-08-05T16:09:00Z">
            <w:rPr>
              <w:sz w:val="24"/>
              <w:szCs w:val="24"/>
            </w:rPr>
          </w:rPrChange>
        </w:rPr>
        <w:t xml:space="preserve">with </w:t>
      </w:r>
      <w:r w:rsidR="00A56694" w:rsidRPr="00F7092D">
        <w:rPr>
          <w:rFonts w:cstheme="minorHAnsi"/>
          <w:rPrChange w:id="180" w:author="Jochum, Michael D." w:date="2021-08-05T16:09:00Z">
            <w:rPr>
              <w:sz w:val="24"/>
              <w:szCs w:val="24"/>
            </w:rPr>
          </w:rPrChange>
        </w:rPr>
        <w:t xml:space="preserve">human and </w:t>
      </w:r>
      <w:proofErr w:type="spellStart"/>
      <w:r w:rsidR="00A56694" w:rsidRPr="00F7092D">
        <w:rPr>
          <w:rFonts w:cstheme="minorHAnsi"/>
          <w:rPrChange w:id="181" w:author="Jochum, Michael D." w:date="2021-08-05T16:09:00Z">
            <w:rPr>
              <w:sz w:val="24"/>
              <w:szCs w:val="24"/>
            </w:rPr>
          </w:rPrChange>
        </w:rPr>
        <w:t>PhiX</w:t>
      </w:r>
      <w:proofErr w:type="spellEnd"/>
      <w:r w:rsidR="00A56694" w:rsidRPr="00F7092D">
        <w:rPr>
          <w:rFonts w:cstheme="minorHAnsi"/>
          <w:rPrChange w:id="182" w:author="Jochum, Michael D." w:date="2021-08-05T16:09:00Z">
            <w:rPr>
              <w:sz w:val="24"/>
              <w:szCs w:val="24"/>
            </w:rPr>
          </w:rPrChange>
        </w:rPr>
        <w:t xml:space="preserve"> reads removed were</w:t>
      </w:r>
      <w:r w:rsidR="00BD14E3" w:rsidRPr="00F7092D">
        <w:rPr>
          <w:rFonts w:cstheme="minorHAnsi"/>
          <w:rPrChange w:id="183" w:author="Jochum, Michael D." w:date="2021-08-05T16:09:00Z">
            <w:rPr>
              <w:sz w:val="24"/>
              <w:szCs w:val="24"/>
            </w:rPr>
          </w:rPrChange>
        </w:rPr>
        <w:t xml:space="preserve"> converted to </w:t>
      </w:r>
      <w:proofErr w:type="spellStart"/>
      <w:r w:rsidR="00BD14E3" w:rsidRPr="00F7092D">
        <w:rPr>
          <w:rFonts w:cstheme="minorHAnsi"/>
          <w:rPrChange w:id="184" w:author="Jochum, Michael D." w:date="2021-08-05T16:09:00Z">
            <w:rPr>
              <w:sz w:val="24"/>
              <w:szCs w:val="24"/>
            </w:rPr>
          </w:rPrChange>
        </w:rPr>
        <w:t>fasta</w:t>
      </w:r>
      <w:proofErr w:type="spellEnd"/>
      <w:r w:rsidR="00BD14E3" w:rsidRPr="00F7092D">
        <w:rPr>
          <w:rFonts w:cstheme="minorHAnsi"/>
          <w:rPrChange w:id="185" w:author="Jochum, Michael D." w:date="2021-08-05T16:09:00Z">
            <w:rPr>
              <w:sz w:val="24"/>
              <w:szCs w:val="24"/>
            </w:rPr>
          </w:rPrChange>
        </w:rPr>
        <w:t xml:space="preserve"> files and </w:t>
      </w:r>
      <w:r w:rsidR="00A56694" w:rsidRPr="00F7092D">
        <w:rPr>
          <w:rFonts w:cstheme="minorHAnsi"/>
          <w:rPrChange w:id="186" w:author="Jochum, Michael D." w:date="2021-08-05T16:09:00Z">
            <w:rPr>
              <w:sz w:val="24"/>
              <w:szCs w:val="24"/>
            </w:rPr>
          </w:rPrChange>
        </w:rPr>
        <w:t xml:space="preserve">analyzed with </w:t>
      </w:r>
      <w:proofErr w:type="spellStart"/>
      <w:r w:rsidR="00A56694" w:rsidRPr="00F7092D">
        <w:rPr>
          <w:rFonts w:cstheme="minorHAnsi"/>
          <w:rPrChange w:id="187" w:author="Jochum, Michael D." w:date="2021-08-05T16:09:00Z">
            <w:rPr>
              <w:sz w:val="24"/>
              <w:szCs w:val="24"/>
            </w:rPr>
          </w:rPrChange>
        </w:rPr>
        <w:t>SeqScreen</w:t>
      </w:r>
      <w:proofErr w:type="spellEnd"/>
      <w:r w:rsidR="00A56694" w:rsidRPr="00F7092D">
        <w:rPr>
          <w:rFonts w:cstheme="minorHAnsi"/>
          <w:rPrChange w:id="188" w:author="Jochum, Michael D." w:date="2021-08-05T16:09:00Z">
            <w:rPr>
              <w:sz w:val="24"/>
              <w:szCs w:val="24"/>
            </w:rPr>
          </w:rPrChange>
        </w:rPr>
        <w:t xml:space="preserve"> (</w:t>
      </w:r>
      <w:r w:rsidR="00A56694" w:rsidRPr="00F7092D">
        <w:rPr>
          <w:rFonts w:cstheme="minorHAnsi"/>
          <w:highlight w:val="yellow"/>
          <w:rPrChange w:id="189" w:author="Jochum, Michael D." w:date="2021-08-05T16:09:00Z">
            <w:rPr>
              <w:sz w:val="24"/>
              <w:szCs w:val="24"/>
              <w:highlight w:val="yellow"/>
            </w:rPr>
          </w:rPrChange>
        </w:rPr>
        <w:t>15</w:t>
      </w:r>
      <w:r w:rsidR="00A56694" w:rsidRPr="00F7092D">
        <w:rPr>
          <w:rFonts w:cstheme="minorHAnsi"/>
          <w:rPrChange w:id="190" w:author="Jochum, Michael D." w:date="2021-08-05T16:09:00Z">
            <w:rPr>
              <w:sz w:val="24"/>
              <w:szCs w:val="24"/>
            </w:rPr>
          </w:rPrChange>
        </w:rPr>
        <w:t>) to obtain a list of</w:t>
      </w:r>
      <w:r w:rsidR="00682F88" w:rsidRPr="00F7092D">
        <w:rPr>
          <w:rFonts w:cstheme="minorHAnsi"/>
          <w:rPrChange w:id="191" w:author="Jochum, Michael D." w:date="2021-08-05T16:09:00Z">
            <w:rPr>
              <w:sz w:val="24"/>
              <w:szCs w:val="24"/>
            </w:rPr>
          </w:rPrChange>
        </w:rPr>
        <w:t xml:space="preserve"> </w:t>
      </w:r>
      <w:r w:rsidR="00BF5C5D" w:rsidRPr="00F7092D">
        <w:rPr>
          <w:rFonts w:cstheme="minorHAnsi"/>
          <w:rPrChange w:id="192" w:author="Jochum, Michael D." w:date="2021-08-05T16:09:00Z">
            <w:rPr>
              <w:sz w:val="24"/>
              <w:szCs w:val="24"/>
            </w:rPr>
          </w:rPrChange>
        </w:rPr>
        <w:t xml:space="preserve">leaf node </w:t>
      </w:r>
      <w:r w:rsidR="00682F88" w:rsidRPr="00F7092D">
        <w:rPr>
          <w:rFonts w:cstheme="minorHAnsi"/>
          <w:rPrChange w:id="193" w:author="Jochum, Michael D." w:date="2021-08-05T16:09:00Z">
            <w:rPr>
              <w:sz w:val="24"/>
              <w:szCs w:val="24"/>
            </w:rPr>
          </w:rPrChange>
        </w:rPr>
        <w:t>molecular function and biological process</w:t>
      </w:r>
      <w:r w:rsidR="00A56694" w:rsidRPr="00F7092D">
        <w:rPr>
          <w:rFonts w:cstheme="minorHAnsi"/>
          <w:rPrChange w:id="194" w:author="Jochum, Michael D." w:date="2021-08-05T16:09:00Z">
            <w:rPr>
              <w:sz w:val="24"/>
              <w:szCs w:val="24"/>
            </w:rPr>
          </w:rPrChange>
        </w:rPr>
        <w:t xml:space="preserve"> </w:t>
      </w:r>
      <w:r w:rsidR="00BF5C5D" w:rsidRPr="00F7092D">
        <w:rPr>
          <w:rFonts w:cstheme="minorHAnsi"/>
          <w:rPrChange w:id="195" w:author="Jochum, Michael D." w:date="2021-08-05T16:09:00Z">
            <w:rPr>
              <w:sz w:val="24"/>
              <w:szCs w:val="24"/>
            </w:rPr>
          </w:rPrChange>
        </w:rPr>
        <w:t>Gene Ontology (GO)</w:t>
      </w:r>
      <w:r w:rsidR="00A56694" w:rsidRPr="00F7092D">
        <w:rPr>
          <w:rFonts w:cstheme="minorHAnsi"/>
          <w:rPrChange w:id="196" w:author="Jochum, Michael D." w:date="2021-08-05T16:09:00Z">
            <w:rPr>
              <w:sz w:val="24"/>
              <w:szCs w:val="24"/>
            </w:rPr>
          </w:rPrChange>
        </w:rPr>
        <w:t xml:space="preserve"> terms </w:t>
      </w:r>
      <w:r w:rsidR="00E22037" w:rsidRPr="00F7092D">
        <w:rPr>
          <w:rFonts w:cstheme="minorHAnsi"/>
          <w:rPrChange w:id="197" w:author="Jochum, Michael D." w:date="2021-08-05T16:09:00Z">
            <w:rPr>
              <w:sz w:val="24"/>
              <w:szCs w:val="24"/>
            </w:rPr>
          </w:rPrChange>
        </w:rPr>
        <w:t xml:space="preserve">and proteins </w:t>
      </w:r>
      <w:r w:rsidR="00A56694" w:rsidRPr="00F7092D">
        <w:rPr>
          <w:rFonts w:cstheme="minorHAnsi"/>
          <w:rPrChange w:id="198" w:author="Jochum, Michael D." w:date="2021-08-05T16:09:00Z">
            <w:rPr>
              <w:sz w:val="24"/>
              <w:szCs w:val="24"/>
            </w:rPr>
          </w:rPrChange>
        </w:rPr>
        <w:t xml:space="preserve">present within </w:t>
      </w:r>
      <w:r w:rsidR="002A115A" w:rsidRPr="00F7092D">
        <w:rPr>
          <w:rFonts w:cstheme="minorHAnsi"/>
          <w:rPrChange w:id="199" w:author="Jochum, Michael D." w:date="2021-08-05T16:09:00Z">
            <w:rPr>
              <w:sz w:val="24"/>
              <w:szCs w:val="24"/>
            </w:rPr>
          </w:rPrChange>
        </w:rPr>
        <w:lastRenderedPageBreak/>
        <w:t>each of the</w:t>
      </w:r>
      <w:r w:rsidR="00A56694" w:rsidRPr="00F7092D">
        <w:rPr>
          <w:rFonts w:cstheme="minorHAnsi"/>
          <w:rPrChange w:id="200" w:author="Jochum, Michael D." w:date="2021-08-05T16:09:00Z">
            <w:rPr>
              <w:sz w:val="24"/>
              <w:szCs w:val="24"/>
            </w:rPr>
          </w:rPrChange>
        </w:rPr>
        <w:t xml:space="preserve"> sample</w:t>
      </w:r>
      <w:r w:rsidR="002A115A" w:rsidRPr="00F7092D">
        <w:rPr>
          <w:rFonts w:cstheme="minorHAnsi"/>
          <w:rPrChange w:id="201" w:author="Jochum, Michael D." w:date="2021-08-05T16:09:00Z">
            <w:rPr>
              <w:sz w:val="24"/>
              <w:szCs w:val="24"/>
            </w:rPr>
          </w:rPrChange>
        </w:rPr>
        <w:t>s</w:t>
      </w:r>
      <w:r w:rsidR="00A56694" w:rsidRPr="00F7092D">
        <w:rPr>
          <w:rFonts w:cstheme="minorHAnsi"/>
          <w:rPrChange w:id="202" w:author="Jochum, Michael D." w:date="2021-08-05T16:09:00Z">
            <w:rPr>
              <w:sz w:val="24"/>
              <w:szCs w:val="24"/>
            </w:rPr>
          </w:rPrChange>
        </w:rPr>
        <w:t>.</w:t>
      </w:r>
      <w:r w:rsidR="0007520D" w:rsidRPr="00F7092D">
        <w:rPr>
          <w:rFonts w:cstheme="minorHAnsi"/>
          <w:rPrChange w:id="203" w:author="Jochum, Michael D." w:date="2021-08-05T16:09:00Z">
            <w:rPr>
              <w:sz w:val="24"/>
              <w:szCs w:val="24"/>
            </w:rPr>
          </w:rPrChange>
        </w:rPr>
        <w:t xml:space="preserve"> </w:t>
      </w:r>
      <w:r w:rsidR="00BF5C5D" w:rsidRPr="00F7092D">
        <w:rPr>
          <w:rFonts w:cstheme="minorHAnsi"/>
          <w:rPrChange w:id="204" w:author="Jochum, Michael D." w:date="2021-08-05T16:09:00Z">
            <w:rPr>
              <w:sz w:val="24"/>
              <w:szCs w:val="24"/>
            </w:rPr>
          </w:rPrChange>
        </w:rPr>
        <w:t xml:space="preserve">The </w:t>
      </w:r>
      <w:proofErr w:type="spellStart"/>
      <w:r w:rsidR="00CA3084" w:rsidRPr="00F7092D">
        <w:rPr>
          <w:rFonts w:cstheme="minorHAnsi"/>
          <w:rPrChange w:id="205" w:author="Jochum, Michael D." w:date="2021-08-05T16:09:00Z">
            <w:rPr>
              <w:sz w:val="24"/>
              <w:szCs w:val="24"/>
            </w:rPr>
          </w:rPrChange>
        </w:rPr>
        <w:t>CoV</w:t>
      </w:r>
      <w:proofErr w:type="spellEnd"/>
      <w:r w:rsidR="00CA3084" w:rsidRPr="00F7092D">
        <w:rPr>
          <w:rFonts w:cstheme="minorHAnsi"/>
          <w:rPrChange w:id="206" w:author="Jochum, Michael D." w:date="2021-08-05T16:09:00Z">
            <w:rPr>
              <w:sz w:val="24"/>
              <w:szCs w:val="24"/>
            </w:rPr>
          </w:rPrChange>
        </w:rPr>
        <w:t xml:space="preserve">-IRT-Micro </w:t>
      </w:r>
      <w:proofErr w:type="spellStart"/>
      <w:r w:rsidR="00CA3084" w:rsidRPr="00F7092D">
        <w:rPr>
          <w:rFonts w:cstheme="minorHAnsi"/>
          <w:rPrChange w:id="207" w:author="Jochum, Michael D." w:date="2021-08-05T16:09:00Z">
            <w:rPr>
              <w:sz w:val="24"/>
              <w:szCs w:val="24"/>
            </w:rPr>
          </w:rPrChange>
        </w:rPr>
        <w:t>conda</w:t>
      </w:r>
      <w:proofErr w:type="spellEnd"/>
      <w:r w:rsidR="00CA3084" w:rsidRPr="00F7092D">
        <w:rPr>
          <w:rFonts w:cstheme="minorHAnsi"/>
          <w:rPrChange w:id="208" w:author="Jochum, Michael D." w:date="2021-08-05T16:09:00Z">
            <w:rPr>
              <w:sz w:val="24"/>
              <w:szCs w:val="24"/>
            </w:rPr>
          </w:rPrChange>
        </w:rPr>
        <w:t xml:space="preserve"> package </w:t>
      </w:r>
      <w:r w:rsidR="00BF5C5D" w:rsidRPr="00F7092D">
        <w:rPr>
          <w:rFonts w:cstheme="minorHAnsi"/>
          <w:rPrChange w:id="209" w:author="Jochum, Michael D." w:date="2021-08-05T16:09:00Z">
            <w:rPr>
              <w:sz w:val="24"/>
              <w:szCs w:val="24"/>
            </w:rPr>
          </w:rPrChange>
        </w:rPr>
        <w:t>(</w:t>
      </w:r>
      <w:r w:rsidR="00BF5C5D" w:rsidRPr="00F7092D">
        <w:rPr>
          <w:rFonts w:cstheme="minorHAnsi"/>
          <w:highlight w:val="yellow"/>
          <w:rPrChange w:id="210" w:author="Jochum, Michael D." w:date="2021-08-05T16:09:00Z">
            <w:rPr>
              <w:sz w:val="24"/>
              <w:szCs w:val="24"/>
              <w:highlight w:val="yellow"/>
            </w:rPr>
          </w:rPrChange>
        </w:rPr>
        <w:t>16</w:t>
      </w:r>
      <w:r w:rsidR="00BF5C5D" w:rsidRPr="00F7092D">
        <w:rPr>
          <w:rFonts w:cstheme="minorHAnsi"/>
          <w:rPrChange w:id="211" w:author="Jochum, Michael D." w:date="2021-08-05T16:09:00Z">
            <w:rPr>
              <w:sz w:val="24"/>
              <w:szCs w:val="24"/>
            </w:rPr>
          </w:rPrChange>
        </w:rPr>
        <w:t>)</w:t>
      </w:r>
      <w:r w:rsidR="00CA3084" w:rsidRPr="00F7092D">
        <w:rPr>
          <w:rFonts w:cstheme="minorHAnsi"/>
          <w:rPrChange w:id="212" w:author="Jochum, Michael D." w:date="2021-08-05T16:09:00Z">
            <w:rPr>
              <w:sz w:val="24"/>
              <w:szCs w:val="24"/>
            </w:rPr>
          </w:rPrChange>
        </w:rPr>
        <w:t xml:space="preserve"> was used to</w:t>
      </w:r>
      <w:r w:rsidR="00BF5C5D" w:rsidRPr="00F7092D">
        <w:rPr>
          <w:rFonts w:cstheme="minorHAnsi"/>
          <w:rPrChange w:id="213" w:author="Jochum, Michael D." w:date="2021-08-05T16:09:00Z">
            <w:rPr>
              <w:sz w:val="24"/>
              <w:szCs w:val="24"/>
            </w:rPr>
          </w:rPrChange>
        </w:rPr>
        <w:t xml:space="preserve"> </w:t>
      </w:r>
      <w:r w:rsidR="00CA3084" w:rsidRPr="00F7092D">
        <w:rPr>
          <w:rFonts w:cstheme="minorHAnsi"/>
          <w:rPrChange w:id="214" w:author="Jochum, Michael D." w:date="2021-08-05T16:09:00Z">
            <w:rPr>
              <w:sz w:val="24"/>
              <w:szCs w:val="24"/>
            </w:rPr>
          </w:rPrChange>
        </w:rPr>
        <w:t xml:space="preserve">propagate parent GO terms, parse GO terms by kingdom-level domains, </w:t>
      </w:r>
      <w:r w:rsidR="00E22037" w:rsidRPr="00F7092D">
        <w:rPr>
          <w:rFonts w:cstheme="minorHAnsi"/>
          <w:rPrChange w:id="215" w:author="Jochum, Michael D." w:date="2021-08-05T16:09:00Z">
            <w:rPr>
              <w:sz w:val="24"/>
              <w:szCs w:val="24"/>
            </w:rPr>
          </w:rPrChange>
        </w:rPr>
        <w:t xml:space="preserve">and summarize Kraken2 </w:t>
      </w:r>
      <w:r w:rsidR="00CE4BD9" w:rsidRPr="00F7092D">
        <w:rPr>
          <w:rFonts w:cstheme="minorHAnsi"/>
          <w:rPrChange w:id="216" w:author="Jochum, Michael D." w:date="2021-08-05T16:09:00Z">
            <w:rPr>
              <w:sz w:val="24"/>
              <w:szCs w:val="24"/>
            </w:rPr>
          </w:rPrChange>
        </w:rPr>
        <w:t xml:space="preserve">taxonomic </w:t>
      </w:r>
      <w:r w:rsidR="00E22037" w:rsidRPr="00F7092D">
        <w:rPr>
          <w:rFonts w:cstheme="minorHAnsi"/>
          <w:rPrChange w:id="217" w:author="Jochum, Michael D." w:date="2021-08-05T16:09:00Z">
            <w:rPr>
              <w:sz w:val="24"/>
              <w:szCs w:val="24"/>
            </w:rPr>
          </w:rPrChange>
        </w:rPr>
        <w:t>results and</w:t>
      </w:r>
      <w:r w:rsidR="00CE4BD9" w:rsidRPr="00F7092D">
        <w:rPr>
          <w:rFonts w:cstheme="minorHAnsi"/>
          <w:rPrChange w:id="218" w:author="Jochum, Michael D." w:date="2021-08-05T16:09:00Z">
            <w:rPr>
              <w:sz w:val="24"/>
              <w:szCs w:val="24"/>
            </w:rPr>
          </w:rPrChange>
        </w:rPr>
        <w:t xml:space="preserve"> </w:t>
      </w:r>
      <w:proofErr w:type="spellStart"/>
      <w:r w:rsidR="00CE4BD9" w:rsidRPr="00F7092D">
        <w:rPr>
          <w:rFonts w:cstheme="minorHAnsi"/>
          <w:rPrChange w:id="219" w:author="Jochum, Michael D." w:date="2021-08-05T16:09:00Z">
            <w:rPr>
              <w:sz w:val="24"/>
              <w:szCs w:val="24"/>
            </w:rPr>
          </w:rPrChange>
        </w:rPr>
        <w:t>SeqScreen</w:t>
      </w:r>
      <w:proofErr w:type="spellEnd"/>
      <w:r w:rsidR="00CE4BD9" w:rsidRPr="00F7092D">
        <w:rPr>
          <w:rFonts w:cstheme="minorHAnsi"/>
          <w:rPrChange w:id="220" w:author="Jochum, Michael D." w:date="2021-08-05T16:09:00Z">
            <w:rPr>
              <w:sz w:val="24"/>
              <w:szCs w:val="24"/>
            </w:rPr>
          </w:rPrChange>
        </w:rPr>
        <w:t>-reported</w:t>
      </w:r>
      <w:r w:rsidR="00E22037" w:rsidRPr="00F7092D">
        <w:rPr>
          <w:rFonts w:cstheme="minorHAnsi"/>
          <w:rPrChange w:id="221" w:author="Jochum, Michael D." w:date="2021-08-05T16:09:00Z">
            <w:rPr>
              <w:sz w:val="24"/>
              <w:szCs w:val="24"/>
            </w:rPr>
          </w:rPrChange>
        </w:rPr>
        <w:t xml:space="preserve"> </w:t>
      </w:r>
      <w:r w:rsidR="00CE4BD9" w:rsidRPr="00F7092D">
        <w:rPr>
          <w:rFonts w:cstheme="minorHAnsi"/>
          <w:rPrChange w:id="222" w:author="Jochum, Michael D." w:date="2021-08-05T16:09:00Z">
            <w:rPr>
              <w:sz w:val="24"/>
              <w:szCs w:val="24"/>
            </w:rPr>
          </w:rPrChange>
        </w:rPr>
        <w:t>protein identifiers</w:t>
      </w:r>
      <w:r w:rsidR="00E22037" w:rsidRPr="00F7092D">
        <w:rPr>
          <w:rFonts w:cstheme="minorHAnsi"/>
          <w:rPrChange w:id="223" w:author="Jochum, Michael D." w:date="2021-08-05T16:09:00Z">
            <w:rPr>
              <w:sz w:val="24"/>
              <w:szCs w:val="24"/>
            </w:rPr>
          </w:rPrChange>
        </w:rPr>
        <w:t xml:space="preserve">. </w:t>
      </w:r>
    </w:p>
    <w:p w14:paraId="612A4E16" w14:textId="6BFFC9F8" w:rsidR="005B2605" w:rsidRPr="00F7092D" w:rsidDel="005B2605" w:rsidRDefault="005B2605">
      <w:pPr>
        <w:spacing w:line="480" w:lineRule="auto"/>
        <w:jc w:val="both"/>
        <w:rPr>
          <w:del w:id="224" w:author="Jochum, Michael D." w:date="2021-07-06T14:09:00Z"/>
          <w:rFonts w:cstheme="minorHAnsi"/>
          <w:rPrChange w:id="225" w:author="Jochum, Michael D." w:date="2021-08-05T16:09:00Z">
            <w:rPr>
              <w:del w:id="226" w:author="Jochum, Michael D." w:date="2021-07-06T14:09:00Z"/>
              <w:i/>
              <w:iCs/>
              <w:sz w:val="24"/>
              <w:szCs w:val="24"/>
            </w:rPr>
          </w:rPrChange>
        </w:rPr>
      </w:pPr>
    </w:p>
    <w:p w14:paraId="779C33C9" w14:textId="172F3393" w:rsidR="00DC575C" w:rsidRPr="00F7092D" w:rsidRDefault="00F36B73">
      <w:pPr>
        <w:pStyle w:val="EndNoteBibliography"/>
        <w:spacing w:line="480" w:lineRule="auto"/>
        <w:jc w:val="both"/>
        <w:rPr>
          <w:rFonts w:asciiTheme="minorHAnsi" w:hAnsiTheme="minorHAnsi" w:cstheme="minorHAnsi"/>
          <w:rPrChange w:id="227" w:author="Jochum, Michael D." w:date="2021-08-05T16:09:00Z">
            <w:rPr>
              <w:sz w:val="24"/>
              <w:szCs w:val="24"/>
            </w:rPr>
          </w:rPrChange>
        </w:rPr>
      </w:pPr>
      <w:r w:rsidRPr="00F7092D">
        <w:rPr>
          <w:rFonts w:asciiTheme="minorHAnsi" w:hAnsiTheme="minorHAnsi" w:cstheme="minorHAnsi"/>
          <w:rPrChange w:id="228" w:author="Jochum, Michael D." w:date="2021-08-05T16:09:00Z">
            <w:rPr>
              <w:sz w:val="24"/>
              <w:szCs w:val="24"/>
            </w:rPr>
          </w:rPrChange>
        </w:rPr>
        <w:t>Parent</w:t>
      </w:r>
      <w:r w:rsidR="006341AD" w:rsidRPr="00F7092D">
        <w:rPr>
          <w:rFonts w:asciiTheme="minorHAnsi" w:hAnsiTheme="minorHAnsi" w:cstheme="minorHAnsi"/>
          <w:rPrChange w:id="229" w:author="Jochum, Michael D." w:date="2021-08-05T16:09:00Z">
            <w:rPr>
              <w:sz w:val="24"/>
              <w:szCs w:val="24"/>
            </w:rPr>
          </w:rPrChange>
        </w:rPr>
        <w:t>-</w:t>
      </w:r>
      <w:r w:rsidRPr="00F7092D">
        <w:rPr>
          <w:rFonts w:asciiTheme="minorHAnsi" w:hAnsiTheme="minorHAnsi" w:cstheme="minorHAnsi"/>
          <w:rPrChange w:id="230" w:author="Jochum, Michael D." w:date="2021-08-05T16:09:00Z">
            <w:rPr>
              <w:sz w:val="24"/>
              <w:szCs w:val="24"/>
            </w:rPr>
          </w:rPrChange>
        </w:rPr>
        <w:t xml:space="preserve">propagated </w:t>
      </w:r>
      <w:r w:rsidR="006341AD" w:rsidRPr="00F7092D">
        <w:rPr>
          <w:rFonts w:asciiTheme="minorHAnsi" w:hAnsiTheme="minorHAnsi" w:cstheme="minorHAnsi"/>
          <w:rPrChange w:id="231" w:author="Jochum, Michael D." w:date="2021-08-05T16:09:00Z">
            <w:rPr>
              <w:sz w:val="24"/>
              <w:szCs w:val="24"/>
            </w:rPr>
          </w:rPrChange>
        </w:rPr>
        <w:t>GO term counts for all domains other than eukaroytes</w:t>
      </w:r>
      <w:r w:rsidR="003E2ED5" w:rsidRPr="00F7092D">
        <w:rPr>
          <w:rFonts w:asciiTheme="minorHAnsi" w:hAnsiTheme="minorHAnsi" w:cstheme="minorHAnsi"/>
          <w:rPrChange w:id="232" w:author="Jochum, Michael D." w:date="2021-08-05T16:09:00Z">
            <w:rPr>
              <w:sz w:val="24"/>
              <w:szCs w:val="24"/>
            </w:rPr>
          </w:rPrChange>
        </w:rPr>
        <w:t xml:space="preserve"> were imported</w:t>
      </w:r>
      <w:r w:rsidRPr="00F7092D">
        <w:rPr>
          <w:rFonts w:asciiTheme="minorHAnsi" w:hAnsiTheme="minorHAnsi" w:cstheme="minorHAnsi"/>
          <w:rPrChange w:id="233" w:author="Jochum, Michael D." w:date="2021-08-05T16:09:00Z">
            <w:rPr>
              <w:sz w:val="24"/>
              <w:szCs w:val="24"/>
            </w:rPr>
          </w:rPrChange>
        </w:rPr>
        <w:t xml:space="preserve"> into a working </w:t>
      </w:r>
      <w:r w:rsidR="006737EF" w:rsidRPr="00F7092D">
        <w:rPr>
          <w:rFonts w:asciiTheme="minorHAnsi" w:hAnsiTheme="minorHAnsi" w:cstheme="minorHAnsi"/>
          <w:rPrChange w:id="234" w:author="Jochum, Michael D." w:date="2021-08-05T16:09:00Z">
            <w:rPr>
              <w:sz w:val="24"/>
              <w:szCs w:val="24"/>
            </w:rPr>
          </w:rPrChange>
        </w:rPr>
        <w:t>phyloseq</w:t>
      </w:r>
      <w:r w:rsidR="003E2ED5" w:rsidRPr="00F7092D">
        <w:rPr>
          <w:rFonts w:asciiTheme="minorHAnsi" w:hAnsiTheme="minorHAnsi" w:cstheme="minorHAnsi"/>
          <w:rPrChange w:id="235" w:author="Jochum, Michael D." w:date="2021-08-05T16:09:00Z">
            <w:rPr>
              <w:sz w:val="24"/>
              <w:szCs w:val="24"/>
            </w:rPr>
          </w:rPrChange>
        </w:rPr>
        <w:t xml:space="preserve"> </w:t>
      </w:r>
      <w:r w:rsidR="006341AD" w:rsidRPr="00F7092D">
        <w:rPr>
          <w:rFonts w:asciiTheme="minorHAnsi" w:hAnsiTheme="minorHAnsi" w:cstheme="minorHAnsi"/>
          <w:rPrChange w:id="236" w:author="Jochum, Michael D." w:date="2021-08-05T16:09:00Z">
            <w:rPr>
              <w:sz w:val="24"/>
              <w:szCs w:val="24"/>
            </w:rPr>
          </w:rPrChange>
        </w:rPr>
        <w:t>(</w:t>
      </w:r>
      <w:r w:rsidR="006341AD" w:rsidRPr="00F7092D">
        <w:rPr>
          <w:rFonts w:asciiTheme="minorHAnsi" w:hAnsiTheme="minorHAnsi" w:cstheme="minorHAnsi"/>
          <w:highlight w:val="yellow"/>
          <w:rPrChange w:id="237" w:author="Jochum, Michael D." w:date="2021-08-05T16:09:00Z">
            <w:rPr>
              <w:sz w:val="24"/>
              <w:szCs w:val="24"/>
              <w:highlight w:val="yellow"/>
            </w:rPr>
          </w:rPrChange>
        </w:rPr>
        <w:t>17</w:t>
      </w:r>
      <w:r w:rsidR="006341AD" w:rsidRPr="00F7092D">
        <w:rPr>
          <w:rFonts w:asciiTheme="minorHAnsi" w:hAnsiTheme="minorHAnsi" w:cstheme="minorHAnsi"/>
          <w:rPrChange w:id="238" w:author="Jochum, Michael D." w:date="2021-08-05T16:09:00Z">
            <w:rPr>
              <w:sz w:val="24"/>
              <w:szCs w:val="24"/>
            </w:rPr>
          </w:rPrChange>
        </w:rPr>
        <w:t xml:space="preserve">) </w:t>
      </w:r>
      <w:r w:rsidRPr="00F7092D">
        <w:rPr>
          <w:rFonts w:asciiTheme="minorHAnsi" w:hAnsiTheme="minorHAnsi" w:cstheme="minorHAnsi"/>
          <w:rPrChange w:id="239" w:author="Jochum, Michael D." w:date="2021-08-05T16:09:00Z">
            <w:rPr>
              <w:sz w:val="24"/>
              <w:szCs w:val="24"/>
            </w:rPr>
          </w:rPrChange>
        </w:rPr>
        <w:t>object</w:t>
      </w:r>
      <w:r w:rsidR="00CE4BD9" w:rsidRPr="00F7092D">
        <w:rPr>
          <w:rFonts w:asciiTheme="minorHAnsi" w:hAnsiTheme="minorHAnsi" w:cstheme="minorHAnsi"/>
          <w:rPrChange w:id="240" w:author="Jochum, Michael D." w:date="2021-08-05T16:09:00Z">
            <w:rPr>
              <w:sz w:val="24"/>
              <w:szCs w:val="24"/>
            </w:rPr>
          </w:rPrChange>
        </w:rPr>
        <w:t>,</w:t>
      </w:r>
      <w:r w:rsidRPr="00F7092D">
        <w:rPr>
          <w:rFonts w:asciiTheme="minorHAnsi" w:hAnsiTheme="minorHAnsi" w:cstheme="minorHAnsi"/>
          <w:rPrChange w:id="241" w:author="Jochum, Michael D." w:date="2021-08-05T16:09:00Z">
            <w:rPr>
              <w:sz w:val="24"/>
              <w:szCs w:val="24"/>
            </w:rPr>
          </w:rPrChange>
        </w:rPr>
        <w:t xml:space="preserve"> alongside collected </w:t>
      </w:r>
      <w:r w:rsidR="006737EF" w:rsidRPr="00F7092D">
        <w:rPr>
          <w:rFonts w:asciiTheme="minorHAnsi" w:hAnsiTheme="minorHAnsi" w:cstheme="minorHAnsi"/>
          <w:rPrChange w:id="242" w:author="Jochum, Michael D." w:date="2021-08-05T16:09:00Z">
            <w:rPr>
              <w:sz w:val="24"/>
              <w:szCs w:val="24"/>
            </w:rPr>
          </w:rPrChange>
        </w:rPr>
        <w:t xml:space="preserve">and curated </w:t>
      </w:r>
      <w:r w:rsidR="00CE4BD9" w:rsidRPr="00F7092D">
        <w:rPr>
          <w:rFonts w:asciiTheme="minorHAnsi" w:hAnsiTheme="minorHAnsi" w:cstheme="minorHAnsi"/>
          <w:rPrChange w:id="243" w:author="Jochum, Michael D." w:date="2021-08-05T16:09:00Z">
            <w:rPr>
              <w:sz w:val="24"/>
              <w:szCs w:val="24"/>
            </w:rPr>
          </w:rPrChange>
        </w:rPr>
        <w:t xml:space="preserve">clinical </w:t>
      </w:r>
      <w:r w:rsidRPr="00F7092D">
        <w:rPr>
          <w:rFonts w:asciiTheme="minorHAnsi" w:hAnsiTheme="minorHAnsi" w:cstheme="minorHAnsi"/>
          <w:rPrChange w:id="244" w:author="Jochum, Michael D." w:date="2021-08-05T16:09:00Z">
            <w:rPr>
              <w:sz w:val="24"/>
              <w:szCs w:val="24"/>
            </w:rPr>
          </w:rPrChange>
        </w:rPr>
        <w:t>metadata</w:t>
      </w:r>
      <w:r w:rsidR="003E2ED5" w:rsidRPr="00F7092D">
        <w:rPr>
          <w:rFonts w:asciiTheme="minorHAnsi" w:hAnsiTheme="minorHAnsi" w:cstheme="minorHAnsi"/>
          <w:rPrChange w:id="245" w:author="Jochum, Michael D." w:date="2021-08-05T16:09:00Z">
            <w:rPr>
              <w:sz w:val="24"/>
              <w:szCs w:val="24"/>
            </w:rPr>
          </w:rPrChange>
        </w:rPr>
        <w:t xml:space="preserve"> using R 4.03</w:t>
      </w:r>
      <w:r w:rsidR="00CE4BD9" w:rsidRPr="00F7092D">
        <w:rPr>
          <w:rFonts w:asciiTheme="minorHAnsi" w:hAnsiTheme="minorHAnsi" w:cstheme="minorHAnsi"/>
          <w:rPrChange w:id="246" w:author="Jochum, Michael D." w:date="2021-08-05T16:09:00Z">
            <w:rPr>
              <w:sz w:val="24"/>
              <w:szCs w:val="24"/>
            </w:rPr>
          </w:rPrChange>
        </w:rPr>
        <w:t xml:space="preserve"> (</w:t>
      </w:r>
      <w:r w:rsidR="00CE4BD9" w:rsidRPr="00F7092D">
        <w:rPr>
          <w:rFonts w:asciiTheme="minorHAnsi" w:hAnsiTheme="minorHAnsi" w:cstheme="minorHAnsi"/>
          <w:highlight w:val="yellow"/>
          <w:rPrChange w:id="247" w:author="Jochum, Michael D." w:date="2021-08-05T16:09:00Z">
            <w:rPr>
              <w:sz w:val="24"/>
              <w:szCs w:val="24"/>
              <w:highlight w:val="yellow"/>
            </w:rPr>
          </w:rPrChange>
        </w:rPr>
        <w:t>18</w:t>
      </w:r>
      <w:r w:rsidR="00CE4BD9" w:rsidRPr="00F7092D">
        <w:rPr>
          <w:rFonts w:asciiTheme="minorHAnsi" w:hAnsiTheme="minorHAnsi" w:cstheme="minorHAnsi"/>
          <w:rPrChange w:id="248" w:author="Jochum, Michael D." w:date="2021-08-05T16:09:00Z">
            <w:rPr>
              <w:sz w:val="24"/>
              <w:szCs w:val="24"/>
            </w:rPr>
          </w:rPrChange>
        </w:rPr>
        <w:t>)</w:t>
      </w:r>
      <w:r w:rsidRPr="00F7092D">
        <w:rPr>
          <w:rFonts w:asciiTheme="minorHAnsi" w:hAnsiTheme="minorHAnsi" w:cstheme="minorHAnsi"/>
          <w:rPrChange w:id="249" w:author="Jochum, Michael D." w:date="2021-08-05T16:09:00Z">
            <w:rPr>
              <w:sz w:val="24"/>
              <w:szCs w:val="24"/>
            </w:rPr>
          </w:rPrChange>
        </w:rPr>
        <w:t>.  Samples types</w:t>
      </w:r>
      <w:r w:rsidR="00CE4BD9" w:rsidRPr="00F7092D">
        <w:rPr>
          <w:rFonts w:asciiTheme="minorHAnsi" w:hAnsiTheme="minorHAnsi" w:cstheme="minorHAnsi"/>
          <w:rPrChange w:id="250" w:author="Jochum, Michael D." w:date="2021-08-05T16:09:00Z">
            <w:rPr>
              <w:sz w:val="24"/>
              <w:szCs w:val="24"/>
            </w:rPr>
          </w:rPrChange>
        </w:rPr>
        <w:t xml:space="preserve"> of</w:t>
      </w:r>
      <w:r w:rsidRPr="00F7092D">
        <w:rPr>
          <w:rFonts w:asciiTheme="minorHAnsi" w:hAnsiTheme="minorHAnsi" w:cstheme="minorHAnsi"/>
          <w:rPrChange w:id="251" w:author="Jochum, Michael D." w:date="2021-08-05T16:09:00Z">
            <w:rPr>
              <w:sz w:val="24"/>
              <w:szCs w:val="24"/>
            </w:rPr>
          </w:rPrChange>
        </w:rPr>
        <w:t xml:space="preserve"> “unknown”</w:t>
      </w:r>
      <w:r w:rsidR="00CE4BD9" w:rsidRPr="00F7092D">
        <w:rPr>
          <w:rFonts w:asciiTheme="minorHAnsi" w:hAnsiTheme="minorHAnsi" w:cstheme="minorHAnsi"/>
          <w:rPrChange w:id="252" w:author="Jochum, Michael D." w:date="2021-08-05T16:09:00Z">
            <w:rPr>
              <w:sz w:val="24"/>
              <w:szCs w:val="24"/>
            </w:rPr>
          </w:rPrChange>
        </w:rPr>
        <w:t>,</w:t>
      </w:r>
      <w:r w:rsidRPr="00F7092D">
        <w:rPr>
          <w:rFonts w:asciiTheme="minorHAnsi" w:hAnsiTheme="minorHAnsi" w:cstheme="minorHAnsi"/>
          <w:rPrChange w:id="253" w:author="Jochum, Michael D." w:date="2021-08-05T16:09:00Z">
            <w:rPr>
              <w:sz w:val="24"/>
              <w:szCs w:val="24"/>
            </w:rPr>
          </w:rPrChange>
        </w:rPr>
        <w:t xml:space="preserve"> “</w:t>
      </w:r>
      <w:r w:rsidR="00CE4BD9" w:rsidRPr="00F7092D">
        <w:rPr>
          <w:rFonts w:asciiTheme="minorHAnsi" w:hAnsiTheme="minorHAnsi" w:cstheme="minorHAnsi"/>
          <w:rPrChange w:id="254" w:author="Jochum, Michael D." w:date="2021-08-05T16:09:00Z">
            <w:rPr>
              <w:sz w:val="24"/>
              <w:szCs w:val="24"/>
            </w:rPr>
          </w:rPrChange>
        </w:rPr>
        <w:t>s</w:t>
      </w:r>
      <w:r w:rsidRPr="00F7092D">
        <w:rPr>
          <w:rFonts w:asciiTheme="minorHAnsi" w:hAnsiTheme="minorHAnsi" w:cstheme="minorHAnsi"/>
          <w:rPrChange w:id="255" w:author="Jochum, Michael D." w:date="2021-08-05T16:09:00Z">
            <w:rPr>
              <w:sz w:val="24"/>
              <w:szCs w:val="24"/>
            </w:rPr>
          </w:rPrChange>
        </w:rPr>
        <w:t xml:space="preserve">ick”, and </w:t>
      </w:r>
      <w:del w:id="256" w:author="Jochum, Michael D." w:date="2021-07-06T14:11:00Z">
        <w:r w:rsidR="00CE4BD9" w:rsidRPr="00F7092D" w:rsidDel="005B2605">
          <w:rPr>
            <w:rFonts w:asciiTheme="minorHAnsi" w:hAnsiTheme="minorHAnsi" w:cstheme="minorHAnsi"/>
            <w:rPrChange w:id="257" w:author="Jochum, Michael D." w:date="2021-08-05T16:09:00Z">
              <w:rPr>
                <w:sz w:val="24"/>
                <w:szCs w:val="24"/>
              </w:rPr>
            </w:rPrChange>
          </w:rPr>
          <w:delText>“</w:delText>
        </w:r>
        <w:r w:rsidRPr="00F7092D" w:rsidDel="005B2605">
          <w:rPr>
            <w:rFonts w:asciiTheme="minorHAnsi" w:hAnsiTheme="minorHAnsi" w:cstheme="minorHAnsi"/>
            <w:rPrChange w:id="258" w:author="Jochum, Michael D." w:date="2021-08-05T16:09:00Z">
              <w:rPr>
                <w:sz w:val="24"/>
                <w:szCs w:val="24"/>
              </w:rPr>
            </w:rPrChange>
          </w:rPr>
          <w:delText>negative controls</w:delText>
        </w:r>
        <w:r w:rsidR="00CE4BD9" w:rsidRPr="00F7092D" w:rsidDel="005B2605">
          <w:rPr>
            <w:rFonts w:asciiTheme="minorHAnsi" w:hAnsiTheme="minorHAnsi" w:cstheme="minorHAnsi"/>
            <w:rPrChange w:id="259" w:author="Jochum, Michael D." w:date="2021-08-05T16:09:00Z">
              <w:rPr>
                <w:sz w:val="24"/>
                <w:szCs w:val="24"/>
              </w:rPr>
            </w:rPrChange>
          </w:rPr>
          <w:delText>”</w:delText>
        </w:r>
        <w:r w:rsidRPr="00F7092D" w:rsidDel="005B2605">
          <w:rPr>
            <w:rFonts w:asciiTheme="minorHAnsi" w:hAnsiTheme="minorHAnsi" w:cstheme="minorHAnsi"/>
            <w:rPrChange w:id="260" w:author="Jochum, Michael D." w:date="2021-08-05T16:09:00Z">
              <w:rPr>
                <w:sz w:val="24"/>
                <w:szCs w:val="24"/>
              </w:rPr>
            </w:rPrChange>
          </w:rPr>
          <w:delText xml:space="preserve"> </w:delText>
        </w:r>
      </w:del>
      <w:r w:rsidRPr="00F7092D">
        <w:rPr>
          <w:rFonts w:asciiTheme="minorHAnsi" w:hAnsiTheme="minorHAnsi" w:cstheme="minorHAnsi"/>
          <w:rPrChange w:id="261" w:author="Jochum, Michael D." w:date="2021-08-05T16:09:00Z">
            <w:rPr>
              <w:sz w:val="24"/>
              <w:szCs w:val="24"/>
            </w:rPr>
          </w:rPrChange>
        </w:rPr>
        <w:t xml:space="preserve">were pruned from subsequent analysis. </w:t>
      </w:r>
      <w:ins w:id="262" w:author="Jochum, Michael D." w:date="2021-07-06T14:12:00Z">
        <w:r w:rsidR="005B2605" w:rsidRPr="00F7092D">
          <w:rPr>
            <w:rFonts w:asciiTheme="minorHAnsi" w:hAnsiTheme="minorHAnsi" w:cstheme="minorHAnsi"/>
            <w:rPrChange w:id="263" w:author="Jochum, Michael D." w:date="2021-08-05T16:09:00Z">
              <w:rPr>
                <w:rFonts w:cstheme="minorHAnsi"/>
              </w:rPr>
            </w:rPrChange>
          </w:rPr>
          <w:t xml:space="preserve">Taxonomic classifications were decontaminated against negative controls when </w:t>
        </w:r>
      </w:ins>
      <w:ins w:id="264" w:author="Jochum, Michael D." w:date="2021-07-06T14:13:00Z">
        <w:r w:rsidR="006C1C4D" w:rsidRPr="00F7092D">
          <w:rPr>
            <w:rFonts w:asciiTheme="minorHAnsi" w:hAnsiTheme="minorHAnsi" w:cstheme="minorHAnsi"/>
            <w:rPrChange w:id="265" w:author="Jochum, Michael D." w:date="2021-08-05T16:09:00Z">
              <w:rPr>
                <w:rFonts w:cstheme="minorHAnsi"/>
              </w:rPr>
            </w:rPrChange>
          </w:rPr>
          <w:t>negative congrols were present</w:t>
        </w:r>
      </w:ins>
      <w:ins w:id="266" w:author="Jochum, Michael D." w:date="2021-07-06T14:12:00Z">
        <w:r w:rsidR="005B2605" w:rsidRPr="00F7092D">
          <w:rPr>
            <w:rFonts w:asciiTheme="minorHAnsi" w:hAnsiTheme="minorHAnsi" w:cstheme="minorHAnsi"/>
            <w:rPrChange w:id="267" w:author="Jochum, Michael D." w:date="2021-08-05T16:09:00Z">
              <w:rPr>
                <w:rFonts w:cstheme="minorHAnsi"/>
              </w:rPr>
            </w:rPrChange>
          </w:rPr>
          <w:t xml:space="preserve"> using the library decontam </w:t>
        </w:r>
        <w:r w:rsidR="005B2605" w:rsidRPr="00F7092D">
          <w:rPr>
            <w:rFonts w:asciiTheme="minorHAnsi" w:hAnsiTheme="minorHAnsi" w:cstheme="minorHAnsi"/>
            <w:rPrChange w:id="268" w:author="Jochum, Michael D." w:date="2021-08-05T16:09:00Z">
              <w:rPr>
                <w:sz w:val="24"/>
                <w:szCs w:val="24"/>
              </w:rPr>
            </w:rPrChange>
          </w:rPr>
          <w:t xml:space="preserve">to identify </w:t>
        </w:r>
      </w:ins>
      <w:ins w:id="269" w:author="Jochum, Michael D." w:date="2021-07-06T14:13:00Z">
        <w:r w:rsidR="006C1C4D" w:rsidRPr="00F7092D">
          <w:rPr>
            <w:rFonts w:asciiTheme="minorHAnsi" w:hAnsiTheme="minorHAnsi" w:cstheme="minorHAnsi"/>
            <w:rPrChange w:id="270" w:author="Jochum, Michael D." w:date="2021-08-05T16:09:00Z">
              <w:rPr>
                <w:sz w:val="24"/>
                <w:szCs w:val="24"/>
              </w:rPr>
            </w:rPrChange>
          </w:rPr>
          <w:t xml:space="preserve">and remove </w:t>
        </w:r>
      </w:ins>
      <w:ins w:id="271" w:author="Jochum, Michael D." w:date="2021-07-06T14:12:00Z">
        <w:r w:rsidR="005B2605" w:rsidRPr="00F7092D">
          <w:rPr>
            <w:rFonts w:asciiTheme="minorHAnsi" w:hAnsiTheme="minorHAnsi" w:cstheme="minorHAnsi"/>
            <w:rPrChange w:id="272" w:author="Jochum, Michael D." w:date="2021-08-05T16:09:00Z">
              <w:rPr>
                <w:sz w:val="24"/>
                <w:szCs w:val="24"/>
              </w:rPr>
            </w:rPrChange>
          </w:rPr>
          <w:t>potential contaminating organisms (</w:t>
        </w:r>
        <w:r w:rsidR="005B2605" w:rsidRPr="00F7092D">
          <w:rPr>
            <w:rFonts w:asciiTheme="minorHAnsi" w:hAnsiTheme="minorHAnsi" w:cstheme="minorHAnsi"/>
            <w:highlight w:val="yellow"/>
            <w:rPrChange w:id="273" w:author="Jochum, Michael D." w:date="2021-08-05T16:09:00Z">
              <w:rPr>
                <w:sz w:val="24"/>
                <w:szCs w:val="24"/>
                <w:highlight w:val="yellow"/>
              </w:rPr>
            </w:rPrChange>
          </w:rPr>
          <w:t>14</w:t>
        </w:r>
      </w:ins>
      <w:ins w:id="274" w:author="Jochum, Michael D." w:date="2021-07-06T14:13:00Z">
        <w:r w:rsidR="006C1C4D" w:rsidRPr="00F7092D">
          <w:rPr>
            <w:rFonts w:asciiTheme="minorHAnsi" w:hAnsiTheme="minorHAnsi" w:cstheme="minorHAnsi"/>
            <w:rPrChange w:id="275" w:author="Jochum, Michael D." w:date="2021-08-05T16:09:00Z">
              <w:rPr>
                <w:sz w:val="24"/>
                <w:szCs w:val="24"/>
              </w:rPr>
            </w:rPrChange>
          </w:rPr>
          <w:t xml:space="preserve">). </w:t>
        </w:r>
      </w:ins>
      <w:r w:rsidRPr="00F7092D">
        <w:rPr>
          <w:rFonts w:asciiTheme="minorHAnsi" w:hAnsiTheme="minorHAnsi" w:cstheme="minorHAnsi"/>
          <w:rPrChange w:id="276" w:author="Jochum, Michael D." w:date="2021-08-05T16:09:00Z">
            <w:rPr>
              <w:sz w:val="24"/>
              <w:szCs w:val="24"/>
            </w:rPr>
          </w:rPrChange>
        </w:rPr>
        <w:t>Samples</w:t>
      </w:r>
      <w:r w:rsidR="00473877" w:rsidRPr="00F7092D">
        <w:rPr>
          <w:rFonts w:asciiTheme="minorHAnsi" w:hAnsiTheme="minorHAnsi" w:cstheme="minorHAnsi"/>
          <w:rPrChange w:id="277" w:author="Jochum, Michael D." w:date="2021-08-05T16:09:00Z">
            <w:rPr>
              <w:sz w:val="24"/>
              <w:szCs w:val="24"/>
            </w:rPr>
          </w:rPrChange>
        </w:rPr>
        <w:t xml:space="preserve"> from </w:t>
      </w:r>
      <w:r w:rsidRPr="00F7092D">
        <w:rPr>
          <w:rFonts w:asciiTheme="minorHAnsi" w:hAnsiTheme="minorHAnsi" w:cstheme="minorHAnsi"/>
          <w:rPrChange w:id="278" w:author="Jochum, Michael D." w:date="2021-08-05T16:09:00Z">
            <w:rPr>
              <w:sz w:val="24"/>
              <w:szCs w:val="24"/>
            </w:rPr>
          </w:rPrChange>
        </w:rPr>
        <w:t xml:space="preserve">Michalovich </w:t>
      </w:r>
      <w:r w:rsidRPr="00F7092D">
        <w:rPr>
          <w:rFonts w:asciiTheme="minorHAnsi" w:hAnsiTheme="minorHAnsi" w:cstheme="minorHAnsi"/>
          <w:i/>
          <w:iCs/>
          <w:rPrChange w:id="279" w:author="Jochum, Michael D." w:date="2021-08-05T16:09:00Z">
            <w:rPr>
              <w:i/>
              <w:iCs/>
              <w:sz w:val="24"/>
              <w:szCs w:val="24"/>
            </w:rPr>
          </w:rPrChange>
        </w:rPr>
        <w:t>et. al</w:t>
      </w:r>
      <w:r w:rsidRPr="00F7092D">
        <w:rPr>
          <w:rFonts w:asciiTheme="minorHAnsi" w:hAnsiTheme="minorHAnsi" w:cstheme="minorHAnsi"/>
          <w:rPrChange w:id="280" w:author="Jochum, Michael D." w:date="2021-08-05T16:09:00Z">
            <w:rPr>
              <w:sz w:val="24"/>
              <w:szCs w:val="24"/>
            </w:rPr>
          </w:rPrChange>
        </w:rPr>
        <w:t xml:space="preserve"> </w:t>
      </w:r>
      <w:r w:rsidR="00CE4BD9" w:rsidRPr="00F7092D">
        <w:rPr>
          <w:rFonts w:asciiTheme="minorHAnsi" w:hAnsiTheme="minorHAnsi" w:cstheme="minorHAnsi"/>
          <w:rPrChange w:id="281" w:author="Jochum, Michael D." w:date="2021-08-05T16:09:00Z">
            <w:rPr>
              <w:sz w:val="24"/>
              <w:szCs w:val="24"/>
            </w:rPr>
          </w:rPrChange>
        </w:rPr>
        <w:t>(</w:t>
      </w:r>
      <w:r w:rsidR="00CE4BD9" w:rsidRPr="00F7092D">
        <w:rPr>
          <w:rFonts w:asciiTheme="minorHAnsi" w:hAnsiTheme="minorHAnsi" w:cstheme="minorHAnsi"/>
          <w:highlight w:val="yellow"/>
          <w:rPrChange w:id="282" w:author="Jochum, Michael D." w:date="2021-08-05T16:09:00Z">
            <w:rPr>
              <w:sz w:val="24"/>
              <w:szCs w:val="24"/>
              <w:highlight w:val="yellow"/>
            </w:rPr>
          </w:rPrChange>
        </w:rPr>
        <w:t>6</w:t>
      </w:r>
      <w:r w:rsidR="00CE4BD9" w:rsidRPr="00F7092D">
        <w:rPr>
          <w:rFonts w:asciiTheme="minorHAnsi" w:hAnsiTheme="minorHAnsi" w:cstheme="minorHAnsi"/>
          <w:rPrChange w:id="283" w:author="Jochum, Michael D." w:date="2021-08-05T16:09:00Z">
            <w:rPr>
              <w:sz w:val="24"/>
              <w:szCs w:val="24"/>
            </w:rPr>
          </w:rPrChange>
        </w:rPr>
        <w:t xml:space="preserve">) </w:t>
      </w:r>
      <w:r w:rsidRPr="00F7092D">
        <w:rPr>
          <w:rFonts w:asciiTheme="minorHAnsi" w:hAnsiTheme="minorHAnsi" w:cstheme="minorHAnsi"/>
          <w:rPrChange w:id="284" w:author="Jochum, Michael D." w:date="2021-08-05T16:09:00Z">
            <w:rPr>
              <w:sz w:val="24"/>
              <w:szCs w:val="24"/>
            </w:rPr>
          </w:rPrChange>
        </w:rPr>
        <w:t xml:space="preserve">and </w:t>
      </w:r>
      <w:r w:rsidR="00473877" w:rsidRPr="00F7092D">
        <w:rPr>
          <w:rFonts w:asciiTheme="minorHAnsi" w:hAnsiTheme="minorHAnsi" w:cstheme="minorHAnsi"/>
          <w:rPrChange w:id="285" w:author="Jochum, Michael D." w:date="2021-08-05T16:09:00Z">
            <w:rPr>
              <w:sz w:val="24"/>
              <w:szCs w:val="24"/>
            </w:rPr>
          </w:rPrChange>
        </w:rPr>
        <w:t>samples</w:t>
      </w:r>
      <w:r w:rsidR="00FB16F2" w:rsidRPr="00F7092D">
        <w:rPr>
          <w:rFonts w:asciiTheme="minorHAnsi" w:hAnsiTheme="minorHAnsi" w:cstheme="minorHAnsi"/>
          <w:rPrChange w:id="286" w:author="Jochum, Michael D." w:date="2021-08-05T16:09:00Z">
            <w:rPr>
              <w:sz w:val="24"/>
              <w:szCs w:val="24"/>
            </w:rPr>
          </w:rPrChange>
        </w:rPr>
        <w:t xml:space="preserve"> from Shen et al. (</w:t>
      </w:r>
      <w:r w:rsidR="00FB16F2" w:rsidRPr="00F7092D">
        <w:rPr>
          <w:rFonts w:asciiTheme="minorHAnsi" w:hAnsiTheme="minorHAnsi" w:cstheme="minorHAnsi"/>
          <w:highlight w:val="yellow"/>
          <w:rPrChange w:id="287" w:author="Jochum, Michael D." w:date="2021-08-05T16:09:00Z">
            <w:rPr>
              <w:sz w:val="24"/>
              <w:szCs w:val="24"/>
              <w:highlight w:val="yellow"/>
            </w:rPr>
          </w:rPrChange>
        </w:rPr>
        <w:t>5</w:t>
      </w:r>
      <w:r w:rsidR="00FB16F2" w:rsidRPr="00F7092D">
        <w:rPr>
          <w:rFonts w:asciiTheme="minorHAnsi" w:hAnsiTheme="minorHAnsi" w:cstheme="minorHAnsi"/>
          <w:rPrChange w:id="288" w:author="Jochum, Michael D." w:date="2021-08-05T16:09:00Z">
            <w:rPr>
              <w:sz w:val="24"/>
              <w:szCs w:val="24"/>
            </w:rPr>
          </w:rPrChange>
        </w:rPr>
        <w:t>)</w:t>
      </w:r>
      <w:r w:rsidR="00473877" w:rsidRPr="00F7092D">
        <w:rPr>
          <w:rFonts w:asciiTheme="minorHAnsi" w:hAnsiTheme="minorHAnsi" w:cstheme="minorHAnsi"/>
          <w:rPrChange w:id="289" w:author="Jochum, Michael D." w:date="2021-08-05T16:09:00Z">
            <w:rPr>
              <w:sz w:val="24"/>
              <w:szCs w:val="24"/>
            </w:rPr>
          </w:rPrChange>
        </w:rPr>
        <w:t xml:space="preserve"> that were viral enriched (</w:t>
      </w:r>
      <w:r w:rsidRPr="00F7092D">
        <w:rPr>
          <w:rFonts w:asciiTheme="minorHAnsi" w:hAnsiTheme="minorHAnsi" w:cstheme="minorHAnsi"/>
          <w:rPrChange w:id="290" w:author="Jochum, Michael D." w:date="2021-08-05T16:09:00Z">
            <w:rPr>
              <w:sz w:val="24"/>
              <w:szCs w:val="24"/>
            </w:rPr>
          </w:rPrChange>
        </w:rPr>
        <w:t>PRJNA605907</w:t>
      </w:r>
      <w:r w:rsidR="00473877" w:rsidRPr="00F7092D">
        <w:rPr>
          <w:rFonts w:asciiTheme="minorHAnsi" w:hAnsiTheme="minorHAnsi" w:cstheme="minorHAnsi"/>
          <w:rPrChange w:id="291" w:author="Jochum, Michael D." w:date="2021-08-05T16:09:00Z">
            <w:rPr>
              <w:sz w:val="24"/>
              <w:szCs w:val="24"/>
            </w:rPr>
          </w:rPrChange>
        </w:rPr>
        <w:t>) were also pruned from subsequent analysis due to observed batch effects (</w:t>
      </w:r>
      <w:r w:rsidR="00473877" w:rsidRPr="00F7092D">
        <w:rPr>
          <w:rFonts w:asciiTheme="minorHAnsi" w:hAnsiTheme="minorHAnsi" w:cstheme="minorHAnsi"/>
          <w:highlight w:val="cyan"/>
          <w:rPrChange w:id="292" w:author="Jochum, Michael D." w:date="2021-08-05T16:09:00Z">
            <w:rPr>
              <w:sz w:val="24"/>
              <w:szCs w:val="24"/>
              <w:highlight w:val="cyan"/>
            </w:rPr>
          </w:rPrChange>
        </w:rPr>
        <w:t>Supplementary File 1a</w:t>
      </w:r>
      <w:r w:rsidR="00473877" w:rsidRPr="00F7092D">
        <w:rPr>
          <w:rFonts w:asciiTheme="minorHAnsi" w:hAnsiTheme="minorHAnsi" w:cstheme="minorHAnsi"/>
          <w:rPrChange w:id="293" w:author="Jochum, Michael D." w:date="2021-08-05T16:09:00Z">
            <w:rPr>
              <w:sz w:val="24"/>
              <w:szCs w:val="24"/>
            </w:rPr>
          </w:rPrChange>
        </w:rPr>
        <w:t>).</w:t>
      </w:r>
      <w:r w:rsidR="003E2ED5" w:rsidRPr="00F7092D">
        <w:rPr>
          <w:rFonts w:asciiTheme="minorHAnsi" w:hAnsiTheme="minorHAnsi" w:cstheme="minorHAnsi"/>
          <w:rPrChange w:id="294" w:author="Jochum, Michael D." w:date="2021-08-05T16:09:00Z">
            <w:rPr>
              <w:sz w:val="24"/>
              <w:szCs w:val="24"/>
            </w:rPr>
          </w:rPrChange>
        </w:rPr>
        <w:t xml:space="preserve"> </w:t>
      </w:r>
      <w:ins w:id="295" w:author="Jochum, Michael D." w:date="2021-07-06T14:12:00Z">
        <w:r w:rsidR="005B2605" w:rsidRPr="00F7092D">
          <w:rPr>
            <w:rFonts w:asciiTheme="minorHAnsi" w:hAnsiTheme="minorHAnsi" w:cstheme="minorHAnsi"/>
            <w:rPrChange w:id="296" w:author="Jochum, Michael D." w:date="2021-08-05T16:09:00Z">
              <w:rPr>
                <w:sz w:val="24"/>
                <w:szCs w:val="24"/>
              </w:rPr>
            </w:rPrChange>
          </w:rPr>
          <w:t xml:space="preserve"> </w:t>
        </w:r>
      </w:ins>
      <w:ins w:id="297" w:author="Jochum, Michael D." w:date="2021-07-06T14:05:00Z">
        <w:r w:rsidR="005B2605" w:rsidRPr="00F7092D">
          <w:rPr>
            <w:rFonts w:asciiTheme="minorHAnsi" w:hAnsiTheme="minorHAnsi" w:cstheme="minorHAnsi"/>
            <w:rPrChange w:id="298" w:author="Jochum, Michael D." w:date="2021-08-05T16:09:00Z">
              <w:rPr>
                <w:sz w:val="24"/>
                <w:szCs w:val="24"/>
              </w:rPr>
            </w:rPrChange>
          </w:rPr>
          <w:t xml:space="preserve">After read filtering and batch effect sample removal, sample cohorts consisted of 29 </w:t>
        </w:r>
      </w:ins>
      <w:ins w:id="299" w:author="Jochum, Michael D." w:date="2021-07-06T14:14:00Z">
        <w:r w:rsidR="006C1C4D" w:rsidRPr="00F7092D">
          <w:rPr>
            <w:rFonts w:asciiTheme="minorHAnsi" w:hAnsiTheme="minorHAnsi" w:cstheme="minorHAnsi"/>
            <w:rPrChange w:id="300" w:author="Jochum, Michael D." w:date="2021-08-05T16:09:00Z">
              <w:rPr>
                <w:sz w:val="24"/>
                <w:szCs w:val="24"/>
              </w:rPr>
            </w:rPrChange>
          </w:rPr>
          <w:t>u</w:t>
        </w:r>
      </w:ins>
      <w:ins w:id="301" w:author="Jochum, Michael D." w:date="2021-07-06T14:05:00Z">
        <w:r w:rsidR="005B2605" w:rsidRPr="00F7092D">
          <w:rPr>
            <w:rFonts w:asciiTheme="minorHAnsi" w:hAnsiTheme="minorHAnsi" w:cstheme="minorHAnsi"/>
            <w:rPrChange w:id="302" w:author="Jochum, Michael D." w:date="2021-08-05T16:09:00Z">
              <w:rPr>
                <w:sz w:val="24"/>
                <w:szCs w:val="24"/>
              </w:rPr>
            </w:rPrChange>
          </w:rPr>
          <w:t>ninfected sampled, 25 CAP samples, and 32 COVID19 samples, bringing the total</w:t>
        </w:r>
        <w:r w:rsidR="005B2605" w:rsidRPr="00F7092D">
          <w:rPr>
            <w:rFonts w:asciiTheme="minorHAnsi" w:hAnsiTheme="minorHAnsi" w:cstheme="minorHAnsi"/>
            <w:i/>
            <w:iCs/>
            <w:rPrChange w:id="303" w:author="Jochum, Michael D." w:date="2021-08-05T16:09:00Z">
              <w:rPr>
                <w:sz w:val="24"/>
                <w:szCs w:val="24"/>
              </w:rPr>
            </w:rPrChange>
          </w:rPr>
          <w:t xml:space="preserve"> n</w:t>
        </w:r>
        <w:r w:rsidR="005B2605" w:rsidRPr="00F7092D">
          <w:rPr>
            <w:rFonts w:asciiTheme="minorHAnsi" w:hAnsiTheme="minorHAnsi" w:cstheme="minorHAnsi"/>
            <w:rPrChange w:id="304" w:author="Jochum, Michael D." w:date="2021-08-05T16:09:00Z">
              <w:rPr>
                <w:sz w:val="24"/>
                <w:szCs w:val="24"/>
              </w:rPr>
            </w:rPrChange>
          </w:rPr>
          <w:t xml:space="preserve"> to 86.    Amongst the COVID19 cohort with known survival outcomes, 10 were deceased and 15 were survived. </w:t>
        </w:r>
      </w:ins>
      <w:ins w:id="305" w:author="Jochum, Michael D." w:date="2021-07-06T14:06:00Z">
        <w:r w:rsidR="005B2605" w:rsidRPr="00F7092D">
          <w:rPr>
            <w:rFonts w:asciiTheme="minorHAnsi" w:hAnsiTheme="minorHAnsi" w:cstheme="minorHAnsi"/>
            <w:rPrChange w:id="306" w:author="Jochum, Michael D." w:date="2021-08-05T16:09:00Z">
              <w:rPr>
                <w:sz w:val="24"/>
                <w:szCs w:val="24"/>
              </w:rPr>
            </w:rPrChange>
          </w:rPr>
          <w:t xml:space="preserve"> </w:t>
        </w:r>
      </w:ins>
      <w:r w:rsidR="00473877" w:rsidRPr="00F7092D">
        <w:rPr>
          <w:rFonts w:asciiTheme="minorHAnsi" w:hAnsiTheme="minorHAnsi" w:cstheme="minorHAnsi"/>
          <w:rPrChange w:id="307" w:author="Jochum, Michael D." w:date="2021-08-05T16:09:00Z">
            <w:rPr>
              <w:sz w:val="24"/>
              <w:szCs w:val="24"/>
            </w:rPr>
          </w:rPrChange>
        </w:rPr>
        <w:t xml:space="preserve">GO </w:t>
      </w:r>
      <w:r w:rsidR="00CE4BD9" w:rsidRPr="00F7092D">
        <w:rPr>
          <w:rFonts w:asciiTheme="minorHAnsi" w:hAnsiTheme="minorHAnsi" w:cstheme="minorHAnsi"/>
          <w:rPrChange w:id="308" w:author="Jochum, Michael D." w:date="2021-08-05T16:09:00Z">
            <w:rPr>
              <w:sz w:val="24"/>
              <w:szCs w:val="24"/>
            </w:rPr>
          </w:rPrChange>
        </w:rPr>
        <w:t>te</w:t>
      </w:r>
      <w:r w:rsidR="00473877" w:rsidRPr="00F7092D">
        <w:rPr>
          <w:rFonts w:asciiTheme="minorHAnsi" w:hAnsiTheme="minorHAnsi" w:cstheme="minorHAnsi"/>
          <w:rPrChange w:id="309" w:author="Jochum, Michael D." w:date="2021-08-05T16:09:00Z">
            <w:rPr>
              <w:sz w:val="24"/>
              <w:szCs w:val="24"/>
            </w:rPr>
          </w:rPrChange>
        </w:rPr>
        <w:t xml:space="preserve">rm abundances from the remaining </w:t>
      </w:r>
      <w:del w:id="310" w:author="Jochum, Michael D." w:date="2021-07-06T14:06:00Z">
        <w:r w:rsidR="00473877" w:rsidRPr="00F7092D" w:rsidDel="005B2605">
          <w:rPr>
            <w:rFonts w:asciiTheme="minorHAnsi" w:hAnsiTheme="minorHAnsi" w:cstheme="minorHAnsi"/>
            <w:rPrChange w:id="311" w:author="Jochum, Michael D." w:date="2021-08-05T16:09:00Z">
              <w:rPr>
                <w:sz w:val="24"/>
                <w:szCs w:val="24"/>
              </w:rPr>
            </w:rPrChange>
          </w:rPr>
          <w:delText xml:space="preserve">86 </w:delText>
        </w:r>
      </w:del>
      <w:r w:rsidR="00473877" w:rsidRPr="00F7092D">
        <w:rPr>
          <w:rFonts w:asciiTheme="minorHAnsi" w:hAnsiTheme="minorHAnsi" w:cstheme="minorHAnsi"/>
          <w:rPrChange w:id="312" w:author="Jochum, Michael D." w:date="2021-08-05T16:09:00Z">
            <w:rPr>
              <w:sz w:val="24"/>
              <w:szCs w:val="24"/>
            </w:rPr>
          </w:rPrChange>
        </w:rPr>
        <w:t xml:space="preserve">samples were then compositionally transformed and </w:t>
      </w:r>
      <w:r w:rsidR="00120F25" w:rsidRPr="00F7092D">
        <w:rPr>
          <w:rFonts w:asciiTheme="minorHAnsi" w:hAnsiTheme="minorHAnsi" w:cstheme="minorHAnsi"/>
          <w:rPrChange w:id="313" w:author="Jochum, Michael D." w:date="2021-08-05T16:09:00Z">
            <w:rPr>
              <w:sz w:val="24"/>
              <w:szCs w:val="24"/>
            </w:rPr>
          </w:rPrChange>
        </w:rPr>
        <w:t xml:space="preserve">compared </w:t>
      </w:r>
      <w:r w:rsidR="00473877" w:rsidRPr="00F7092D">
        <w:rPr>
          <w:rFonts w:asciiTheme="minorHAnsi" w:hAnsiTheme="minorHAnsi" w:cstheme="minorHAnsi"/>
          <w:rPrChange w:id="314" w:author="Jochum, Michael D." w:date="2021-08-05T16:09:00Z">
            <w:rPr>
              <w:sz w:val="24"/>
              <w:szCs w:val="24"/>
            </w:rPr>
          </w:rPrChange>
        </w:rPr>
        <w:t>by case type</w:t>
      </w:r>
      <w:r w:rsidR="00120F25" w:rsidRPr="00F7092D">
        <w:rPr>
          <w:rFonts w:asciiTheme="minorHAnsi" w:hAnsiTheme="minorHAnsi" w:cstheme="minorHAnsi"/>
          <w:rPrChange w:id="315" w:author="Jochum, Michael D." w:date="2021-08-05T16:09:00Z">
            <w:rPr>
              <w:sz w:val="24"/>
              <w:szCs w:val="24"/>
            </w:rPr>
          </w:rPrChange>
        </w:rPr>
        <w:t xml:space="preserve"> (min abundance=0.01, min prevalence=0.1 normalization=CLR,</w:t>
      </w:r>
      <w:r w:rsidR="00473877" w:rsidRPr="00F7092D">
        <w:rPr>
          <w:rFonts w:asciiTheme="minorHAnsi" w:hAnsiTheme="minorHAnsi" w:cstheme="minorHAnsi"/>
          <w:rPrChange w:id="316" w:author="Jochum, Michael D." w:date="2021-08-05T16:09:00Z">
            <w:rPr>
              <w:sz w:val="24"/>
              <w:szCs w:val="24"/>
            </w:rPr>
          </w:rPrChange>
        </w:rPr>
        <w:t xml:space="preserve"> </w:t>
      </w:r>
      <w:r w:rsidR="00120F25" w:rsidRPr="00F7092D">
        <w:rPr>
          <w:rFonts w:asciiTheme="minorHAnsi" w:hAnsiTheme="minorHAnsi" w:cstheme="minorHAnsi"/>
          <w:rPrChange w:id="317" w:author="Jochum, Michael D." w:date="2021-08-05T16:09:00Z">
            <w:rPr>
              <w:sz w:val="24"/>
              <w:szCs w:val="24"/>
            </w:rPr>
          </w:rPrChange>
        </w:rPr>
        <w:t xml:space="preserve">and outcome (COVID19 only) </w:t>
      </w:r>
      <w:r w:rsidR="00473877" w:rsidRPr="00F7092D">
        <w:rPr>
          <w:rFonts w:asciiTheme="minorHAnsi" w:hAnsiTheme="minorHAnsi" w:cstheme="minorHAnsi"/>
          <w:rPrChange w:id="318" w:author="Jochum, Michael D." w:date="2021-08-05T16:09:00Z">
            <w:rPr>
              <w:sz w:val="24"/>
              <w:szCs w:val="24"/>
            </w:rPr>
          </w:rPrChange>
        </w:rPr>
        <w:t>via Maaslin2</w:t>
      </w:r>
      <w:r w:rsidR="00120F25" w:rsidRPr="00F7092D">
        <w:rPr>
          <w:rFonts w:asciiTheme="minorHAnsi" w:hAnsiTheme="minorHAnsi" w:cstheme="minorHAnsi"/>
          <w:rPrChange w:id="319" w:author="Jochum, Michael D." w:date="2021-08-05T16:09:00Z">
            <w:rPr>
              <w:sz w:val="24"/>
              <w:szCs w:val="24"/>
            </w:rPr>
          </w:rPrChange>
        </w:rPr>
        <w:t xml:space="preserve"> </w:t>
      </w:r>
      <w:r w:rsidR="00CE4BD9" w:rsidRPr="00F7092D">
        <w:rPr>
          <w:rFonts w:asciiTheme="minorHAnsi" w:hAnsiTheme="minorHAnsi" w:cstheme="minorHAnsi"/>
          <w:rPrChange w:id="320" w:author="Jochum, Michael D." w:date="2021-08-05T16:09:00Z">
            <w:rPr>
              <w:sz w:val="24"/>
              <w:szCs w:val="24"/>
            </w:rPr>
          </w:rPrChange>
        </w:rPr>
        <w:t>(</w:t>
      </w:r>
      <w:r w:rsidR="00CE4BD9" w:rsidRPr="00F7092D">
        <w:rPr>
          <w:rFonts w:asciiTheme="minorHAnsi" w:hAnsiTheme="minorHAnsi" w:cstheme="minorHAnsi"/>
          <w:highlight w:val="yellow"/>
          <w:rPrChange w:id="321" w:author="Jochum, Michael D." w:date="2021-08-05T16:09:00Z">
            <w:rPr>
              <w:sz w:val="24"/>
              <w:szCs w:val="24"/>
              <w:highlight w:val="yellow"/>
            </w:rPr>
          </w:rPrChange>
        </w:rPr>
        <w:t>19</w:t>
      </w:r>
      <w:r w:rsidR="00CE4BD9" w:rsidRPr="00F7092D">
        <w:rPr>
          <w:rFonts w:asciiTheme="minorHAnsi" w:hAnsiTheme="minorHAnsi" w:cstheme="minorHAnsi"/>
          <w:rPrChange w:id="322" w:author="Jochum, Michael D." w:date="2021-08-05T16:09:00Z">
            <w:rPr>
              <w:sz w:val="24"/>
              <w:szCs w:val="24"/>
            </w:rPr>
          </w:rPrChange>
        </w:rPr>
        <w:t xml:space="preserve">) </w:t>
      </w:r>
      <w:r w:rsidR="00120F25" w:rsidRPr="00F7092D">
        <w:rPr>
          <w:rFonts w:asciiTheme="minorHAnsi" w:hAnsiTheme="minorHAnsi" w:cstheme="minorHAnsi"/>
          <w:rPrChange w:id="323" w:author="Jochum, Michael D." w:date="2021-08-05T16:09:00Z">
            <w:rPr>
              <w:sz w:val="24"/>
              <w:szCs w:val="24"/>
            </w:rPr>
          </w:rPrChange>
        </w:rPr>
        <w:t>(</w:t>
      </w:r>
      <w:r w:rsidR="00120F25" w:rsidRPr="00F7092D">
        <w:rPr>
          <w:rFonts w:asciiTheme="minorHAnsi" w:hAnsiTheme="minorHAnsi" w:cstheme="minorHAnsi"/>
          <w:highlight w:val="cyan"/>
          <w:rPrChange w:id="324" w:author="Jochum, Michael D." w:date="2021-08-05T16:09:00Z">
            <w:rPr>
              <w:sz w:val="24"/>
              <w:szCs w:val="24"/>
              <w:highlight w:val="cyan"/>
            </w:rPr>
          </w:rPrChange>
        </w:rPr>
        <w:t>Supplementary File 1b</w:t>
      </w:r>
      <w:r w:rsidR="00120F25" w:rsidRPr="00F7092D">
        <w:rPr>
          <w:rFonts w:asciiTheme="minorHAnsi" w:hAnsiTheme="minorHAnsi" w:cstheme="minorHAnsi"/>
          <w:rPrChange w:id="325" w:author="Jochum, Michael D." w:date="2021-08-05T16:09:00Z">
            <w:rPr>
              <w:sz w:val="24"/>
              <w:szCs w:val="24"/>
            </w:rPr>
          </w:rPrChange>
        </w:rPr>
        <w:t>), controlling for random effects of publication and sample name, max significance cutoff of q &lt; 0.05 with Benjamini-Hochberg</w:t>
      </w:r>
      <w:r w:rsidR="00D27047" w:rsidRPr="00F7092D">
        <w:rPr>
          <w:rFonts w:asciiTheme="minorHAnsi" w:hAnsiTheme="minorHAnsi" w:cstheme="minorHAnsi"/>
          <w:rPrChange w:id="326" w:author="Jochum, Michael D." w:date="2021-08-05T16:09:00Z">
            <w:rPr>
              <w:sz w:val="24"/>
              <w:szCs w:val="24"/>
            </w:rPr>
          </w:rPrChange>
        </w:rPr>
        <w:t xml:space="preserve"> </w:t>
      </w:r>
      <w:r w:rsidR="00120F25" w:rsidRPr="00F7092D">
        <w:rPr>
          <w:rFonts w:asciiTheme="minorHAnsi" w:hAnsiTheme="minorHAnsi" w:cstheme="minorHAnsi"/>
          <w:rPrChange w:id="327" w:author="Jochum, Michael D." w:date="2021-08-05T16:09:00Z">
            <w:rPr>
              <w:sz w:val="24"/>
              <w:szCs w:val="24"/>
            </w:rPr>
          </w:rPrChange>
        </w:rPr>
        <w:t>multiple test correction</w:t>
      </w:r>
      <w:r w:rsidR="00CE4BD9" w:rsidRPr="00F7092D">
        <w:rPr>
          <w:rFonts w:asciiTheme="minorHAnsi" w:hAnsiTheme="minorHAnsi" w:cstheme="minorHAnsi"/>
          <w:rPrChange w:id="328" w:author="Jochum, Michael D." w:date="2021-08-05T16:09:00Z">
            <w:rPr>
              <w:sz w:val="24"/>
              <w:szCs w:val="24"/>
            </w:rPr>
          </w:rPrChange>
        </w:rPr>
        <w:t xml:space="preserve"> (</w:t>
      </w:r>
      <w:r w:rsidR="00CE4BD9" w:rsidRPr="00F7092D">
        <w:rPr>
          <w:rFonts w:asciiTheme="minorHAnsi" w:hAnsiTheme="minorHAnsi" w:cstheme="minorHAnsi"/>
          <w:highlight w:val="yellow"/>
          <w:rPrChange w:id="329" w:author="Jochum, Michael D." w:date="2021-08-05T16:09:00Z">
            <w:rPr>
              <w:sz w:val="24"/>
              <w:szCs w:val="24"/>
              <w:highlight w:val="yellow"/>
            </w:rPr>
          </w:rPrChange>
        </w:rPr>
        <w:t>20</w:t>
      </w:r>
      <w:r w:rsidR="00CE4BD9" w:rsidRPr="00F7092D">
        <w:rPr>
          <w:rFonts w:asciiTheme="minorHAnsi" w:hAnsiTheme="minorHAnsi" w:cstheme="minorHAnsi"/>
          <w:rPrChange w:id="330" w:author="Jochum, Michael D." w:date="2021-08-05T16:09:00Z">
            <w:rPr>
              <w:sz w:val="24"/>
              <w:szCs w:val="24"/>
            </w:rPr>
          </w:rPrChange>
        </w:rPr>
        <w:t>)</w:t>
      </w:r>
      <w:r w:rsidR="00120F25" w:rsidRPr="00F7092D">
        <w:rPr>
          <w:rFonts w:asciiTheme="minorHAnsi" w:hAnsiTheme="minorHAnsi" w:cstheme="minorHAnsi"/>
          <w:rPrChange w:id="331" w:author="Jochum, Michael D." w:date="2021-08-05T16:09:00Z">
            <w:rPr>
              <w:sz w:val="24"/>
              <w:szCs w:val="24"/>
            </w:rPr>
          </w:rPrChange>
        </w:rPr>
        <w:t xml:space="preserve">. Additionally, </w:t>
      </w:r>
      <w:r w:rsidR="00FB16F2" w:rsidRPr="00F7092D">
        <w:rPr>
          <w:rFonts w:asciiTheme="minorHAnsi" w:hAnsiTheme="minorHAnsi" w:cstheme="minorHAnsi"/>
          <w:rPrChange w:id="332" w:author="Jochum, Michael D." w:date="2021-08-05T16:09:00Z">
            <w:rPr>
              <w:sz w:val="24"/>
              <w:szCs w:val="24"/>
            </w:rPr>
          </w:rPrChange>
        </w:rPr>
        <w:t>GO term</w:t>
      </w:r>
      <w:r w:rsidR="00120F25" w:rsidRPr="00F7092D">
        <w:rPr>
          <w:rFonts w:asciiTheme="minorHAnsi" w:hAnsiTheme="minorHAnsi" w:cstheme="minorHAnsi"/>
          <w:rPrChange w:id="333" w:author="Jochum, Michael D." w:date="2021-08-05T16:09:00Z">
            <w:rPr>
              <w:sz w:val="24"/>
              <w:szCs w:val="24"/>
            </w:rPr>
          </w:rPrChange>
        </w:rPr>
        <w:t xml:space="preserve"> counts </w:t>
      </w:r>
      <w:r w:rsidR="00473877" w:rsidRPr="00F7092D">
        <w:rPr>
          <w:rFonts w:asciiTheme="minorHAnsi" w:hAnsiTheme="minorHAnsi" w:cstheme="minorHAnsi"/>
          <w:rPrChange w:id="334" w:author="Jochum, Michael D." w:date="2021-08-05T16:09:00Z">
            <w:rPr>
              <w:sz w:val="24"/>
              <w:szCs w:val="24"/>
            </w:rPr>
          </w:rPrChange>
        </w:rPr>
        <w:t>were square root transformed and subjected to community typing with Dirichlet Multinomial Mixtures</w:t>
      </w:r>
      <w:r w:rsidR="00FB16F2" w:rsidRPr="00F7092D">
        <w:rPr>
          <w:rFonts w:asciiTheme="minorHAnsi" w:hAnsiTheme="minorHAnsi" w:cstheme="minorHAnsi"/>
          <w:rPrChange w:id="335" w:author="Jochum, Michael D." w:date="2021-08-05T16:09:00Z">
            <w:rPr>
              <w:sz w:val="24"/>
              <w:szCs w:val="24"/>
            </w:rPr>
          </w:rPrChange>
        </w:rPr>
        <w:t xml:space="preserve"> (</w:t>
      </w:r>
      <w:r w:rsidR="00FB16F2" w:rsidRPr="00F7092D">
        <w:rPr>
          <w:rFonts w:asciiTheme="minorHAnsi" w:hAnsiTheme="minorHAnsi" w:cstheme="minorHAnsi"/>
          <w:highlight w:val="yellow"/>
          <w:rPrChange w:id="336" w:author="Jochum, Michael D." w:date="2021-08-05T16:09:00Z">
            <w:rPr>
              <w:sz w:val="24"/>
              <w:szCs w:val="24"/>
              <w:highlight w:val="yellow"/>
            </w:rPr>
          </w:rPrChange>
        </w:rPr>
        <w:t>21</w:t>
      </w:r>
      <w:r w:rsidR="00FB16F2" w:rsidRPr="00F7092D">
        <w:rPr>
          <w:rFonts w:asciiTheme="minorHAnsi" w:hAnsiTheme="minorHAnsi" w:cstheme="minorHAnsi"/>
          <w:rPrChange w:id="337" w:author="Jochum, Michael D." w:date="2021-08-05T16:09:00Z">
            <w:rPr>
              <w:sz w:val="24"/>
              <w:szCs w:val="24"/>
            </w:rPr>
          </w:rPrChange>
        </w:rPr>
        <w:t xml:space="preserve">) </w:t>
      </w:r>
      <w:r w:rsidR="00473877" w:rsidRPr="00F7092D">
        <w:rPr>
          <w:rFonts w:asciiTheme="minorHAnsi" w:hAnsiTheme="minorHAnsi" w:cstheme="minorHAnsi"/>
          <w:rPrChange w:id="338" w:author="Jochum, Michael D." w:date="2021-08-05T16:09:00Z">
            <w:rPr>
              <w:sz w:val="24"/>
              <w:szCs w:val="24"/>
            </w:rPr>
          </w:rPrChange>
        </w:rPr>
        <w:t>(</w:t>
      </w:r>
      <w:r w:rsidR="00473877" w:rsidRPr="00F7092D">
        <w:rPr>
          <w:rFonts w:asciiTheme="minorHAnsi" w:hAnsiTheme="minorHAnsi" w:cstheme="minorHAnsi"/>
          <w:highlight w:val="cyan"/>
          <w:rPrChange w:id="339" w:author="Jochum, Michael D." w:date="2021-08-05T16:09:00Z">
            <w:rPr>
              <w:sz w:val="24"/>
              <w:szCs w:val="24"/>
              <w:highlight w:val="cyan"/>
            </w:rPr>
          </w:rPrChange>
        </w:rPr>
        <w:t>Supplementary File 1b</w:t>
      </w:r>
      <w:r w:rsidR="00473877" w:rsidRPr="00F7092D">
        <w:rPr>
          <w:rFonts w:asciiTheme="minorHAnsi" w:hAnsiTheme="minorHAnsi" w:cstheme="minorHAnsi"/>
          <w:rPrChange w:id="340" w:author="Jochum, Michael D." w:date="2021-08-05T16:09:00Z">
            <w:rPr>
              <w:sz w:val="24"/>
              <w:szCs w:val="24"/>
            </w:rPr>
          </w:rPrChange>
        </w:rPr>
        <w:t>).</w:t>
      </w:r>
      <w:r w:rsidR="003E2ED5" w:rsidRPr="00F7092D">
        <w:rPr>
          <w:rFonts w:asciiTheme="minorHAnsi" w:hAnsiTheme="minorHAnsi" w:cstheme="minorHAnsi"/>
          <w:rPrChange w:id="341" w:author="Jochum, Michael D." w:date="2021-08-05T16:09:00Z">
            <w:rPr>
              <w:sz w:val="24"/>
              <w:szCs w:val="24"/>
            </w:rPr>
          </w:rPrChange>
        </w:rPr>
        <w:t xml:space="preserve"> </w:t>
      </w:r>
      <w:r w:rsidR="00120F25" w:rsidRPr="00F7092D">
        <w:rPr>
          <w:rFonts w:asciiTheme="minorHAnsi" w:hAnsiTheme="minorHAnsi" w:cstheme="minorHAnsi"/>
          <w:rPrChange w:id="342" w:author="Jochum, Michael D." w:date="2021-08-05T16:09:00Z">
            <w:rPr>
              <w:sz w:val="24"/>
              <w:szCs w:val="24"/>
            </w:rPr>
          </w:rPrChange>
        </w:rPr>
        <w:t>Statistically significant GO terms we</w:t>
      </w:r>
      <w:r w:rsidR="00D27047" w:rsidRPr="00F7092D">
        <w:rPr>
          <w:rFonts w:asciiTheme="minorHAnsi" w:hAnsiTheme="minorHAnsi" w:cstheme="minorHAnsi"/>
          <w:rPrChange w:id="343" w:author="Jochum, Michael D." w:date="2021-08-05T16:09:00Z">
            <w:rPr>
              <w:sz w:val="24"/>
              <w:szCs w:val="24"/>
            </w:rPr>
          </w:rPrChange>
        </w:rPr>
        <w:t>re</w:t>
      </w:r>
      <w:r w:rsidR="00120F25" w:rsidRPr="00F7092D">
        <w:rPr>
          <w:rFonts w:asciiTheme="minorHAnsi" w:hAnsiTheme="minorHAnsi" w:cstheme="minorHAnsi"/>
          <w:rPrChange w:id="344" w:author="Jochum, Michael D." w:date="2021-08-05T16:09:00Z">
            <w:rPr>
              <w:sz w:val="24"/>
              <w:szCs w:val="24"/>
            </w:rPr>
          </w:rPrChange>
        </w:rPr>
        <w:t xml:space="preserve"> then </w:t>
      </w:r>
      <w:r w:rsidR="00D27047" w:rsidRPr="00F7092D">
        <w:rPr>
          <w:rFonts w:asciiTheme="minorHAnsi" w:hAnsiTheme="minorHAnsi" w:cstheme="minorHAnsi"/>
          <w:rPrChange w:id="345" w:author="Jochum, Michael D." w:date="2021-08-05T16:09:00Z">
            <w:rPr>
              <w:sz w:val="24"/>
              <w:szCs w:val="24"/>
            </w:rPr>
          </w:rPrChange>
        </w:rPr>
        <w:t>ordered by parent</w:t>
      </w:r>
      <w:r w:rsidR="00D95152" w:rsidRPr="00F7092D">
        <w:rPr>
          <w:rFonts w:asciiTheme="minorHAnsi" w:hAnsiTheme="minorHAnsi" w:cstheme="minorHAnsi"/>
          <w:rPrChange w:id="346" w:author="Jochum, Michael D." w:date="2021-08-05T16:09:00Z">
            <w:rPr>
              <w:sz w:val="24"/>
              <w:szCs w:val="24"/>
            </w:rPr>
          </w:rPrChange>
        </w:rPr>
        <w:t>al lineage</w:t>
      </w:r>
      <w:r w:rsidR="00D27047" w:rsidRPr="00F7092D">
        <w:rPr>
          <w:rFonts w:asciiTheme="minorHAnsi" w:hAnsiTheme="minorHAnsi" w:cstheme="minorHAnsi"/>
          <w:rPrChange w:id="347" w:author="Jochum, Michael D." w:date="2021-08-05T16:09:00Z">
            <w:rPr>
              <w:sz w:val="24"/>
              <w:szCs w:val="24"/>
            </w:rPr>
          </w:rPrChange>
        </w:rPr>
        <w:t xml:space="preserve"> and </w:t>
      </w:r>
      <w:r w:rsidR="00120F25" w:rsidRPr="00F7092D">
        <w:rPr>
          <w:rFonts w:asciiTheme="minorHAnsi" w:hAnsiTheme="minorHAnsi" w:cstheme="minorHAnsi"/>
          <w:rPrChange w:id="348" w:author="Jochum, Michael D." w:date="2021-08-05T16:09:00Z">
            <w:rPr>
              <w:sz w:val="24"/>
              <w:szCs w:val="24"/>
            </w:rPr>
          </w:rPrChange>
        </w:rPr>
        <w:t xml:space="preserve">visualized alongside </w:t>
      </w:r>
      <w:r w:rsidR="00D27047" w:rsidRPr="00F7092D">
        <w:rPr>
          <w:rFonts w:asciiTheme="minorHAnsi" w:hAnsiTheme="minorHAnsi" w:cstheme="minorHAnsi"/>
          <w:rPrChange w:id="349" w:author="Jochum, Michael D." w:date="2021-08-05T16:09:00Z">
            <w:rPr>
              <w:sz w:val="24"/>
              <w:szCs w:val="24"/>
            </w:rPr>
          </w:rPrChange>
        </w:rPr>
        <w:t>c</w:t>
      </w:r>
      <w:r w:rsidR="00120F25" w:rsidRPr="00F7092D">
        <w:rPr>
          <w:rFonts w:asciiTheme="minorHAnsi" w:hAnsiTheme="minorHAnsi" w:cstheme="minorHAnsi"/>
          <w:rPrChange w:id="350" w:author="Jochum, Michael D." w:date="2021-08-05T16:09:00Z">
            <w:rPr>
              <w:sz w:val="24"/>
              <w:szCs w:val="24"/>
            </w:rPr>
          </w:rPrChange>
        </w:rPr>
        <w:t>onsensus DMM clusters</w:t>
      </w:r>
      <w:r w:rsidR="00D27047" w:rsidRPr="00F7092D">
        <w:rPr>
          <w:rFonts w:asciiTheme="minorHAnsi" w:hAnsiTheme="minorHAnsi" w:cstheme="minorHAnsi"/>
          <w:rPrChange w:id="351" w:author="Jochum, Michael D." w:date="2021-08-05T16:09:00Z">
            <w:rPr>
              <w:sz w:val="24"/>
              <w:szCs w:val="24"/>
            </w:rPr>
          </w:rPrChange>
        </w:rPr>
        <w:t xml:space="preserve"> and metadata columns publication,</w:t>
      </w:r>
      <w:r w:rsidR="003E2ED5" w:rsidRPr="00F7092D">
        <w:rPr>
          <w:rFonts w:asciiTheme="minorHAnsi" w:hAnsiTheme="minorHAnsi" w:cstheme="minorHAnsi"/>
          <w:rPrChange w:id="352" w:author="Jochum, Michael D." w:date="2021-08-05T16:09:00Z">
            <w:rPr>
              <w:sz w:val="24"/>
              <w:szCs w:val="24"/>
            </w:rPr>
          </w:rPrChange>
        </w:rPr>
        <w:t xml:space="preserve"> </w:t>
      </w:r>
      <w:r w:rsidR="00D27047" w:rsidRPr="00F7092D">
        <w:rPr>
          <w:rFonts w:asciiTheme="minorHAnsi" w:hAnsiTheme="minorHAnsi" w:cstheme="minorHAnsi"/>
          <w:rPrChange w:id="353" w:author="Jochum, Michael D." w:date="2021-08-05T16:09:00Z">
            <w:rPr>
              <w:sz w:val="24"/>
              <w:szCs w:val="24"/>
            </w:rPr>
          </w:rPrChange>
        </w:rPr>
        <w:t>case, and outcome</w:t>
      </w:r>
      <w:r w:rsidR="00120F25" w:rsidRPr="00F7092D">
        <w:rPr>
          <w:rFonts w:asciiTheme="minorHAnsi" w:hAnsiTheme="minorHAnsi" w:cstheme="minorHAnsi"/>
          <w:rPrChange w:id="354" w:author="Jochum, Michael D." w:date="2021-08-05T16:09:00Z">
            <w:rPr>
              <w:sz w:val="24"/>
              <w:szCs w:val="24"/>
            </w:rPr>
          </w:rPrChange>
        </w:rPr>
        <w:t xml:space="preserve"> using the bioinformatic software package</w:t>
      </w:r>
      <w:ins w:id="355" w:author="Jochum, Michael D." w:date="2021-07-06T14:14:00Z">
        <w:r w:rsidR="006C1C4D" w:rsidRPr="00F7092D">
          <w:rPr>
            <w:rFonts w:asciiTheme="minorHAnsi" w:hAnsiTheme="minorHAnsi" w:cstheme="minorHAnsi"/>
            <w:rPrChange w:id="356" w:author="Jochum, Michael D." w:date="2021-08-05T16:09:00Z">
              <w:rPr>
                <w:sz w:val="24"/>
                <w:szCs w:val="24"/>
              </w:rPr>
            </w:rPrChange>
          </w:rPr>
          <w:t>s</w:t>
        </w:r>
      </w:ins>
      <w:r w:rsidR="00120F25" w:rsidRPr="00F7092D">
        <w:rPr>
          <w:rFonts w:asciiTheme="minorHAnsi" w:hAnsiTheme="minorHAnsi" w:cstheme="minorHAnsi"/>
          <w:rPrChange w:id="357" w:author="Jochum, Michael D." w:date="2021-08-05T16:09:00Z">
            <w:rPr>
              <w:sz w:val="24"/>
              <w:szCs w:val="24"/>
            </w:rPr>
          </w:rPrChange>
        </w:rPr>
        <w:t xml:space="preserve"> </w:t>
      </w:r>
      <w:r w:rsidR="00DC575C" w:rsidRPr="00F7092D">
        <w:rPr>
          <w:rFonts w:asciiTheme="minorHAnsi" w:hAnsiTheme="minorHAnsi" w:cstheme="minorHAnsi"/>
          <w:rPrChange w:id="358" w:author="Jochum, Michael D." w:date="2021-08-05T16:09:00Z">
            <w:rPr>
              <w:sz w:val="24"/>
              <w:szCs w:val="24"/>
            </w:rPr>
          </w:rPrChange>
        </w:rPr>
        <w:t>pheatmap</w:t>
      </w:r>
      <w:r w:rsidR="00D27047" w:rsidRPr="00F7092D">
        <w:rPr>
          <w:rFonts w:asciiTheme="minorHAnsi" w:hAnsiTheme="minorHAnsi" w:cstheme="minorHAnsi"/>
          <w:rPrChange w:id="359" w:author="Jochum, Michael D." w:date="2021-08-05T16:09:00Z">
            <w:rPr>
              <w:sz w:val="24"/>
              <w:szCs w:val="24"/>
            </w:rPr>
          </w:rPrChange>
        </w:rPr>
        <w:t xml:space="preserve"> (v1.0.12)</w:t>
      </w:r>
      <w:r w:rsidR="00D95152" w:rsidRPr="00F7092D">
        <w:rPr>
          <w:rFonts w:asciiTheme="minorHAnsi" w:hAnsiTheme="minorHAnsi" w:cstheme="minorHAnsi"/>
          <w:rPrChange w:id="360" w:author="Jochum, Michael D." w:date="2021-08-05T16:09:00Z">
            <w:rPr>
              <w:sz w:val="24"/>
              <w:szCs w:val="24"/>
            </w:rPr>
          </w:rPrChange>
        </w:rPr>
        <w:t xml:space="preserve"> (</w:t>
      </w:r>
      <w:r w:rsidR="00D95152" w:rsidRPr="00F7092D">
        <w:rPr>
          <w:rFonts w:asciiTheme="minorHAnsi" w:hAnsiTheme="minorHAnsi" w:cstheme="minorHAnsi"/>
          <w:highlight w:val="yellow"/>
          <w:rPrChange w:id="361" w:author="Jochum, Michael D." w:date="2021-08-05T16:09:00Z">
            <w:rPr>
              <w:sz w:val="24"/>
              <w:szCs w:val="24"/>
              <w:highlight w:val="yellow"/>
            </w:rPr>
          </w:rPrChange>
        </w:rPr>
        <w:t>22</w:t>
      </w:r>
      <w:r w:rsidR="00D95152" w:rsidRPr="00F7092D">
        <w:rPr>
          <w:rFonts w:asciiTheme="minorHAnsi" w:hAnsiTheme="minorHAnsi" w:cstheme="minorHAnsi"/>
          <w:rPrChange w:id="362" w:author="Jochum, Michael D." w:date="2021-08-05T16:09:00Z">
            <w:rPr>
              <w:sz w:val="24"/>
              <w:szCs w:val="24"/>
            </w:rPr>
          </w:rPrChange>
        </w:rPr>
        <w:t>)</w:t>
      </w:r>
      <w:r w:rsidR="00D27047" w:rsidRPr="00F7092D">
        <w:rPr>
          <w:rFonts w:asciiTheme="minorHAnsi" w:hAnsiTheme="minorHAnsi" w:cstheme="minorHAnsi"/>
          <w:rPrChange w:id="363" w:author="Jochum, Michael D." w:date="2021-08-05T16:09:00Z">
            <w:rPr>
              <w:sz w:val="24"/>
              <w:szCs w:val="24"/>
            </w:rPr>
          </w:rPrChange>
        </w:rPr>
        <w:t>.</w:t>
      </w:r>
      <w:ins w:id="364" w:author="Jochum, Michael D." w:date="2021-07-06T14:06:00Z">
        <w:r w:rsidR="005B2605" w:rsidRPr="00F7092D">
          <w:rPr>
            <w:rFonts w:asciiTheme="minorHAnsi" w:hAnsiTheme="minorHAnsi" w:cstheme="minorHAnsi"/>
            <w:rPrChange w:id="365" w:author="Jochum, Michael D." w:date="2021-08-05T16:09:00Z">
              <w:rPr>
                <w:sz w:val="24"/>
                <w:szCs w:val="24"/>
              </w:rPr>
            </w:rPrChange>
          </w:rPr>
          <w:t xml:space="preserve"> </w:t>
        </w:r>
      </w:ins>
      <w:ins w:id="366" w:author="Jochum, Michael D." w:date="2021-07-06T14:15:00Z">
        <w:r w:rsidR="006C1C4D" w:rsidRPr="00F7092D">
          <w:rPr>
            <w:rFonts w:asciiTheme="minorHAnsi" w:hAnsiTheme="minorHAnsi" w:cstheme="minorHAnsi"/>
            <w:rPrChange w:id="367" w:author="Jochum, Michael D." w:date="2021-08-05T16:09:00Z">
              <w:rPr>
                <w:sz w:val="24"/>
                <w:szCs w:val="24"/>
              </w:rPr>
            </w:rPrChange>
          </w:rPr>
          <w:t>Heat tre</w:t>
        </w:r>
      </w:ins>
      <w:ins w:id="368" w:author="Jochum, Michael D." w:date="2021-08-10T14:46:00Z">
        <w:r w:rsidR="00F70574">
          <w:rPr>
            <w:rFonts w:asciiTheme="minorHAnsi" w:hAnsiTheme="minorHAnsi" w:cstheme="minorHAnsi"/>
          </w:rPr>
          <w:t>e</w:t>
        </w:r>
      </w:ins>
      <w:ins w:id="369" w:author="Jochum, Michael D." w:date="2021-07-06T14:15:00Z">
        <w:r w:rsidR="006C1C4D" w:rsidRPr="00F7092D">
          <w:rPr>
            <w:rFonts w:asciiTheme="minorHAnsi" w:hAnsiTheme="minorHAnsi" w:cstheme="minorHAnsi"/>
            <w:rPrChange w:id="370" w:author="Jochum, Michael D." w:date="2021-08-05T16:09:00Z">
              <w:rPr>
                <w:sz w:val="24"/>
                <w:szCs w:val="24"/>
              </w:rPr>
            </w:rPrChange>
          </w:rPr>
          <w:t xml:space="preserve"> taxonomic </w:t>
        </w:r>
      </w:ins>
      <w:ins w:id="371" w:author="Jochum, Michael D." w:date="2021-07-06T14:14:00Z">
        <w:r w:rsidR="006C1C4D" w:rsidRPr="00F7092D">
          <w:rPr>
            <w:rFonts w:asciiTheme="minorHAnsi" w:hAnsiTheme="minorHAnsi" w:cstheme="minorHAnsi"/>
            <w:rPrChange w:id="372" w:author="Jochum, Michael D." w:date="2021-08-05T16:09:00Z">
              <w:rPr>
                <w:sz w:val="24"/>
                <w:szCs w:val="24"/>
              </w:rPr>
            </w:rPrChange>
          </w:rPr>
          <w:t>com</w:t>
        </w:r>
      </w:ins>
      <w:ins w:id="373" w:author="Jochum, Michael D." w:date="2021-07-06T14:15:00Z">
        <w:r w:rsidR="006C1C4D" w:rsidRPr="00F7092D">
          <w:rPr>
            <w:rFonts w:asciiTheme="minorHAnsi" w:hAnsiTheme="minorHAnsi" w:cstheme="minorHAnsi"/>
            <w:rPrChange w:id="374" w:author="Jochum, Michael D." w:date="2021-08-05T16:09:00Z">
              <w:rPr>
                <w:sz w:val="24"/>
                <w:szCs w:val="24"/>
              </w:rPr>
            </w:rPrChange>
          </w:rPr>
          <w:t xml:space="preserve">parisons were visualized </w:t>
        </w:r>
      </w:ins>
      <w:ins w:id="375" w:author="Jochum, Michael D." w:date="2021-07-06T14:14:00Z">
        <w:r w:rsidR="006C1C4D" w:rsidRPr="00F7092D">
          <w:rPr>
            <w:rFonts w:asciiTheme="minorHAnsi" w:hAnsiTheme="minorHAnsi" w:cstheme="minorHAnsi"/>
            <w:rPrChange w:id="376" w:author="Jochum, Michael D." w:date="2021-08-05T16:09:00Z">
              <w:rPr>
                <w:rFonts w:cstheme="minorHAnsi"/>
              </w:rPr>
            </w:rPrChange>
          </w:rPr>
          <w:t>using the bioinformatic software package</w:t>
        </w:r>
      </w:ins>
      <w:ins w:id="377" w:author="Jochum, Michael D." w:date="2021-07-06T14:15:00Z">
        <w:r w:rsidR="006C1C4D" w:rsidRPr="00F7092D">
          <w:rPr>
            <w:rFonts w:asciiTheme="minorHAnsi" w:hAnsiTheme="minorHAnsi" w:cstheme="minorHAnsi"/>
            <w:rPrChange w:id="378" w:author="Jochum, Michael D." w:date="2021-08-05T16:09:00Z">
              <w:rPr>
                <w:rFonts w:cstheme="minorHAnsi"/>
              </w:rPr>
            </w:rPrChange>
          </w:rPr>
          <w:t xml:space="preserve">s </w:t>
        </w:r>
      </w:ins>
      <w:ins w:id="379" w:author="Jochum, Michael D." w:date="2021-07-06T14:14:00Z">
        <w:r w:rsidR="006C1C4D" w:rsidRPr="00F7092D">
          <w:rPr>
            <w:rFonts w:asciiTheme="minorHAnsi" w:hAnsiTheme="minorHAnsi" w:cstheme="minorHAnsi"/>
            <w:rPrChange w:id="380" w:author="Jochum, Michael D." w:date="2021-08-05T16:09:00Z">
              <w:rPr>
                <w:rFonts w:cstheme="minorHAnsi"/>
              </w:rPr>
            </w:rPrChange>
          </w:rPr>
          <w:t xml:space="preserve">and metacoder </w:t>
        </w:r>
      </w:ins>
      <w:ins w:id="381" w:author="Jochum, Michael D." w:date="2021-07-06T14:15:00Z">
        <w:r w:rsidR="006C1C4D" w:rsidRPr="00F7092D">
          <w:rPr>
            <w:rFonts w:asciiTheme="minorHAnsi" w:hAnsiTheme="minorHAnsi" w:cstheme="minorHAnsi"/>
            <w:rPrChange w:id="382" w:author="Jochum, Michael D." w:date="2021-08-05T16:09:00Z">
              <w:rPr>
                <w:rFonts w:cstheme="minorHAnsi"/>
              </w:rPr>
            </w:rPrChange>
          </w:rPr>
          <w:t xml:space="preserve"> (</w:t>
        </w:r>
      </w:ins>
      <w:ins w:id="383" w:author="Jochum, Michael D." w:date="2021-07-06T14:16:00Z">
        <w:r w:rsidR="006C1C4D" w:rsidRPr="00F7092D">
          <w:rPr>
            <w:rFonts w:asciiTheme="minorHAnsi" w:hAnsiTheme="minorHAnsi" w:cstheme="minorHAnsi"/>
            <w:rPrChange w:id="384" w:author="Jochum, Michael D." w:date="2021-08-05T16:09:00Z">
              <w:rPr>
                <w:rFonts w:cstheme="minorHAnsi"/>
              </w:rPr>
            </w:rPrChange>
          </w:rPr>
          <w:fldChar w:fldCharType="begin"/>
        </w:r>
        <w:r w:rsidR="006C1C4D" w:rsidRPr="00F7092D">
          <w:rPr>
            <w:rFonts w:asciiTheme="minorHAnsi" w:hAnsiTheme="minorHAnsi" w:cstheme="minorHAnsi"/>
            <w:rPrChange w:id="385" w:author="Jochum, Michael D." w:date="2021-08-05T16:09:00Z">
              <w:rPr>
                <w:rFonts w:cstheme="minorHAnsi"/>
              </w:rPr>
            </w:rPrChange>
          </w:rPr>
          <w:instrText xml:space="preserve"> HYPERLINK "https://cran.r-project.org/web/packages/metacoder/citation.html#:~:text=metacoder%20citation%20info,doi%3A%2010.1371%2Fjournal" </w:instrText>
        </w:r>
        <w:r w:rsidR="006C1C4D" w:rsidRPr="00F7092D">
          <w:rPr>
            <w:rFonts w:asciiTheme="minorHAnsi" w:hAnsiTheme="minorHAnsi" w:cstheme="minorHAnsi"/>
            <w:rPrChange w:id="386" w:author="Jochum, Michael D." w:date="2021-08-05T16:09:00Z">
              <w:rPr>
                <w:rFonts w:cstheme="minorHAnsi"/>
              </w:rPr>
            </w:rPrChange>
          </w:rPr>
          <w:fldChar w:fldCharType="separate"/>
        </w:r>
        <w:r w:rsidR="006C1C4D" w:rsidRPr="00F7092D">
          <w:rPr>
            <w:rStyle w:val="Hyperlink"/>
            <w:rFonts w:asciiTheme="minorHAnsi" w:hAnsiTheme="minorHAnsi" w:cstheme="minorHAnsi"/>
            <w:rPrChange w:id="387" w:author="Jochum, Michael D." w:date="2021-08-05T16:09:00Z">
              <w:rPr>
                <w:rStyle w:val="Hyperlink"/>
                <w:rFonts w:cstheme="minorHAnsi"/>
              </w:rPr>
            </w:rPrChange>
          </w:rPr>
          <w:t>https://cran.r-project.org/web/packages/metacoder/citation.html#:~:text=metacoder%20citation%20info,doi%3A%2010.1371%2Fjournal</w:t>
        </w:r>
        <w:r w:rsidR="006C1C4D" w:rsidRPr="00F7092D">
          <w:rPr>
            <w:rFonts w:asciiTheme="minorHAnsi" w:hAnsiTheme="minorHAnsi" w:cstheme="minorHAnsi"/>
            <w:rPrChange w:id="388" w:author="Jochum, Michael D." w:date="2021-08-05T16:09:00Z">
              <w:rPr>
                <w:rFonts w:cstheme="minorHAnsi"/>
              </w:rPr>
            </w:rPrChange>
          </w:rPr>
          <w:fldChar w:fldCharType="end"/>
        </w:r>
        <w:r w:rsidR="006C1C4D" w:rsidRPr="00F7092D">
          <w:rPr>
            <w:rFonts w:asciiTheme="minorHAnsi" w:hAnsiTheme="minorHAnsi" w:cstheme="minorHAnsi"/>
            <w:rPrChange w:id="389" w:author="Jochum, Michael D." w:date="2021-08-05T16:09:00Z">
              <w:rPr>
                <w:rFonts w:cstheme="minorHAnsi"/>
              </w:rPr>
            </w:rPrChange>
          </w:rPr>
          <w:t>) .</w:t>
        </w:r>
      </w:ins>
    </w:p>
    <w:p w14:paraId="23F6BD1F" w14:textId="77777777" w:rsidR="003E2ED5" w:rsidRPr="00F7092D" w:rsidRDefault="003E2ED5">
      <w:pPr>
        <w:spacing w:line="480" w:lineRule="auto"/>
        <w:jc w:val="both"/>
        <w:rPr>
          <w:rFonts w:cstheme="minorHAnsi"/>
          <w:rPrChange w:id="390" w:author="Jochum, Michael D." w:date="2021-08-05T16:09:00Z">
            <w:rPr>
              <w:rFonts w:cstheme="minorHAnsi"/>
              <w:sz w:val="24"/>
              <w:szCs w:val="24"/>
            </w:rPr>
          </w:rPrChange>
        </w:rPr>
        <w:pPrChange w:id="391" w:author="Jochum, Michael D." w:date="2021-07-06T14:40:00Z">
          <w:pPr>
            <w:spacing w:line="480" w:lineRule="auto"/>
          </w:pPr>
        </w:pPrChange>
      </w:pPr>
    </w:p>
    <w:p w14:paraId="4BC2245B" w14:textId="12A88683" w:rsidR="003E2ED5" w:rsidRPr="00F7092D" w:rsidRDefault="003E2ED5">
      <w:pPr>
        <w:spacing w:line="480" w:lineRule="auto"/>
        <w:jc w:val="both"/>
        <w:rPr>
          <w:rFonts w:cstheme="minorHAnsi"/>
          <w:b/>
          <w:bCs/>
          <w:rPrChange w:id="392" w:author="Jochum, Michael D." w:date="2021-08-05T16:09:00Z">
            <w:rPr>
              <w:rFonts w:cstheme="minorHAnsi"/>
              <w:b/>
              <w:bCs/>
              <w:sz w:val="24"/>
              <w:szCs w:val="24"/>
            </w:rPr>
          </w:rPrChange>
        </w:rPr>
        <w:pPrChange w:id="393" w:author="Jochum, Michael D." w:date="2021-07-06T14:40:00Z">
          <w:pPr>
            <w:spacing w:line="480" w:lineRule="auto"/>
          </w:pPr>
        </w:pPrChange>
      </w:pPr>
      <w:r w:rsidRPr="00F7092D">
        <w:rPr>
          <w:rFonts w:cstheme="minorHAnsi"/>
          <w:b/>
          <w:bCs/>
          <w:rPrChange w:id="394" w:author="Jochum, Michael D." w:date="2021-08-05T16:09:00Z">
            <w:rPr>
              <w:rFonts w:cstheme="minorHAnsi"/>
              <w:b/>
              <w:bCs/>
              <w:sz w:val="24"/>
              <w:szCs w:val="24"/>
            </w:rPr>
          </w:rPrChange>
        </w:rPr>
        <w:t>Results</w:t>
      </w:r>
    </w:p>
    <w:p w14:paraId="3AA8210D" w14:textId="194B8171" w:rsidR="006C1C4D" w:rsidRPr="00F7092D" w:rsidRDefault="006C1C4D">
      <w:pPr>
        <w:spacing w:line="480" w:lineRule="auto"/>
        <w:jc w:val="both"/>
        <w:rPr>
          <w:ins w:id="395" w:author="Jochum, Michael D." w:date="2021-07-06T14:16:00Z"/>
          <w:rFonts w:cstheme="minorHAnsi"/>
          <w:rPrChange w:id="396" w:author="Jochum, Michael D." w:date="2021-08-05T16:09:00Z">
            <w:rPr>
              <w:ins w:id="397" w:author="Jochum, Michael D." w:date="2021-07-06T14:16:00Z"/>
              <w:sz w:val="24"/>
              <w:szCs w:val="24"/>
            </w:rPr>
          </w:rPrChange>
        </w:rPr>
        <w:pPrChange w:id="398" w:author="Jochum, Michael D." w:date="2021-07-06T14:40:00Z">
          <w:pPr>
            <w:spacing w:line="480" w:lineRule="auto"/>
          </w:pPr>
        </w:pPrChange>
      </w:pPr>
      <w:ins w:id="399" w:author="Jochum, Michael D." w:date="2021-07-06T14:19:00Z">
        <w:r w:rsidRPr="00F7092D">
          <w:rPr>
            <w:rFonts w:cstheme="minorHAnsi"/>
            <w:i/>
            <w:iCs/>
            <w:rPrChange w:id="400" w:author="Jochum, Michael D." w:date="2021-08-05T16:09:00Z">
              <w:rPr>
                <w:i/>
                <w:iCs/>
                <w:sz w:val="24"/>
                <w:szCs w:val="24"/>
              </w:rPr>
            </w:rPrChange>
          </w:rPr>
          <w:t xml:space="preserve">Case type </w:t>
        </w:r>
      </w:ins>
      <w:del w:id="401" w:author="Jochum, Michael D." w:date="2021-07-06T14:19:00Z">
        <w:r w:rsidR="002C1F6A" w:rsidRPr="00F7092D" w:rsidDel="006C1C4D">
          <w:rPr>
            <w:rFonts w:cstheme="minorHAnsi"/>
            <w:i/>
            <w:iCs/>
            <w:rPrChange w:id="402" w:author="Jochum, Michael D." w:date="2021-08-05T16:09:00Z">
              <w:rPr>
                <w:i/>
                <w:iCs/>
                <w:sz w:val="24"/>
                <w:szCs w:val="24"/>
              </w:rPr>
            </w:rPrChange>
          </w:rPr>
          <w:delText>Maaslin2 C</w:delText>
        </w:r>
      </w:del>
      <w:ins w:id="403" w:author="Jochum, Michael D." w:date="2021-07-06T14:19:00Z">
        <w:r w:rsidRPr="00F7092D">
          <w:rPr>
            <w:rFonts w:cstheme="minorHAnsi"/>
            <w:i/>
            <w:iCs/>
            <w:rPrChange w:id="404" w:author="Jochum, Michael D." w:date="2021-08-05T16:09:00Z">
              <w:rPr>
                <w:i/>
                <w:iCs/>
                <w:sz w:val="24"/>
                <w:szCs w:val="24"/>
              </w:rPr>
            </w:rPrChange>
          </w:rPr>
          <w:t>c</w:t>
        </w:r>
      </w:ins>
      <w:r w:rsidR="002C1F6A" w:rsidRPr="00F7092D">
        <w:rPr>
          <w:rFonts w:cstheme="minorHAnsi"/>
          <w:i/>
          <w:iCs/>
          <w:rPrChange w:id="405" w:author="Jochum, Michael D." w:date="2021-08-05T16:09:00Z">
            <w:rPr>
              <w:i/>
              <w:iCs/>
              <w:sz w:val="24"/>
              <w:szCs w:val="24"/>
            </w:rPr>
          </w:rPrChange>
        </w:rPr>
        <w:t>omparison</w:t>
      </w:r>
      <w:ins w:id="406" w:author="Jochum, Michael D." w:date="2021-07-06T14:19:00Z">
        <w:r w:rsidRPr="00F7092D">
          <w:rPr>
            <w:rFonts w:cstheme="minorHAnsi"/>
            <w:i/>
            <w:iCs/>
            <w:rPrChange w:id="407" w:author="Jochum, Michael D." w:date="2021-08-05T16:09:00Z">
              <w:rPr>
                <w:i/>
                <w:iCs/>
                <w:sz w:val="24"/>
                <w:szCs w:val="24"/>
              </w:rPr>
            </w:rPrChange>
          </w:rPr>
          <w:t>s</w:t>
        </w:r>
      </w:ins>
      <w:del w:id="408" w:author="Jochum, Michael D." w:date="2021-07-06T14:19:00Z">
        <w:r w:rsidR="002C1F6A" w:rsidRPr="00F7092D" w:rsidDel="006C1C4D">
          <w:rPr>
            <w:rFonts w:cstheme="minorHAnsi"/>
            <w:i/>
            <w:iCs/>
            <w:rPrChange w:id="409" w:author="Jochum, Michael D." w:date="2021-08-05T16:09:00Z">
              <w:rPr>
                <w:i/>
                <w:iCs/>
                <w:sz w:val="24"/>
                <w:szCs w:val="24"/>
              </w:rPr>
            </w:rPrChange>
          </w:rPr>
          <w:delText xml:space="preserve"> by case</w:delText>
        </w:r>
      </w:del>
      <w:r w:rsidR="002C1F6A" w:rsidRPr="00F7092D">
        <w:rPr>
          <w:rFonts w:cstheme="minorHAnsi"/>
          <w:i/>
          <w:iCs/>
          <w:rPrChange w:id="410" w:author="Jochum, Michael D." w:date="2021-08-05T16:09:00Z">
            <w:rPr>
              <w:i/>
              <w:iCs/>
              <w:sz w:val="24"/>
              <w:szCs w:val="24"/>
            </w:rPr>
          </w:rPrChange>
        </w:rPr>
        <w:t>.</w:t>
      </w:r>
      <w:r w:rsidR="002C1F6A" w:rsidRPr="00F7092D">
        <w:rPr>
          <w:rFonts w:cstheme="minorHAnsi"/>
          <w:rPrChange w:id="411" w:author="Jochum, Michael D." w:date="2021-08-05T16:09:00Z">
            <w:rPr>
              <w:sz w:val="24"/>
              <w:szCs w:val="24"/>
            </w:rPr>
          </w:rPrChange>
        </w:rPr>
        <w:t xml:space="preserve"> </w:t>
      </w:r>
    </w:p>
    <w:p w14:paraId="22D8259B" w14:textId="04D07B37" w:rsidR="006C1C4D" w:rsidRPr="00F7092D" w:rsidRDefault="00A1784C">
      <w:pPr>
        <w:spacing w:line="480" w:lineRule="auto"/>
        <w:jc w:val="both"/>
        <w:rPr>
          <w:ins w:id="412" w:author="Jochum, Michael D." w:date="2021-07-06T14:16:00Z"/>
          <w:rFonts w:cstheme="minorHAnsi"/>
          <w:rPrChange w:id="413" w:author="Jochum, Michael D." w:date="2021-08-05T16:09:00Z">
            <w:rPr>
              <w:ins w:id="414" w:author="Jochum, Michael D." w:date="2021-07-06T14:16:00Z"/>
              <w:rFonts w:cstheme="minorHAnsi"/>
              <w:sz w:val="24"/>
              <w:szCs w:val="24"/>
            </w:rPr>
          </w:rPrChange>
        </w:rPr>
        <w:pPrChange w:id="415" w:author="Jochum, Michael D." w:date="2021-07-06T14:40:00Z">
          <w:pPr>
            <w:spacing w:line="480" w:lineRule="auto"/>
          </w:pPr>
        </w:pPrChange>
      </w:pPr>
      <w:ins w:id="416" w:author="Jochum, Michael D." w:date="2021-04-23T14:19:00Z">
        <w:r w:rsidRPr="00F7092D">
          <w:rPr>
            <w:rFonts w:cstheme="minorHAnsi"/>
            <w:rPrChange w:id="417" w:author="Jochum, Michael D." w:date="2021-08-05T16:09:00Z">
              <w:rPr>
                <w:sz w:val="24"/>
                <w:szCs w:val="24"/>
              </w:rPr>
            </w:rPrChange>
          </w:rPr>
          <w:t>After c</w:t>
        </w:r>
        <w:r w:rsidRPr="00F7092D">
          <w:rPr>
            <w:rFonts w:cstheme="minorHAnsi"/>
            <w:rPrChange w:id="418" w:author="Jochum, Michael D." w:date="2021-08-05T16:09:00Z">
              <w:rPr>
                <w:rFonts w:cstheme="minorHAnsi"/>
                <w:sz w:val="24"/>
                <w:szCs w:val="24"/>
              </w:rPr>
            </w:rPrChange>
          </w:rPr>
          <w:t xml:space="preserve">ontrolling for random effects of publication and patient, </w:t>
        </w:r>
      </w:ins>
      <w:r w:rsidR="002C1F6A" w:rsidRPr="00F7092D">
        <w:rPr>
          <w:rFonts w:cstheme="minorHAnsi"/>
          <w:rPrChange w:id="419" w:author="Jochum, Michael D." w:date="2021-08-05T16:09:00Z">
            <w:rPr>
              <w:sz w:val="24"/>
              <w:szCs w:val="24"/>
            </w:rPr>
          </w:rPrChange>
        </w:rPr>
        <w:t xml:space="preserve">Results from the Maaslin2 comparison across case types reveled </w:t>
      </w:r>
      <w:del w:id="420" w:author="Jochum, Michael D." w:date="2021-04-23T14:18:00Z">
        <w:r w:rsidR="00967225" w:rsidRPr="00F7092D" w:rsidDel="00A1784C">
          <w:rPr>
            <w:rFonts w:cstheme="minorHAnsi"/>
            <w:rPrChange w:id="421" w:author="Jochum, Michael D." w:date="2021-08-05T16:09:00Z">
              <w:rPr>
                <w:sz w:val="24"/>
                <w:szCs w:val="24"/>
              </w:rPr>
            </w:rPrChange>
          </w:rPr>
          <w:delText>XX</w:delText>
        </w:r>
        <w:r w:rsidR="002C1F6A" w:rsidRPr="00F7092D" w:rsidDel="00A1784C">
          <w:rPr>
            <w:rFonts w:cstheme="minorHAnsi"/>
            <w:rPrChange w:id="422" w:author="Jochum, Michael D." w:date="2021-08-05T16:09:00Z">
              <w:rPr>
                <w:sz w:val="24"/>
                <w:szCs w:val="24"/>
              </w:rPr>
            </w:rPrChange>
          </w:rPr>
          <w:delText xml:space="preserve"> </w:delText>
        </w:r>
      </w:del>
      <w:ins w:id="423" w:author="Jochum, Michael D." w:date="2021-04-23T14:18:00Z">
        <w:r w:rsidRPr="00F7092D">
          <w:rPr>
            <w:rFonts w:cstheme="minorHAnsi"/>
            <w:rPrChange w:id="424" w:author="Jochum, Michael D." w:date="2021-08-05T16:09:00Z">
              <w:rPr>
                <w:sz w:val="24"/>
                <w:szCs w:val="24"/>
              </w:rPr>
            </w:rPrChange>
          </w:rPr>
          <w:t>3</w:t>
        </w:r>
      </w:ins>
      <w:ins w:id="425" w:author="Jochum, Michael D." w:date="2021-07-06T14:16:00Z">
        <w:r w:rsidR="006C1C4D" w:rsidRPr="00F7092D">
          <w:rPr>
            <w:rFonts w:cstheme="minorHAnsi"/>
            <w:rPrChange w:id="426" w:author="Jochum, Michael D." w:date="2021-08-05T16:09:00Z">
              <w:rPr>
                <w:sz w:val="24"/>
                <w:szCs w:val="24"/>
              </w:rPr>
            </w:rPrChange>
          </w:rPr>
          <w:t>5</w:t>
        </w:r>
      </w:ins>
      <w:ins w:id="427" w:author="Jochum, Michael D." w:date="2021-04-23T14:18:00Z">
        <w:r w:rsidRPr="00F7092D">
          <w:rPr>
            <w:rFonts w:cstheme="minorHAnsi"/>
            <w:rPrChange w:id="428" w:author="Jochum, Michael D." w:date="2021-08-05T16:09:00Z">
              <w:rPr>
                <w:sz w:val="24"/>
                <w:szCs w:val="24"/>
              </w:rPr>
            </w:rPrChange>
          </w:rPr>
          <w:t xml:space="preserve"> out of 13534 </w:t>
        </w:r>
      </w:ins>
      <w:r w:rsidR="002C1F6A" w:rsidRPr="00F7092D">
        <w:rPr>
          <w:rFonts w:cstheme="minorHAnsi"/>
          <w:rPrChange w:id="429" w:author="Jochum, Michael D." w:date="2021-08-05T16:09:00Z">
            <w:rPr>
              <w:sz w:val="24"/>
              <w:szCs w:val="24"/>
            </w:rPr>
          </w:rPrChange>
        </w:rPr>
        <w:t>GO Terms associated with COVID19 when compared to community acquired pneumonia and uninfected patients</w:t>
      </w:r>
      <w:del w:id="430" w:author="Jochum, Michael D." w:date="2021-08-05T15:46:00Z">
        <w:r w:rsidR="002C1F6A" w:rsidRPr="00F7092D" w:rsidDel="00FB74B8">
          <w:rPr>
            <w:rFonts w:cstheme="minorHAnsi"/>
            <w:rPrChange w:id="431" w:author="Jochum, Michael D." w:date="2021-08-05T16:09:00Z">
              <w:rPr>
                <w:sz w:val="24"/>
                <w:szCs w:val="24"/>
              </w:rPr>
            </w:rPrChange>
          </w:rPr>
          <w:delText xml:space="preserve"> (Table X) (Figure X)</w:delText>
        </w:r>
      </w:del>
      <w:ins w:id="432" w:author="Jochum, Michael D." w:date="2021-08-05T15:46:00Z">
        <w:r w:rsidR="00FB74B8" w:rsidRPr="00F7092D">
          <w:rPr>
            <w:rFonts w:cstheme="minorHAnsi"/>
            <w:rPrChange w:id="433" w:author="Jochum, Michael D." w:date="2021-08-05T16:09:00Z">
              <w:rPr>
                <w:rFonts w:cstheme="minorHAnsi"/>
                <w:sz w:val="24"/>
                <w:szCs w:val="24"/>
              </w:rPr>
            </w:rPrChange>
          </w:rPr>
          <w:t xml:space="preserve"> (</w:t>
        </w:r>
      </w:ins>
      <w:ins w:id="434" w:author="Jochum, Michael D." w:date="2021-08-05T15:49:00Z">
        <w:r w:rsidR="00FB74B8" w:rsidRPr="00F7092D">
          <w:rPr>
            <w:rFonts w:cstheme="minorHAnsi"/>
            <w:rPrChange w:id="435" w:author="Jochum, Michael D." w:date="2021-08-05T16:09:00Z">
              <w:rPr>
                <w:rFonts w:cstheme="minorHAnsi"/>
                <w:sz w:val="24"/>
                <w:szCs w:val="24"/>
              </w:rPr>
            </w:rPrChange>
          </w:rPr>
          <w:fldChar w:fldCharType="begin"/>
        </w:r>
        <w:r w:rsidR="00FB74B8" w:rsidRPr="00F7092D">
          <w:rPr>
            <w:rFonts w:cstheme="minorHAnsi"/>
            <w:rPrChange w:id="436" w:author="Jochum, Michael D." w:date="2021-08-05T16:09:00Z">
              <w:rPr>
                <w:rFonts w:cstheme="minorHAnsi"/>
                <w:sz w:val="24"/>
                <w:szCs w:val="24"/>
              </w:rPr>
            </w:rPrChange>
          </w:rPr>
          <w:instrText xml:space="preserve"> REF _Ref78896827 \h </w:instrText>
        </w:r>
      </w:ins>
      <w:r w:rsidR="00F7092D" w:rsidRPr="00F7092D">
        <w:rPr>
          <w:rFonts w:cstheme="minorHAnsi"/>
          <w:rPrChange w:id="437" w:author="Jochum, Michael D." w:date="2021-08-05T16:09:00Z">
            <w:rPr>
              <w:rFonts w:cstheme="minorHAnsi"/>
              <w:sz w:val="24"/>
              <w:szCs w:val="24"/>
            </w:rPr>
          </w:rPrChange>
        </w:rPr>
        <w:instrText xml:space="preserve"> \* MERGEFORMAT </w:instrText>
      </w:r>
      <w:r w:rsidR="00FB74B8" w:rsidRPr="00F7092D">
        <w:rPr>
          <w:rFonts w:cstheme="minorHAnsi"/>
          <w:rPrChange w:id="438" w:author="Jochum, Michael D." w:date="2021-08-05T16:09:00Z">
            <w:rPr>
              <w:rFonts w:cstheme="minorHAnsi"/>
            </w:rPr>
          </w:rPrChange>
        </w:rPr>
      </w:r>
      <w:r w:rsidR="00FB74B8" w:rsidRPr="00F7092D">
        <w:rPr>
          <w:rFonts w:cstheme="minorHAnsi"/>
          <w:rPrChange w:id="439" w:author="Jochum, Michael D." w:date="2021-08-05T16:09:00Z">
            <w:rPr>
              <w:rFonts w:cstheme="minorHAnsi"/>
              <w:sz w:val="24"/>
              <w:szCs w:val="24"/>
            </w:rPr>
          </w:rPrChange>
        </w:rPr>
        <w:fldChar w:fldCharType="separate"/>
      </w:r>
      <w:ins w:id="440" w:author="Jochum, Michael D." w:date="2021-08-05T15:49:00Z">
        <w:r w:rsidR="00FB74B8" w:rsidRPr="00F7092D">
          <w:rPr>
            <w:rFonts w:cstheme="minorHAnsi"/>
            <w:rPrChange w:id="441" w:author="Jochum, Michael D." w:date="2021-08-05T16:09:00Z">
              <w:rPr/>
            </w:rPrChange>
          </w:rPr>
          <w:t xml:space="preserve">Table </w:t>
        </w:r>
        <w:r w:rsidR="00FB74B8" w:rsidRPr="00F7092D">
          <w:rPr>
            <w:rFonts w:cstheme="minorHAnsi"/>
            <w:noProof/>
            <w:rPrChange w:id="442" w:author="Jochum, Michael D." w:date="2021-08-05T16:09:00Z">
              <w:rPr>
                <w:noProof/>
              </w:rPr>
            </w:rPrChange>
          </w:rPr>
          <w:t>2</w:t>
        </w:r>
        <w:r w:rsidR="00FB74B8" w:rsidRPr="00F7092D">
          <w:rPr>
            <w:rFonts w:cstheme="minorHAnsi"/>
            <w:rPrChange w:id="443" w:author="Jochum, Michael D." w:date="2021-08-05T16:09:00Z">
              <w:rPr>
                <w:rFonts w:cstheme="minorHAnsi"/>
                <w:sz w:val="24"/>
                <w:szCs w:val="24"/>
              </w:rPr>
            </w:rPrChange>
          </w:rPr>
          <w:fldChar w:fldCharType="end"/>
        </w:r>
        <w:r w:rsidR="00FB74B8" w:rsidRPr="00F7092D">
          <w:rPr>
            <w:rFonts w:cstheme="minorHAnsi"/>
            <w:rPrChange w:id="444" w:author="Jochum, Michael D." w:date="2021-08-05T16:09:00Z">
              <w:rPr>
                <w:rFonts w:cstheme="minorHAnsi"/>
                <w:sz w:val="24"/>
                <w:szCs w:val="24"/>
              </w:rPr>
            </w:rPrChange>
          </w:rPr>
          <w:t xml:space="preserve">; </w:t>
        </w:r>
        <w:r w:rsidR="00FB74B8" w:rsidRPr="00F7092D">
          <w:rPr>
            <w:rFonts w:cstheme="minorHAnsi"/>
            <w:rPrChange w:id="445" w:author="Jochum, Michael D." w:date="2021-08-05T16:09:00Z">
              <w:rPr>
                <w:rFonts w:cstheme="minorHAnsi"/>
                <w:sz w:val="24"/>
                <w:szCs w:val="24"/>
              </w:rPr>
            </w:rPrChange>
          </w:rPr>
          <w:fldChar w:fldCharType="begin"/>
        </w:r>
        <w:r w:rsidR="00FB74B8" w:rsidRPr="00F7092D">
          <w:rPr>
            <w:rFonts w:cstheme="minorHAnsi"/>
            <w:rPrChange w:id="446" w:author="Jochum, Michael D." w:date="2021-08-05T16:09:00Z">
              <w:rPr>
                <w:rFonts w:cstheme="minorHAnsi"/>
                <w:sz w:val="24"/>
                <w:szCs w:val="24"/>
              </w:rPr>
            </w:rPrChange>
          </w:rPr>
          <w:instrText xml:space="preserve"> REF _Ref79070470 \h </w:instrText>
        </w:r>
      </w:ins>
      <w:r w:rsidR="00F7092D" w:rsidRPr="00F7092D">
        <w:rPr>
          <w:rFonts w:cstheme="minorHAnsi"/>
          <w:rPrChange w:id="447" w:author="Jochum, Michael D." w:date="2021-08-05T16:09:00Z">
            <w:rPr>
              <w:rFonts w:cstheme="minorHAnsi"/>
              <w:sz w:val="24"/>
              <w:szCs w:val="24"/>
            </w:rPr>
          </w:rPrChange>
        </w:rPr>
        <w:instrText xml:space="preserve"> \* MERGEFORMAT </w:instrText>
      </w:r>
      <w:r w:rsidR="00FB74B8" w:rsidRPr="00F7092D">
        <w:rPr>
          <w:rFonts w:cstheme="minorHAnsi"/>
          <w:rPrChange w:id="448" w:author="Jochum, Michael D." w:date="2021-08-05T16:09:00Z">
            <w:rPr>
              <w:rFonts w:cstheme="minorHAnsi"/>
            </w:rPr>
          </w:rPrChange>
        </w:rPr>
      </w:r>
      <w:r w:rsidR="00FB74B8" w:rsidRPr="00F7092D">
        <w:rPr>
          <w:rFonts w:cstheme="minorHAnsi"/>
          <w:rPrChange w:id="449" w:author="Jochum, Michael D." w:date="2021-08-05T16:09:00Z">
            <w:rPr>
              <w:rFonts w:cstheme="minorHAnsi"/>
              <w:sz w:val="24"/>
              <w:szCs w:val="24"/>
            </w:rPr>
          </w:rPrChange>
        </w:rPr>
        <w:fldChar w:fldCharType="separate"/>
      </w:r>
      <w:ins w:id="450" w:author="Jochum, Michael D." w:date="2021-08-05T15:49:00Z">
        <w:r w:rsidR="00FB74B8" w:rsidRPr="00F7092D">
          <w:rPr>
            <w:rFonts w:cstheme="minorHAnsi"/>
            <w:rPrChange w:id="451" w:author="Jochum, Michael D." w:date="2021-08-05T16:09:00Z">
              <w:rPr/>
            </w:rPrChange>
          </w:rPr>
          <w:t xml:space="preserve">Table </w:t>
        </w:r>
        <w:r w:rsidR="00FB74B8" w:rsidRPr="00F7092D">
          <w:rPr>
            <w:rFonts w:cstheme="minorHAnsi"/>
            <w:noProof/>
            <w:rPrChange w:id="452" w:author="Jochum, Michael D." w:date="2021-08-05T16:09:00Z">
              <w:rPr>
                <w:noProof/>
              </w:rPr>
            </w:rPrChange>
          </w:rPr>
          <w:t>3</w:t>
        </w:r>
        <w:r w:rsidR="00FB74B8" w:rsidRPr="00F7092D">
          <w:rPr>
            <w:rFonts w:cstheme="minorHAnsi"/>
            <w:rPrChange w:id="453" w:author="Jochum, Michael D." w:date="2021-08-05T16:09:00Z">
              <w:rPr>
                <w:rFonts w:cstheme="minorHAnsi"/>
                <w:sz w:val="24"/>
                <w:szCs w:val="24"/>
              </w:rPr>
            </w:rPrChange>
          </w:rPr>
          <w:fldChar w:fldCharType="end"/>
        </w:r>
      </w:ins>
      <w:ins w:id="454" w:author="Jochum, Michael D." w:date="2021-08-05T15:46:00Z">
        <w:r w:rsidR="00FB74B8" w:rsidRPr="00F7092D">
          <w:rPr>
            <w:rFonts w:cstheme="minorHAnsi"/>
            <w:rPrChange w:id="455" w:author="Jochum, Michael D." w:date="2021-08-05T16:09:00Z">
              <w:rPr>
                <w:rFonts w:cstheme="minorHAnsi"/>
                <w:sz w:val="24"/>
                <w:szCs w:val="24"/>
              </w:rPr>
            </w:rPrChange>
          </w:rPr>
          <w:t>)</w:t>
        </w:r>
      </w:ins>
      <w:r w:rsidR="002C1F6A" w:rsidRPr="00F7092D">
        <w:rPr>
          <w:rFonts w:cstheme="minorHAnsi"/>
          <w:rPrChange w:id="456" w:author="Jochum, Michael D." w:date="2021-08-05T16:09:00Z">
            <w:rPr>
              <w:sz w:val="24"/>
              <w:szCs w:val="24"/>
            </w:rPr>
          </w:rPrChange>
        </w:rPr>
        <w:t xml:space="preserve">.  </w:t>
      </w:r>
      <w:ins w:id="457" w:author="Jochum, Michael D." w:date="2021-04-23T14:19:00Z">
        <w:r w:rsidRPr="00F7092D">
          <w:rPr>
            <w:rFonts w:cstheme="minorHAnsi"/>
            <w:rPrChange w:id="458" w:author="Jochum, Michael D." w:date="2021-08-05T16:09:00Z">
              <w:rPr>
                <w:rFonts w:cstheme="minorHAnsi"/>
                <w:sz w:val="24"/>
                <w:szCs w:val="24"/>
              </w:rPr>
            </w:rPrChange>
          </w:rPr>
          <w:t>Significant GO terms were comprised of 6 Depth 1 Parents involving catalytic activity</w:t>
        </w:r>
      </w:ins>
      <w:ins w:id="459" w:author="Jochum, Michael D." w:date="2021-04-23T14:31:00Z">
        <w:r w:rsidR="00176C1B" w:rsidRPr="00F7092D">
          <w:rPr>
            <w:rFonts w:cstheme="minorHAnsi"/>
            <w:rPrChange w:id="460" w:author="Jochum, Michael D." w:date="2021-08-05T16:09:00Z">
              <w:rPr>
                <w:rFonts w:cstheme="minorHAnsi"/>
                <w:sz w:val="24"/>
                <w:szCs w:val="24"/>
              </w:rPr>
            </w:rPrChange>
          </w:rPr>
          <w:t xml:space="preserve"> [</w:t>
        </w:r>
        <w:r w:rsidR="00176C1B" w:rsidRPr="00F7092D">
          <w:rPr>
            <w:rFonts w:cstheme="minorHAnsi"/>
          </w:rPr>
          <w:t>GO:0003824]</w:t>
        </w:r>
      </w:ins>
      <w:ins w:id="461" w:author="Jochum, Michael D." w:date="2021-04-23T14:19:00Z">
        <w:r w:rsidRPr="00F7092D">
          <w:rPr>
            <w:rFonts w:cstheme="minorHAnsi"/>
            <w:rPrChange w:id="462" w:author="Jochum, Michael D." w:date="2021-08-05T16:09:00Z">
              <w:rPr>
                <w:rFonts w:cstheme="minorHAnsi"/>
                <w:sz w:val="24"/>
                <w:szCs w:val="24"/>
              </w:rPr>
            </w:rPrChange>
          </w:rPr>
          <w:t xml:space="preserve">, binding, metabolic </w:t>
        </w:r>
      </w:ins>
      <w:ins w:id="463" w:author="Jochum, Michael D." w:date="2021-04-23T14:31:00Z">
        <w:r w:rsidR="00176C1B" w:rsidRPr="00F7092D">
          <w:rPr>
            <w:rFonts w:cstheme="minorHAnsi"/>
            <w:rPrChange w:id="464" w:author="Jochum, Michael D." w:date="2021-08-05T16:09:00Z">
              <w:rPr>
                <w:rFonts w:cstheme="minorHAnsi"/>
                <w:sz w:val="24"/>
                <w:szCs w:val="24"/>
              </w:rPr>
            </w:rPrChange>
          </w:rPr>
          <w:t>[</w:t>
        </w:r>
        <w:r w:rsidR="00176C1B" w:rsidRPr="00F7092D">
          <w:rPr>
            <w:rFonts w:cstheme="minorHAnsi"/>
          </w:rPr>
          <w:t xml:space="preserve">GO:0008152] </w:t>
        </w:r>
      </w:ins>
      <w:ins w:id="465" w:author="Jochum, Michael D." w:date="2021-04-23T14:19:00Z">
        <w:r w:rsidRPr="00F7092D">
          <w:rPr>
            <w:rFonts w:cstheme="minorHAnsi"/>
            <w:rPrChange w:id="466" w:author="Jochum, Michael D." w:date="2021-08-05T16:09:00Z">
              <w:rPr>
                <w:rFonts w:cstheme="minorHAnsi"/>
                <w:sz w:val="24"/>
                <w:szCs w:val="24"/>
              </w:rPr>
            </w:rPrChange>
          </w:rPr>
          <w:t>and cellular processes</w:t>
        </w:r>
      </w:ins>
      <w:ins w:id="467" w:author="Jochum, Michael D." w:date="2021-04-23T14:32:00Z">
        <w:r w:rsidR="00176C1B" w:rsidRPr="00F7092D">
          <w:rPr>
            <w:rFonts w:cstheme="minorHAnsi"/>
            <w:rPrChange w:id="468" w:author="Jochum, Michael D." w:date="2021-08-05T16:09:00Z">
              <w:rPr>
                <w:rFonts w:cstheme="minorHAnsi"/>
                <w:sz w:val="24"/>
                <w:szCs w:val="24"/>
              </w:rPr>
            </w:rPrChange>
          </w:rPr>
          <w:t xml:space="preserve"> [GO:0009987]</w:t>
        </w:r>
      </w:ins>
      <w:ins w:id="469" w:author="Jochum, Michael D." w:date="2021-04-23T14:19:00Z">
        <w:r w:rsidRPr="00F7092D">
          <w:rPr>
            <w:rFonts w:cstheme="minorHAnsi"/>
            <w:rPrChange w:id="470" w:author="Jochum, Michael D." w:date="2021-08-05T16:09:00Z">
              <w:rPr>
                <w:rFonts w:cstheme="minorHAnsi"/>
                <w:sz w:val="24"/>
                <w:szCs w:val="24"/>
              </w:rPr>
            </w:rPrChange>
          </w:rPr>
          <w:t>, biological regulation</w:t>
        </w:r>
      </w:ins>
      <w:ins w:id="471" w:author="Jochum, Michael D." w:date="2021-04-23T14:32:00Z">
        <w:r w:rsidR="00176C1B" w:rsidRPr="00F7092D">
          <w:rPr>
            <w:rFonts w:cstheme="minorHAnsi"/>
            <w:rPrChange w:id="472" w:author="Jochum, Michael D." w:date="2021-08-05T16:09:00Z">
              <w:rPr>
                <w:rFonts w:cstheme="minorHAnsi"/>
                <w:sz w:val="24"/>
                <w:szCs w:val="24"/>
              </w:rPr>
            </w:rPrChange>
          </w:rPr>
          <w:t xml:space="preserve"> [</w:t>
        </w:r>
        <w:r w:rsidR="00176C1B" w:rsidRPr="00F7092D">
          <w:rPr>
            <w:rFonts w:cstheme="minorHAnsi"/>
          </w:rPr>
          <w:t>GO:0065007]</w:t>
        </w:r>
      </w:ins>
      <w:ins w:id="473" w:author="Jochum, Michael D." w:date="2021-04-23T14:19:00Z">
        <w:r w:rsidRPr="00F7092D">
          <w:rPr>
            <w:rFonts w:cstheme="minorHAnsi"/>
            <w:rPrChange w:id="474" w:author="Jochum, Michael D." w:date="2021-08-05T16:09:00Z">
              <w:rPr>
                <w:rFonts w:cstheme="minorHAnsi"/>
                <w:sz w:val="24"/>
                <w:szCs w:val="24"/>
              </w:rPr>
            </w:rPrChange>
          </w:rPr>
          <w:t>, and interspecies interaction between organisms</w:t>
        </w:r>
      </w:ins>
      <w:ins w:id="475" w:author="Jochum, Michael D." w:date="2021-04-23T14:32:00Z">
        <w:r w:rsidR="00176C1B" w:rsidRPr="00F7092D">
          <w:rPr>
            <w:rFonts w:cstheme="minorHAnsi"/>
            <w:rPrChange w:id="476" w:author="Jochum, Michael D." w:date="2021-08-05T16:09:00Z">
              <w:rPr>
                <w:rFonts w:cstheme="minorHAnsi"/>
                <w:sz w:val="24"/>
                <w:szCs w:val="24"/>
              </w:rPr>
            </w:rPrChange>
          </w:rPr>
          <w:t xml:space="preserve"> [</w:t>
        </w:r>
        <w:r w:rsidR="00176C1B" w:rsidRPr="00F7092D">
          <w:rPr>
            <w:rFonts w:cstheme="minorHAnsi"/>
          </w:rPr>
          <w:t>GO:0044419</w:t>
        </w:r>
      </w:ins>
      <w:ins w:id="477" w:author="Jochum, Michael D." w:date="2021-08-05T15:50:00Z">
        <w:r w:rsidR="00FB74B8" w:rsidRPr="00F7092D">
          <w:rPr>
            <w:rFonts w:cstheme="minorHAnsi"/>
            <w:rPrChange w:id="478" w:author="Jochum, Michael D." w:date="2021-08-05T16:09:00Z">
              <w:rPr>
                <w:rFonts w:cstheme="minorHAnsi"/>
                <w:sz w:val="24"/>
                <w:szCs w:val="24"/>
              </w:rPr>
            </w:rPrChange>
          </w:rPr>
          <w:t>]</w:t>
        </w:r>
      </w:ins>
      <w:ins w:id="479" w:author="Jochum, Michael D." w:date="2021-04-23T14:19:00Z">
        <w:r w:rsidRPr="00F7092D">
          <w:rPr>
            <w:rFonts w:cstheme="minorHAnsi"/>
            <w:rPrChange w:id="480" w:author="Jochum, Michael D." w:date="2021-08-05T16:09:00Z">
              <w:rPr>
                <w:rFonts w:cstheme="minorHAnsi"/>
                <w:sz w:val="24"/>
                <w:szCs w:val="24"/>
              </w:rPr>
            </w:rPrChange>
          </w:rPr>
          <w:t xml:space="preserve">.  </w:t>
        </w:r>
      </w:ins>
    </w:p>
    <w:p w14:paraId="4FCC3D75" w14:textId="3634675F" w:rsidR="006C1C4D" w:rsidRPr="00534C8C" w:rsidRDefault="00A1784C">
      <w:pPr>
        <w:spacing w:line="480" w:lineRule="auto"/>
        <w:jc w:val="both"/>
        <w:rPr>
          <w:ins w:id="481" w:author="Jochum, Michael D." w:date="2021-07-06T14:18:00Z"/>
          <w:rFonts w:cstheme="minorHAnsi"/>
        </w:rPr>
        <w:pPrChange w:id="482" w:author="Jochum, Michael D." w:date="2021-07-06T14:40:00Z">
          <w:pPr>
            <w:spacing w:line="480" w:lineRule="auto"/>
          </w:pPr>
        </w:pPrChange>
      </w:pPr>
      <w:ins w:id="483" w:author="Jochum, Michael D." w:date="2021-04-23T14:20:00Z">
        <w:r w:rsidRPr="00F7092D">
          <w:rPr>
            <w:rFonts w:cstheme="minorHAnsi"/>
            <w:rPrChange w:id="484" w:author="Jochum, Michael D." w:date="2021-08-05T16:09:00Z">
              <w:rPr>
                <w:rFonts w:cstheme="minorHAnsi"/>
                <w:sz w:val="24"/>
                <w:szCs w:val="24"/>
              </w:rPr>
            </w:rPrChange>
          </w:rPr>
          <w:t>Significant Terms of interest associated with COVID19 include hydrolase</w:t>
        </w:r>
      </w:ins>
      <w:ins w:id="485" w:author="Jochum, Michael D." w:date="2021-04-23T14:32:00Z">
        <w:r w:rsidR="00176C1B" w:rsidRPr="00F7092D">
          <w:rPr>
            <w:rFonts w:cstheme="minorHAnsi"/>
            <w:rPrChange w:id="486" w:author="Jochum, Michael D." w:date="2021-08-05T16:09:00Z">
              <w:rPr>
                <w:rFonts w:cstheme="minorHAnsi"/>
                <w:sz w:val="24"/>
                <w:szCs w:val="24"/>
              </w:rPr>
            </w:rPrChange>
          </w:rPr>
          <w:t xml:space="preserve"> [</w:t>
        </w:r>
        <w:r w:rsidR="00176C1B" w:rsidRPr="00F7092D">
          <w:rPr>
            <w:rFonts w:cstheme="minorHAnsi"/>
          </w:rPr>
          <w:t xml:space="preserve">GO:0016787] </w:t>
        </w:r>
      </w:ins>
      <w:ins w:id="487" w:author="Jochum, Michael D." w:date="2021-04-23T14:20:00Z">
        <w:r w:rsidRPr="00F7092D">
          <w:rPr>
            <w:rFonts w:cstheme="minorHAnsi"/>
            <w:rPrChange w:id="488" w:author="Jochum, Michael D." w:date="2021-08-05T16:09:00Z">
              <w:rPr>
                <w:rFonts w:cstheme="minorHAnsi"/>
                <w:sz w:val="24"/>
                <w:szCs w:val="24"/>
              </w:rPr>
            </w:rPrChange>
          </w:rPr>
          <w:t>/</w:t>
        </w:r>
      </w:ins>
      <w:ins w:id="489" w:author="Jochum, Michael D." w:date="2021-04-23T14:32:00Z">
        <w:r w:rsidR="00176C1B" w:rsidRPr="00F7092D">
          <w:rPr>
            <w:rFonts w:cstheme="minorHAnsi"/>
            <w:rPrChange w:id="490" w:author="Jochum, Michael D." w:date="2021-08-05T16:09:00Z">
              <w:rPr>
                <w:rFonts w:cstheme="minorHAnsi"/>
                <w:sz w:val="24"/>
                <w:szCs w:val="24"/>
              </w:rPr>
            </w:rPrChange>
          </w:rPr>
          <w:t xml:space="preserve"> </w:t>
        </w:r>
      </w:ins>
      <w:ins w:id="491" w:author="Jochum, Michael D." w:date="2021-04-23T14:20:00Z">
        <w:r w:rsidRPr="00F7092D">
          <w:rPr>
            <w:rFonts w:cstheme="minorHAnsi"/>
            <w:rPrChange w:id="492" w:author="Jochum, Michael D." w:date="2021-08-05T16:09:00Z">
              <w:rPr>
                <w:rFonts w:cstheme="minorHAnsi"/>
                <w:sz w:val="24"/>
                <w:szCs w:val="24"/>
              </w:rPr>
            </w:rPrChange>
          </w:rPr>
          <w:t xml:space="preserve">transferase </w:t>
        </w:r>
      </w:ins>
      <w:ins w:id="493" w:author="Jochum, Michael D." w:date="2021-04-23T14:32:00Z">
        <w:r w:rsidR="00176C1B" w:rsidRPr="00F7092D">
          <w:rPr>
            <w:rFonts w:cstheme="minorHAnsi"/>
            <w:rPrChange w:id="494" w:author="Jochum, Michael D." w:date="2021-08-05T16:09:00Z">
              <w:rPr>
                <w:rFonts w:cstheme="minorHAnsi"/>
                <w:sz w:val="24"/>
                <w:szCs w:val="24"/>
              </w:rPr>
            </w:rPrChange>
          </w:rPr>
          <w:t>[</w:t>
        </w:r>
        <w:r w:rsidR="00176C1B" w:rsidRPr="00F7092D">
          <w:rPr>
            <w:rFonts w:cstheme="minorHAnsi"/>
          </w:rPr>
          <w:t xml:space="preserve">GO:0016740] </w:t>
        </w:r>
      </w:ins>
      <w:ins w:id="495" w:author="Jochum, Michael D." w:date="2021-04-23T14:20:00Z">
        <w:r w:rsidRPr="00F7092D">
          <w:rPr>
            <w:rFonts w:cstheme="minorHAnsi"/>
            <w:rPrChange w:id="496" w:author="Jochum, Michael D." w:date="2021-08-05T16:09:00Z">
              <w:rPr>
                <w:rFonts w:cstheme="minorHAnsi"/>
                <w:sz w:val="24"/>
                <w:szCs w:val="24"/>
              </w:rPr>
            </w:rPrChange>
          </w:rPr>
          <w:t>activity transferring phosphorus</w:t>
        </w:r>
      </w:ins>
      <w:ins w:id="497" w:author="Jochum, Michael D." w:date="2021-04-23T14:32:00Z">
        <w:r w:rsidR="00176C1B" w:rsidRPr="00F7092D">
          <w:rPr>
            <w:rFonts w:cstheme="minorHAnsi"/>
            <w:rPrChange w:id="498" w:author="Jochum, Michael D." w:date="2021-08-05T16:09:00Z">
              <w:rPr>
                <w:rFonts w:cstheme="minorHAnsi"/>
                <w:sz w:val="24"/>
                <w:szCs w:val="24"/>
              </w:rPr>
            </w:rPrChange>
          </w:rPr>
          <w:t xml:space="preserve"> </w:t>
        </w:r>
      </w:ins>
      <w:ins w:id="499" w:author="Jochum, Michael D." w:date="2021-04-23T14:33:00Z">
        <w:r w:rsidR="00176C1B" w:rsidRPr="00F7092D">
          <w:rPr>
            <w:rFonts w:cstheme="minorHAnsi"/>
            <w:rPrChange w:id="500" w:author="Jochum, Michael D." w:date="2021-08-05T16:09:00Z">
              <w:rPr>
                <w:rFonts w:cstheme="minorHAnsi"/>
                <w:sz w:val="24"/>
                <w:szCs w:val="24"/>
              </w:rPr>
            </w:rPrChange>
          </w:rPr>
          <w:t>[</w:t>
        </w:r>
        <w:r w:rsidR="00176C1B" w:rsidRPr="00F7092D">
          <w:rPr>
            <w:rFonts w:cstheme="minorHAnsi"/>
          </w:rPr>
          <w:t>GO:0016772]</w:t>
        </w:r>
      </w:ins>
      <w:ins w:id="501" w:author="Jochum, Michael D." w:date="2021-04-23T14:20:00Z">
        <w:r w:rsidRPr="00F7092D">
          <w:rPr>
            <w:rFonts w:cstheme="minorHAnsi"/>
            <w:rPrChange w:id="502" w:author="Jochum, Michael D." w:date="2021-08-05T16:09:00Z">
              <w:rPr>
                <w:rFonts w:cstheme="minorHAnsi"/>
                <w:sz w:val="24"/>
                <w:szCs w:val="24"/>
              </w:rPr>
            </w:rPrChange>
          </w:rPr>
          <w:t>,</w:t>
        </w:r>
      </w:ins>
      <w:ins w:id="503" w:author="Jochum, Michael D." w:date="2021-04-23T14:33:00Z">
        <w:r w:rsidR="00176C1B" w:rsidRPr="00F7092D">
          <w:rPr>
            <w:rFonts w:cstheme="minorHAnsi"/>
            <w:rPrChange w:id="504" w:author="Jochum, Michael D." w:date="2021-08-05T16:09:00Z">
              <w:rPr>
                <w:rFonts w:cstheme="minorHAnsi"/>
                <w:sz w:val="24"/>
                <w:szCs w:val="24"/>
              </w:rPr>
            </w:rPrChange>
          </w:rPr>
          <w:t xml:space="preserve"> </w:t>
        </w:r>
      </w:ins>
      <w:proofErr w:type="spellStart"/>
      <w:ins w:id="505" w:author="Jochum, Michael D." w:date="2021-04-23T14:20:00Z">
        <w:r w:rsidRPr="00F7092D">
          <w:rPr>
            <w:rFonts w:cstheme="minorHAnsi"/>
            <w:rPrChange w:id="506" w:author="Jochum, Michael D." w:date="2021-08-05T16:09:00Z">
              <w:rPr>
                <w:rFonts w:cstheme="minorHAnsi"/>
                <w:sz w:val="24"/>
                <w:szCs w:val="24"/>
              </w:rPr>
            </w:rPrChange>
          </w:rPr>
          <w:t>nucleotidyltransferase</w:t>
        </w:r>
        <w:proofErr w:type="spellEnd"/>
        <w:r w:rsidRPr="00F7092D">
          <w:rPr>
            <w:rFonts w:cstheme="minorHAnsi"/>
            <w:rPrChange w:id="507" w:author="Jochum, Michael D." w:date="2021-08-05T16:09:00Z">
              <w:rPr>
                <w:rFonts w:cstheme="minorHAnsi"/>
                <w:sz w:val="24"/>
                <w:szCs w:val="24"/>
              </w:rPr>
            </w:rPrChange>
          </w:rPr>
          <w:t xml:space="preserve"> activity</w:t>
        </w:r>
      </w:ins>
      <w:ins w:id="508" w:author="Jochum, Michael D." w:date="2021-04-23T14:33:00Z">
        <w:r w:rsidR="00176C1B" w:rsidRPr="00F7092D">
          <w:rPr>
            <w:rFonts w:cstheme="minorHAnsi"/>
            <w:rPrChange w:id="509" w:author="Jochum, Michael D." w:date="2021-08-05T16:09:00Z">
              <w:rPr>
                <w:rFonts w:cstheme="minorHAnsi"/>
                <w:sz w:val="24"/>
                <w:szCs w:val="24"/>
              </w:rPr>
            </w:rPrChange>
          </w:rPr>
          <w:t xml:space="preserve"> [</w:t>
        </w:r>
        <w:r w:rsidR="00176C1B" w:rsidRPr="00F7092D">
          <w:rPr>
            <w:rFonts w:cstheme="minorHAnsi"/>
          </w:rPr>
          <w:t>GO:0016779]</w:t>
        </w:r>
      </w:ins>
      <w:ins w:id="510" w:author="Jochum, Michael D." w:date="2021-04-23T14:20:00Z">
        <w:r w:rsidRPr="00F7092D">
          <w:rPr>
            <w:rFonts w:cstheme="minorHAnsi"/>
            <w:rPrChange w:id="511" w:author="Jochum, Michael D." w:date="2021-08-05T16:09:00Z">
              <w:rPr>
                <w:rFonts w:cstheme="minorHAnsi"/>
                <w:sz w:val="24"/>
                <w:szCs w:val="24"/>
              </w:rPr>
            </w:rPrChange>
          </w:rPr>
          <w:t>, and ion binding</w:t>
        </w:r>
      </w:ins>
      <w:ins w:id="512" w:author="Jochum, Michael D." w:date="2021-04-23T14:33:00Z">
        <w:r w:rsidR="00176C1B" w:rsidRPr="00F7092D">
          <w:rPr>
            <w:rFonts w:cstheme="minorHAnsi"/>
            <w:rPrChange w:id="513" w:author="Jochum, Michael D." w:date="2021-08-05T16:09:00Z">
              <w:rPr>
                <w:rFonts w:cstheme="minorHAnsi"/>
                <w:sz w:val="24"/>
                <w:szCs w:val="24"/>
              </w:rPr>
            </w:rPrChange>
          </w:rPr>
          <w:t xml:space="preserve"> [</w:t>
        </w:r>
        <w:r w:rsidR="00176C1B" w:rsidRPr="00F7092D">
          <w:rPr>
            <w:rFonts w:cstheme="minorHAnsi"/>
          </w:rPr>
          <w:t>GO:0043167</w:t>
        </w:r>
        <w:proofErr w:type="gramStart"/>
        <w:r w:rsidR="00176C1B" w:rsidRPr="00F7092D">
          <w:rPr>
            <w:rFonts w:cstheme="minorHAnsi"/>
          </w:rPr>
          <w:t>]</w:t>
        </w:r>
      </w:ins>
      <w:ins w:id="514" w:author="Jochum, Michael D." w:date="2021-08-05T15:50:00Z">
        <w:r w:rsidR="00FB74B8" w:rsidRPr="00F7092D">
          <w:rPr>
            <w:rFonts w:cstheme="minorHAnsi"/>
            <w:rPrChange w:id="515" w:author="Jochum, Michael D." w:date="2021-08-05T16:09:00Z">
              <w:rPr>
                <w:rFonts w:cstheme="minorHAnsi"/>
                <w:sz w:val="24"/>
                <w:szCs w:val="24"/>
              </w:rPr>
            </w:rPrChange>
          </w:rPr>
          <w:t xml:space="preserve"> ]</w:t>
        </w:r>
        <w:proofErr w:type="gramEnd"/>
        <w:r w:rsidR="00FB74B8" w:rsidRPr="00F7092D">
          <w:rPr>
            <w:rFonts w:cstheme="minorHAnsi"/>
            <w:rPrChange w:id="516" w:author="Jochum, Michael D." w:date="2021-08-05T16:09:00Z">
              <w:rPr>
                <w:rFonts w:cstheme="minorHAnsi"/>
                <w:sz w:val="24"/>
                <w:szCs w:val="24"/>
              </w:rPr>
            </w:rPrChange>
          </w:rPr>
          <w:t>(</w:t>
        </w:r>
        <w:r w:rsidR="00FB74B8" w:rsidRPr="00F7092D">
          <w:rPr>
            <w:rFonts w:cstheme="minorHAnsi"/>
            <w:rPrChange w:id="517" w:author="Jochum, Michael D." w:date="2021-08-05T16:09:00Z">
              <w:rPr>
                <w:rFonts w:cstheme="minorHAnsi"/>
                <w:sz w:val="24"/>
                <w:szCs w:val="24"/>
              </w:rPr>
            </w:rPrChange>
          </w:rPr>
          <w:fldChar w:fldCharType="begin"/>
        </w:r>
        <w:r w:rsidR="00FB74B8" w:rsidRPr="00F7092D">
          <w:rPr>
            <w:rFonts w:cstheme="minorHAnsi"/>
            <w:rPrChange w:id="518" w:author="Jochum, Michael D." w:date="2021-08-05T16:09:00Z">
              <w:rPr>
                <w:rFonts w:cstheme="minorHAnsi"/>
                <w:sz w:val="24"/>
                <w:szCs w:val="24"/>
              </w:rPr>
            </w:rPrChange>
          </w:rPr>
          <w:instrText xml:space="preserve"> REF _Ref79070715 \h </w:instrText>
        </w:r>
      </w:ins>
      <w:r w:rsidR="00F7092D" w:rsidRPr="00F7092D">
        <w:rPr>
          <w:rFonts w:cstheme="minorHAnsi"/>
          <w:rPrChange w:id="519" w:author="Jochum, Michael D." w:date="2021-08-05T16:09:00Z">
            <w:rPr>
              <w:rFonts w:cstheme="minorHAnsi"/>
              <w:sz w:val="24"/>
              <w:szCs w:val="24"/>
            </w:rPr>
          </w:rPrChange>
        </w:rPr>
        <w:instrText xml:space="preserve"> \* MERGEFORMAT </w:instrText>
      </w:r>
      <w:r w:rsidR="00FB74B8" w:rsidRPr="00F7092D">
        <w:rPr>
          <w:rFonts w:cstheme="minorHAnsi"/>
          <w:rPrChange w:id="520" w:author="Jochum, Michael D." w:date="2021-08-05T16:09:00Z">
            <w:rPr>
              <w:rFonts w:cstheme="minorHAnsi"/>
            </w:rPr>
          </w:rPrChange>
        </w:rPr>
      </w:r>
      <w:ins w:id="521" w:author="Jochum, Michael D." w:date="2021-08-05T15:50:00Z">
        <w:r w:rsidR="00FB74B8" w:rsidRPr="00F7092D">
          <w:rPr>
            <w:rFonts w:cstheme="minorHAnsi"/>
            <w:rPrChange w:id="522" w:author="Jochum, Michael D." w:date="2021-08-05T16:09:00Z">
              <w:rPr>
                <w:rFonts w:cstheme="minorHAnsi"/>
                <w:sz w:val="24"/>
                <w:szCs w:val="24"/>
              </w:rPr>
            </w:rPrChange>
          </w:rPr>
          <w:fldChar w:fldCharType="separate"/>
        </w:r>
        <w:r w:rsidR="00FB74B8" w:rsidRPr="00F7092D">
          <w:rPr>
            <w:rFonts w:cstheme="minorHAnsi"/>
            <w:rPrChange w:id="523" w:author="Jochum, Michael D." w:date="2021-08-05T16:09:00Z">
              <w:rPr/>
            </w:rPrChange>
          </w:rPr>
          <w:t xml:space="preserve">Figure </w:t>
        </w:r>
        <w:r w:rsidR="00FB74B8" w:rsidRPr="00F7092D">
          <w:rPr>
            <w:rFonts w:cstheme="minorHAnsi"/>
            <w:noProof/>
            <w:rPrChange w:id="524" w:author="Jochum, Michael D." w:date="2021-08-05T16:09:00Z">
              <w:rPr>
                <w:noProof/>
              </w:rPr>
            </w:rPrChange>
          </w:rPr>
          <w:t>1</w:t>
        </w:r>
        <w:r w:rsidR="00FB74B8" w:rsidRPr="00F7092D">
          <w:rPr>
            <w:rFonts w:cstheme="minorHAnsi"/>
            <w:rPrChange w:id="525" w:author="Jochum, Michael D." w:date="2021-08-05T16:09:00Z">
              <w:rPr>
                <w:rFonts w:cstheme="minorHAnsi"/>
                <w:sz w:val="24"/>
                <w:szCs w:val="24"/>
              </w:rPr>
            </w:rPrChange>
          </w:rPr>
          <w:fldChar w:fldCharType="end"/>
        </w:r>
        <w:r w:rsidR="00FB74B8" w:rsidRPr="00F7092D">
          <w:rPr>
            <w:rFonts w:cstheme="minorHAnsi"/>
            <w:rPrChange w:id="526" w:author="Jochum, Michael D." w:date="2021-08-05T16:09:00Z">
              <w:rPr>
                <w:rFonts w:cstheme="minorHAnsi"/>
                <w:sz w:val="24"/>
                <w:szCs w:val="24"/>
              </w:rPr>
            </w:rPrChange>
          </w:rPr>
          <w:t>)</w:t>
        </w:r>
      </w:ins>
      <w:ins w:id="527" w:author="Jochum, Michael D." w:date="2021-04-23T14:20:00Z">
        <w:r w:rsidRPr="00F7092D">
          <w:rPr>
            <w:rFonts w:cstheme="minorHAnsi"/>
            <w:rPrChange w:id="528" w:author="Jochum, Michael D." w:date="2021-08-05T16:09:00Z">
              <w:rPr>
                <w:rFonts w:cstheme="minorHAnsi"/>
                <w:sz w:val="24"/>
                <w:szCs w:val="24"/>
              </w:rPr>
            </w:rPrChange>
          </w:rPr>
          <w:t>.</w:t>
        </w:r>
      </w:ins>
      <w:ins w:id="529" w:author="Jochum, Michael D." w:date="2021-07-06T14:19:00Z">
        <w:r w:rsidR="006C1C4D" w:rsidRPr="00F7092D">
          <w:rPr>
            <w:rFonts w:cstheme="minorHAnsi"/>
            <w:rPrChange w:id="530" w:author="Jochum, Michael D." w:date="2021-08-05T16:09:00Z">
              <w:rPr>
                <w:rFonts w:cstheme="minorHAnsi"/>
                <w:sz w:val="24"/>
                <w:szCs w:val="24"/>
              </w:rPr>
            </w:rPrChange>
          </w:rPr>
          <w:t xml:space="preserve"> </w:t>
        </w:r>
      </w:ins>
      <w:ins w:id="531" w:author="Jochum, Michael D." w:date="2021-07-06T14:18:00Z">
        <w:r w:rsidR="006C1C4D" w:rsidRPr="00F7092D">
          <w:rPr>
            <w:rFonts w:cstheme="minorHAnsi"/>
            <w:rPrChange w:id="532" w:author="Jochum, Michael D." w:date="2021-08-05T16:09:00Z">
              <w:rPr>
                <w:rFonts w:cstheme="minorHAnsi"/>
                <w:sz w:val="24"/>
                <w:szCs w:val="24"/>
              </w:rPr>
            </w:rPrChange>
          </w:rPr>
          <w:t>Results from the Dirichlet Multinomial Mixtures clustering analysis using all 13,534 Gene ontologies counts resulted in a best model fit using 3 distinct clusters that were significantly associated with each case type p&lt;0.0001</w:t>
        </w:r>
      </w:ins>
      <w:ins w:id="533" w:author="Jochum, Michael D." w:date="2021-08-05T15:50:00Z">
        <w:r w:rsidR="00FB74B8" w:rsidRPr="00F7092D">
          <w:rPr>
            <w:rFonts w:cstheme="minorHAnsi"/>
            <w:rPrChange w:id="534" w:author="Jochum, Michael D." w:date="2021-08-05T16:09:00Z">
              <w:rPr>
                <w:rFonts w:cstheme="minorHAnsi"/>
                <w:sz w:val="24"/>
                <w:szCs w:val="24"/>
              </w:rPr>
            </w:rPrChange>
          </w:rPr>
          <w:t>] (</w:t>
        </w:r>
        <w:r w:rsidR="00FB74B8" w:rsidRPr="00F7092D">
          <w:rPr>
            <w:rFonts w:cstheme="minorHAnsi"/>
            <w:rPrChange w:id="535" w:author="Jochum, Michael D." w:date="2021-08-05T16:09:00Z">
              <w:rPr>
                <w:rFonts w:cstheme="minorHAnsi"/>
                <w:sz w:val="24"/>
                <w:szCs w:val="24"/>
              </w:rPr>
            </w:rPrChange>
          </w:rPr>
          <w:fldChar w:fldCharType="begin"/>
        </w:r>
        <w:r w:rsidR="00FB74B8" w:rsidRPr="00F7092D">
          <w:rPr>
            <w:rFonts w:cstheme="minorHAnsi"/>
            <w:rPrChange w:id="536" w:author="Jochum, Michael D." w:date="2021-08-05T16:09:00Z">
              <w:rPr>
                <w:rFonts w:cstheme="minorHAnsi"/>
                <w:sz w:val="24"/>
                <w:szCs w:val="24"/>
              </w:rPr>
            </w:rPrChange>
          </w:rPr>
          <w:instrText xml:space="preserve"> REF _Ref79070715 \h </w:instrText>
        </w:r>
      </w:ins>
      <w:r w:rsidR="00F7092D" w:rsidRPr="00F7092D">
        <w:rPr>
          <w:rFonts w:cstheme="minorHAnsi"/>
          <w:rPrChange w:id="537" w:author="Jochum, Michael D." w:date="2021-08-05T16:09:00Z">
            <w:rPr>
              <w:rFonts w:cstheme="minorHAnsi"/>
              <w:sz w:val="24"/>
              <w:szCs w:val="24"/>
            </w:rPr>
          </w:rPrChange>
        </w:rPr>
        <w:instrText xml:space="preserve"> \* MERGEFORMAT </w:instrText>
      </w:r>
      <w:r w:rsidR="00FB74B8" w:rsidRPr="00F7092D">
        <w:rPr>
          <w:rFonts w:cstheme="minorHAnsi"/>
          <w:rPrChange w:id="538" w:author="Jochum, Michael D." w:date="2021-08-05T16:09:00Z">
            <w:rPr>
              <w:rFonts w:cstheme="minorHAnsi"/>
            </w:rPr>
          </w:rPrChange>
        </w:rPr>
      </w:r>
      <w:ins w:id="539" w:author="Jochum, Michael D." w:date="2021-08-05T15:50:00Z">
        <w:r w:rsidR="00FB74B8" w:rsidRPr="00F7092D">
          <w:rPr>
            <w:rFonts w:cstheme="minorHAnsi"/>
            <w:rPrChange w:id="540" w:author="Jochum, Michael D." w:date="2021-08-05T16:09:00Z">
              <w:rPr>
                <w:rFonts w:cstheme="minorHAnsi"/>
                <w:sz w:val="24"/>
                <w:szCs w:val="24"/>
              </w:rPr>
            </w:rPrChange>
          </w:rPr>
          <w:fldChar w:fldCharType="separate"/>
        </w:r>
        <w:r w:rsidR="00FB74B8" w:rsidRPr="00F7092D">
          <w:rPr>
            <w:rFonts w:cstheme="minorHAnsi"/>
            <w:rPrChange w:id="541" w:author="Jochum, Michael D." w:date="2021-08-05T16:09:00Z">
              <w:rPr/>
            </w:rPrChange>
          </w:rPr>
          <w:t xml:space="preserve">Figure </w:t>
        </w:r>
        <w:r w:rsidR="00FB74B8" w:rsidRPr="00F7092D">
          <w:rPr>
            <w:rFonts w:cstheme="minorHAnsi"/>
            <w:noProof/>
            <w:rPrChange w:id="542" w:author="Jochum, Michael D." w:date="2021-08-05T16:09:00Z">
              <w:rPr>
                <w:noProof/>
              </w:rPr>
            </w:rPrChange>
          </w:rPr>
          <w:t>1</w:t>
        </w:r>
        <w:r w:rsidR="00FB74B8" w:rsidRPr="00F7092D">
          <w:rPr>
            <w:rFonts w:cstheme="minorHAnsi"/>
            <w:rPrChange w:id="543" w:author="Jochum, Michael D." w:date="2021-08-05T16:09:00Z">
              <w:rPr>
                <w:rFonts w:cstheme="minorHAnsi"/>
                <w:sz w:val="24"/>
                <w:szCs w:val="24"/>
              </w:rPr>
            </w:rPrChange>
          </w:rPr>
          <w:fldChar w:fldCharType="end"/>
        </w:r>
        <w:r w:rsidR="00FB74B8" w:rsidRPr="00F7092D">
          <w:rPr>
            <w:rFonts w:cstheme="minorHAnsi"/>
            <w:rPrChange w:id="544" w:author="Jochum, Michael D." w:date="2021-08-05T16:09:00Z">
              <w:rPr>
                <w:rFonts w:cstheme="minorHAnsi"/>
                <w:sz w:val="24"/>
                <w:szCs w:val="24"/>
              </w:rPr>
            </w:rPrChange>
          </w:rPr>
          <w:t>)</w:t>
        </w:r>
      </w:ins>
      <w:ins w:id="545" w:author="Jochum, Michael D." w:date="2021-07-06T14:18:00Z">
        <w:r w:rsidR="006C1C4D" w:rsidRPr="00F7092D">
          <w:rPr>
            <w:rFonts w:cstheme="minorHAnsi"/>
            <w:rPrChange w:id="546" w:author="Jochum, Michael D." w:date="2021-08-05T16:09:00Z">
              <w:rPr>
                <w:rFonts w:cstheme="minorHAnsi"/>
                <w:sz w:val="24"/>
                <w:szCs w:val="24"/>
              </w:rPr>
            </w:rPrChange>
          </w:rPr>
          <w:t xml:space="preserve">.  </w:t>
        </w:r>
        <w:r w:rsidR="006C1C4D" w:rsidRPr="00F70574">
          <w:rPr>
            <w:rFonts w:cstheme="minorHAnsi"/>
          </w:rPr>
          <w:t xml:space="preserve">Taxonomic analysis revealed a statistically significant decrease in </w:t>
        </w:r>
        <w:r w:rsidR="006C1C4D" w:rsidRPr="00534C8C">
          <w:rPr>
            <w:rFonts w:cstheme="minorHAnsi"/>
          </w:rPr>
          <w:t>log</w:t>
        </w:r>
        <w:r w:rsidR="006C1C4D" w:rsidRPr="00F7092D">
          <w:rPr>
            <w:rFonts w:cstheme="minorHAnsi"/>
            <w:vertAlign w:val="subscript"/>
            <w:rPrChange w:id="547" w:author="Jochum, Michael D." w:date="2021-08-05T16:09:00Z">
              <w:rPr/>
            </w:rPrChange>
          </w:rPr>
          <w:t>2</w:t>
        </w:r>
        <w:r w:rsidR="006C1C4D" w:rsidRPr="00F70574">
          <w:rPr>
            <w:rFonts w:cstheme="minorHAnsi"/>
          </w:rPr>
          <w:t xml:space="preserve"> median ration of several species belonging to the genus </w:t>
        </w:r>
        <w:proofErr w:type="spellStart"/>
        <w:r w:rsidR="006C1C4D" w:rsidRPr="00534C8C">
          <w:rPr>
            <w:rFonts w:cstheme="minorHAnsi"/>
            <w:i/>
            <w:iCs/>
          </w:rPr>
          <w:t>Sphingomonas</w:t>
        </w:r>
        <w:proofErr w:type="spellEnd"/>
        <w:r w:rsidR="006C1C4D" w:rsidRPr="00534C8C">
          <w:rPr>
            <w:rFonts w:cstheme="minorHAnsi"/>
          </w:rPr>
          <w:t xml:space="preserve"> when compared to both the uninfected (p&lt;0.0001, q &lt;0.001</w:t>
        </w:r>
      </w:ins>
      <w:ins w:id="548" w:author="Jochum, Michael D." w:date="2021-08-05T15:59:00Z">
        <w:r w:rsidR="00195469" w:rsidRPr="00F7092D">
          <w:rPr>
            <w:rFonts w:cstheme="minorHAnsi"/>
            <w:rPrChange w:id="549" w:author="Jochum, Michael D." w:date="2021-08-05T16:09:00Z">
              <w:rPr>
                <w:rFonts w:cstheme="minorHAnsi"/>
                <w:sz w:val="24"/>
                <w:szCs w:val="24"/>
              </w:rPr>
            </w:rPrChange>
          </w:rPr>
          <w:t>) and</w:t>
        </w:r>
      </w:ins>
      <w:ins w:id="550" w:author="Jochum, Michael D." w:date="2021-07-06T14:18:00Z">
        <w:r w:rsidR="006C1C4D" w:rsidRPr="00F70574">
          <w:rPr>
            <w:rFonts w:cstheme="minorHAnsi"/>
          </w:rPr>
          <w:t xml:space="preserve"> CAP cohorts (p&lt;</w:t>
        </w:r>
      </w:ins>
      <w:ins w:id="551" w:author="Jochum, Michael D." w:date="2021-08-05T16:01:00Z">
        <w:r w:rsidR="006E785C" w:rsidRPr="00F7092D">
          <w:rPr>
            <w:rFonts w:cstheme="minorHAnsi"/>
            <w:rPrChange w:id="552" w:author="Jochum, Michael D." w:date="2021-08-05T16:09:00Z">
              <w:rPr>
                <w:rFonts w:cstheme="minorHAnsi"/>
                <w:sz w:val="24"/>
                <w:szCs w:val="24"/>
              </w:rPr>
            </w:rPrChange>
          </w:rPr>
          <w:t>0.005, q</w:t>
        </w:r>
      </w:ins>
      <w:ins w:id="553" w:author="Jochum, Michael D." w:date="2021-07-06T14:18:00Z">
        <w:r w:rsidR="006C1C4D" w:rsidRPr="00F70574">
          <w:rPr>
            <w:rFonts w:cstheme="minorHAnsi"/>
          </w:rPr>
          <w:t xml:space="preserve"> &lt;0.05) cohorts </w:t>
        </w:r>
      </w:ins>
      <w:ins w:id="554" w:author="Jochum, Michael D." w:date="2021-08-05T15:51:00Z">
        <w:r w:rsidR="00FB74B8" w:rsidRPr="00F7092D">
          <w:rPr>
            <w:rFonts w:cstheme="minorHAnsi"/>
            <w:rPrChange w:id="555" w:author="Jochum, Michael D." w:date="2021-08-05T16:09:00Z">
              <w:rPr>
                <w:rFonts w:cstheme="minorHAnsi"/>
                <w:sz w:val="24"/>
                <w:szCs w:val="24"/>
              </w:rPr>
            </w:rPrChange>
          </w:rPr>
          <w:t>(</w:t>
        </w:r>
        <w:r w:rsidR="00FB74B8" w:rsidRPr="00F7092D">
          <w:rPr>
            <w:rFonts w:cstheme="minorHAnsi"/>
            <w:rPrChange w:id="556" w:author="Jochum, Michael D." w:date="2021-08-05T16:09:00Z">
              <w:rPr>
                <w:rFonts w:cstheme="minorHAnsi"/>
                <w:sz w:val="24"/>
                <w:szCs w:val="24"/>
              </w:rPr>
            </w:rPrChange>
          </w:rPr>
          <w:fldChar w:fldCharType="begin"/>
        </w:r>
        <w:r w:rsidR="00FB74B8" w:rsidRPr="00F7092D">
          <w:rPr>
            <w:rFonts w:cstheme="minorHAnsi"/>
            <w:rPrChange w:id="557" w:author="Jochum, Michael D." w:date="2021-08-05T16:09:00Z">
              <w:rPr>
                <w:rFonts w:cstheme="minorHAnsi"/>
                <w:sz w:val="24"/>
                <w:szCs w:val="24"/>
              </w:rPr>
            </w:rPrChange>
          </w:rPr>
          <w:instrText xml:space="preserve"> REF _Ref79071100 \h </w:instrText>
        </w:r>
      </w:ins>
      <w:r w:rsidR="00F7092D" w:rsidRPr="00F7092D">
        <w:rPr>
          <w:rFonts w:cstheme="minorHAnsi"/>
          <w:rPrChange w:id="558" w:author="Jochum, Michael D." w:date="2021-08-05T16:09:00Z">
            <w:rPr>
              <w:rFonts w:cstheme="minorHAnsi"/>
              <w:sz w:val="24"/>
              <w:szCs w:val="24"/>
            </w:rPr>
          </w:rPrChange>
        </w:rPr>
        <w:instrText xml:space="preserve"> \* MERGEFORMAT </w:instrText>
      </w:r>
      <w:r w:rsidR="00FB74B8" w:rsidRPr="00F7092D">
        <w:rPr>
          <w:rFonts w:cstheme="minorHAnsi"/>
          <w:rPrChange w:id="559" w:author="Jochum, Michael D." w:date="2021-08-05T16:09:00Z">
            <w:rPr>
              <w:rFonts w:cstheme="minorHAnsi"/>
            </w:rPr>
          </w:rPrChange>
        </w:rPr>
      </w:r>
      <w:r w:rsidR="00FB74B8" w:rsidRPr="00F7092D">
        <w:rPr>
          <w:rFonts w:cstheme="minorHAnsi"/>
          <w:rPrChange w:id="560" w:author="Jochum, Michael D." w:date="2021-08-05T16:09:00Z">
            <w:rPr>
              <w:rFonts w:cstheme="minorHAnsi"/>
              <w:sz w:val="24"/>
              <w:szCs w:val="24"/>
            </w:rPr>
          </w:rPrChange>
        </w:rPr>
        <w:fldChar w:fldCharType="separate"/>
      </w:r>
      <w:ins w:id="561" w:author="Jochum, Michael D." w:date="2021-08-05T15:51:00Z">
        <w:r w:rsidR="00FB74B8" w:rsidRPr="00F7092D">
          <w:rPr>
            <w:rFonts w:cstheme="minorHAnsi"/>
            <w:rPrChange w:id="562" w:author="Jochum, Michael D." w:date="2021-08-05T16:09:00Z">
              <w:rPr/>
            </w:rPrChange>
          </w:rPr>
          <w:t xml:space="preserve">Figure </w:t>
        </w:r>
        <w:r w:rsidR="00FB74B8" w:rsidRPr="00F7092D">
          <w:rPr>
            <w:rFonts w:cstheme="minorHAnsi"/>
            <w:noProof/>
            <w:rPrChange w:id="563" w:author="Jochum, Michael D." w:date="2021-08-05T16:09:00Z">
              <w:rPr>
                <w:noProof/>
              </w:rPr>
            </w:rPrChange>
          </w:rPr>
          <w:t>2</w:t>
        </w:r>
        <w:r w:rsidR="00FB74B8" w:rsidRPr="00F7092D">
          <w:rPr>
            <w:rFonts w:cstheme="minorHAnsi"/>
            <w:rPrChange w:id="564" w:author="Jochum, Michael D." w:date="2021-08-05T16:09:00Z">
              <w:rPr>
                <w:rFonts w:cstheme="minorHAnsi"/>
                <w:sz w:val="24"/>
                <w:szCs w:val="24"/>
              </w:rPr>
            </w:rPrChange>
          </w:rPr>
          <w:fldChar w:fldCharType="end"/>
        </w:r>
        <w:r w:rsidR="00FB74B8" w:rsidRPr="00F7092D">
          <w:rPr>
            <w:rFonts w:cstheme="minorHAnsi"/>
            <w:rPrChange w:id="565" w:author="Jochum, Michael D." w:date="2021-08-05T16:09:00Z">
              <w:rPr>
                <w:rFonts w:cstheme="minorHAnsi"/>
                <w:sz w:val="24"/>
                <w:szCs w:val="24"/>
              </w:rPr>
            </w:rPrChange>
          </w:rPr>
          <w:t>)</w:t>
        </w:r>
      </w:ins>
      <w:ins w:id="566" w:author="Jochum, Michael D." w:date="2021-07-06T14:18:00Z">
        <w:r w:rsidR="006C1C4D" w:rsidRPr="00F70574">
          <w:rPr>
            <w:rFonts w:cstheme="minorHAnsi"/>
          </w:rPr>
          <w:t xml:space="preserve">. </w:t>
        </w:r>
      </w:ins>
    </w:p>
    <w:p w14:paraId="695E8C3D" w14:textId="16950496" w:rsidR="006C1C4D" w:rsidRPr="00F7092D" w:rsidRDefault="006C1C4D">
      <w:pPr>
        <w:spacing w:line="480" w:lineRule="auto"/>
        <w:jc w:val="both"/>
        <w:rPr>
          <w:ins w:id="567" w:author="Jochum, Michael D." w:date="2021-07-06T14:18:00Z"/>
          <w:rFonts w:cstheme="minorHAnsi"/>
          <w:rPrChange w:id="568" w:author="Jochum, Michael D." w:date="2021-08-05T16:09:00Z">
            <w:rPr>
              <w:ins w:id="569" w:author="Jochum, Michael D." w:date="2021-07-06T14:18:00Z"/>
              <w:sz w:val="24"/>
              <w:szCs w:val="24"/>
            </w:rPr>
          </w:rPrChange>
        </w:rPr>
        <w:pPrChange w:id="570" w:author="Jochum, Michael D." w:date="2021-07-06T14:40:00Z">
          <w:pPr>
            <w:spacing w:line="480" w:lineRule="auto"/>
          </w:pPr>
        </w:pPrChange>
      </w:pPr>
      <w:ins w:id="571" w:author="Jochum, Michael D." w:date="2021-07-06T14:18:00Z">
        <w:r w:rsidRPr="00534C8C">
          <w:rPr>
            <w:rFonts w:cstheme="minorHAnsi"/>
          </w:rPr>
          <w:t xml:space="preserve">Analysis of the </w:t>
        </w:r>
        <w:r w:rsidRPr="00F7092D">
          <w:rPr>
            <w:rFonts w:cstheme="minorHAnsi"/>
            <w:rPrChange w:id="572" w:author="Jochum, Michael D." w:date="2021-08-05T16:09:00Z">
              <w:rPr>
                <w:rFonts w:cstheme="minorHAnsi"/>
                <w:sz w:val="24"/>
                <w:szCs w:val="24"/>
              </w:rPr>
            </w:rPrChange>
          </w:rPr>
          <w:t xml:space="preserve">GO Terms derived from </w:t>
        </w:r>
        <w:proofErr w:type="spellStart"/>
        <w:r w:rsidRPr="00F7092D">
          <w:rPr>
            <w:rFonts w:cstheme="minorHAnsi"/>
            <w:i/>
            <w:iCs/>
            <w:rPrChange w:id="573" w:author="Jochum, Michael D." w:date="2021-08-05T16:09:00Z">
              <w:rPr>
                <w:rFonts w:cstheme="minorHAnsi"/>
                <w:i/>
                <w:iCs/>
                <w:sz w:val="24"/>
                <w:szCs w:val="24"/>
              </w:rPr>
            </w:rPrChange>
          </w:rPr>
          <w:t>Sphingomonas</w:t>
        </w:r>
        <w:proofErr w:type="spellEnd"/>
        <w:r w:rsidRPr="00F7092D">
          <w:rPr>
            <w:rFonts w:cstheme="minorHAnsi"/>
            <w:rPrChange w:id="574" w:author="Jochum, Michael D." w:date="2021-08-05T16:09:00Z">
              <w:rPr>
                <w:sz w:val="24"/>
                <w:szCs w:val="24"/>
              </w:rPr>
            </w:rPrChange>
          </w:rPr>
          <w:t xml:space="preserve"> proteins in the COVID19 samples were </w:t>
        </w:r>
      </w:ins>
    </w:p>
    <w:p w14:paraId="6B36FF16" w14:textId="77777777" w:rsidR="006C1C4D" w:rsidRPr="00F7092D" w:rsidRDefault="006C1C4D">
      <w:pPr>
        <w:spacing w:line="480" w:lineRule="auto"/>
        <w:jc w:val="both"/>
        <w:rPr>
          <w:ins w:id="575" w:author="Jochum, Michael D." w:date="2021-07-06T14:18:00Z"/>
          <w:rFonts w:cstheme="minorHAnsi"/>
          <w:rPrChange w:id="576" w:author="Jochum, Michael D." w:date="2021-08-05T16:09:00Z">
            <w:rPr>
              <w:ins w:id="577" w:author="Jochum, Michael D." w:date="2021-07-06T14:18:00Z"/>
              <w:sz w:val="24"/>
              <w:szCs w:val="24"/>
            </w:rPr>
          </w:rPrChange>
        </w:rPr>
        <w:pPrChange w:id="578" w:author="Jochum, Michael D." w:date="2021-07-06T14:40:00Z">
          <w:pPr>
            <w:spacing w:line="480" w:lineRule="auto"/>
          </w:pPr>
        </w:pPrChange>
      </w:pPr>
      <w:ins w:id="579" w:author="Jochum, Michael D." w:date="2021-07-06T14:18:00Z">
        <w:r w:rsidRPr="00F7092D">
          <w:rPr>
            <w:rFonts w:cstheme="minorHAnsi"/>
            <w:rPrChange w:id="580" w:author="Jochum, Michael D." w:date="2021-08-05T16:09:00Z">
              <w:rPr>
                <w:sz w:val="24"/>
                <w:szCs w:val="24"/>
              </w:rPr>
            </w:rPrChange>
          </w:rPr>
          <w:t>hydrogen peroxide catabolic process [GO:0042744]; response to oxidative stress [GO:0006979]</w:t>
        </w:r>
      </w:ins>
    </w:p>
    <w:p w14:paraId="0DB03897" w14:textId="03FD3969" w:rsidR="006C1C4D" w:rsidRPr="00F7092D" w:rsidDel="00DD2BFF" w:rsidRDefault="006C1C4D">
      <w:pPr>
        <w:spacing w:line="480" w:lineRule="auto"/>
        <w:jc w:val="both"/>
        <w:rPr>
          <w:del w:id="581" w:author="Jochum, Michael D." w:date="2021-07-06T14:40:00Z"/>
          <w:rFonts w:cstheme="minorHAnsi"/>
          <w:rPrChange w:id="582" w:author="Jochum, Michael D." w:date="2021-08-05T16:09:00Z">
            <w:rPr>
              <w:del w:id="583" w:author="Jochum, Michael D." w:date="2021-07-06T14:40:00Z"/>
              <w:sz w:val="24"/>
              <w:szCs w:val="24"/>
            </w:rPr>
          </w:rPrChange>
        </w:rPr>
        <w:pPrChange w:id="584" w:author="Jochum, Michael D." w:date="2021-07-06T14:40:00Z">
          <w:pPr>
            <w:spacing w:line="480" w:lineRule="auto"/>
          </w:pPr>
        </w:pPrChange>
      </w:pPr>
      <w:ins w:id="585" w:author="Jochum, Michael D." w:date="2021-07-06T14:18:00Z">
        <w:r w:rsidRPr="00F7092D">
          <w:rPr>
            <w:rFonts w:cstheme="minorHAnsi"/>
            <w:rPrChange w:id="586" w:author="Jochum, Michael D." w:date="2021-08-05T16:09:00Z">
              <w:rPr>
                <w:sz w:val="24"/>
                <w:szCs w:val="24"/>
              </w:rPr>
            </w:rPrChange>
          </w:rPr>
          <w:t>catalase activity [GO:0004096]; heme binding [GO:0020037]; and metal ion binding [GO:0046872</w:t>
        </w:r>
      </w:ins>
      <w:ins w:id="587" w:author="Jochum, Michael D." w:date="2021-08-05T15:59:00Z">
        <w:r w:rsidR="00195469" w:rsidRPr="00F7092D">
          <w:rPr>
            <w:rFonts w:cstheme="minorHAnsi"/>
            <w:rPrChange w:id="588" w:author="Jochum, Michael D." w:date="2021-08-05T16:09:00Z">
              <w:rPr>
                <w:rFonts w:cstheme="minorHAnsi"/>
                <w:sz w:val="24"/>
                <w:szCs w:val="24"/>
              </w:rPr>
            </w:rPrChange>
          </w:rPr>
          <w:t>] (</w:t>
        </w:r>
      </w:ins>
      <w:ins w:id="589" w:author="Jochum, Michael D." w:date="2021-08-05T15:56:00Z">
        <w:r w:rsidR="00195469" w:rsidRPr="00F7092D">
          <w:rPr>
            <w:rFonts w:cstheme="minorHAnsi"/>
            <w:highlight w:val="cyan"/>
            <w:rPrChange w:id="590" w:author="Jochum, Michael D." w:date="2021-08-05T16:09:00Z">
              <w:rPr>
                <w:rFonts w:cstheme="minorHAnsi"/>
                <w:sz w:val="24"/>
                <w:szCs w:val="24"/>
              </w:rPr>
            </w:rPrChange>
          </w:rPr>
          <w:t>Supplementary Files 3-X Krista’s protein tables)</w:t>
        </w:r>
      </w:ins>
      <w:ins w:id="591" w:author="Jochum, Michael D." w:date="2021-07-06T14:18:00Z">
        <w:r w:rsidRPr="00F7092D">
          <w:rPr>
            <w:rFonts w:cstheme="minorHAnsi"/>
            <w:highlight w:val="cyan"/>
            <w:rPrChange w:id="592" w:author="Jochum, Michael D." w:date="2021-08-05T16:09:00Z">
              <w:rPr>
                <w:sz w:val="24"/>
                <w:szCs w:val="24"/>
              </w:rPr>
            </w:rPrChange>
          </w:rPr>
          <w:t>.</w:t>
        </w:r>
      </w:ins>
    </w:p>
    <w:p w14:paraId="57EF082B" w14:textId="77777777" w:rsidR="00542D51" w:rsidRPr="00F7092D" w:rsidRDefault="00542D51">
      <w:pPr>
        <w:spacing w:line="480" w:lineRule="auto"/>
        <w:jc w:val="both"/>
        <w:rPr>
          <w:ins w:id="593" w:author="Jochum, Michael D." w:date="2021-07-06T14:02:00Z"/>
          <w:rFonts w:cstheme="minorHAnsi"/>
          <w:i/>
          <w:iCs/>
          <w:rPrChange w:id="594" w:author="Jochum, Michael D." w:date="2021-08-05T16:09:00Z">
            <w:rPr>
              <w:ins w:id="595" w:author="Jochum, Michael D." w:date="2021-07-06T14:02:00Z"/>
              <w:i/>
              <w:iCs/>
              <w:sz w:val="24"/>
              <w:szCs w:val="24"/>
            </w:rPr>
          </w:rPrChange>
        </w:rPr>
        <w:pPrChange w:id="596" w:author="Jochum, Michael D." w:date="2021-07-06T14:40:00Z">
          <w:pPr>
            <w:spacing w:line="480" w:lineRule="auto"/>
          </w:pPr>
        </w:pPrChange>
      </w:pPr>
    </w:p>
    <w:p w14:paraId="23114CA9" w14:textId="77777777" w:rsidR="006C1C4D" w:rsidRPr="00F7092D" w:rsidRDefault="006C1C4D">
      <w:pPr>
        <w:spacing w:line="480" w:lineRule="auto"/>
        <w:jc w:val="both"/>
        <w:rPr>
          <w:ins w:id="597" w:author="Jochum, Michael D." w:date="2021-07-06T14:20:00Z"/>
          <w:rFonts w:cstheme="minorHAnsi"/>
          <w:i/>
          <w:iCs/>
          <w:rPrChange w:id="598" w:author="Jochum, Michael D." w:date="2021-08-05T16:09:00Z">
            <w:rPr>
              <w:ins w:id="599" w:author="Jochum, Michael D." w:date="2021-07-06T14:20:00Z"/>
              <w:i/>
              <w:iCs/>
              <w:sz w:val="24"/>
              <w:szCs w:val="24"/>
            </w:rPr>
          </w:rPrChange>
        </w:rPr>
        <w:pPrChange w:id="600" w:author="Jochum, Michael D." w:date="2021-07-06T14:40:00Z">
          <w:pPr>
            <w:spacing w:line="480" w:lineRule="auto"/>
          </w:pPr>
        </w:pPrChange>
      </w:pPr>
      <w:ins w:id="601" w:author="Jochum, Michael D." w:date="2021-07-06T14:19:00Z">
        <w:r w:rsidRPr="00F7092D">
          <w:rPr>
            <w:rFonts w:cstheme="minorHAnsi"/>
            <w:i/>
            <w:iCs/>
            <w:rPrChange w:id="602" w:author="Jochum, Michael D." w:date="2021-08-05T16:09:00Z">
              <w:rPr>
                <w:i/>
                <w:iCs/>
                <w:sz w:val="24"/>
                <w:szCs w:val="24"/>
              </w:rPr>
            </w:rPrChange>
          </w:rPr>
          <w:t>Stratification based on survival</w:t>
        </w:r>
      </w:ins>
      <w:del w:id="603" w:author="Jochum, Michael D." w:date="2021-07-06T14:19:00Z">
        <w:r w:rsidR="002C1F6A" w:rsidRPr="00F7092D" w:rsidDel="006C1C4D">
          <w:rPr>
            <w:rFonts w:cstheme="minorHAnsi"/>
            <w:i/>
            <w:iCs/>
            <w:rPrChange w:id="604" w:author="Jochum, Michael D." w:date="2021-08-05T16:09:00Z">
              <w:rPr>
                <w:i/>
                <w:iCs/>
                <w:sz w:val="24"/>
                <w:szCs w:val="24"/>
              </w:rPr>
            </w:rPrChange>
          </w:rPr>
          <w:delText>Maaslin2 comparison by outcome</w:delText>
        </w:r>
      </w:del>
      <w:r w:rsidR="002C1F6A" w:rsidRPr="00F7092D">
        <w:rPr>
          <w:rFonts w:cstheme="minorHAnsi"/>
          <w:i/>
          <w:iCs/>
          <w:rPrChange w:id="605" w:author="Jochum, Michael D." w:date="2021-08-05T16:09:00Z">
            <w:rPr>
              <w:i/>
              <w:iCs/>
              <w:sz w:val="24"/>
              <w:szCs w:val="24"/>
            </w:rPr>
          </w:rPrChange>
        </w:rPr>
        <w:t xml:space="preserve">.  </w:t>
      </w:r>
    </w:p>
    <w:p w14:paraId="7CEB9721" w14:textId="0D96B736" w:rsidR="006C1C4D" w:rsidRPr="00F7092D" w:rsidRDefault="006C1C4D">
      <w:pPr>
        <w:spacing w:line="480" w:lineRule="auto"/>
        <w:jc w:val="both"/>
        <w:rPr>
          <w:ins w:id="606" w:author="Jochum, Michael D." w:date="2021-07-06T14:22:00Z"/>
          <w:rFonts w:cstheme="minorHAnsi"/>
        </w:rPr>
        <w:pPrChange w:id="607" w:author="Jochum, Michael D." w:date="2021-07-06T14:40:00Z">
          <w:pPr>
            <w:spacing w:line="480" w:lineRule="auto"/>
          </w:pPr>
        </w:pPrChange>
      </w:pPr>
      <w:ins w:id="608" w:author="Jochum, Michael D." w:date="2021-07-06T14:20:00Z">
        <w:r w:rsidRPr="00F7092D">
          <w:rPr>
            <w:rFonts w:cstheme="minorHAnsi"/>
            <w:rPrChange w:id="609" w:author="Jochum, Michael D." w:date="2021-08-05T16:09:00Z">
              <w:rPr>
                <w:sz w:val="24"/>
                <w:szCs w:val="24"/>
              </w:rPr>
            </w:rPrChange>
          </w:rPr>
          <w:lastRenderedPageBreak/>
          <w:t>A</w:t>
        </w:r>
        <w:r w:rsidRPr="00F7092D">
          <w:rPr>
            <w:rFonts w:cstheme="minorHAnsi"/>
            <w:rPrChange w:id="610" w:author="Jochum, Michael D." w:date="2021-08-05T16:09:00Z">
              <w:rPr>
                <w:i/>
                <w:iCs/>
                <w:sz w:val="24"/>
                <w:szCs w:val="24"/>
              </w:rPr>
            </w:rPrChange>
          </w:rPr>
          <w:t xml:space="preserve"> stratified analysis amongst </w:t>
        </w:r>
        <w:r w:rsidRPr="00F7092D">
          <w:rPr>
            <w:rFonts w:cstheme="minorHAnsi"/>
            <w:rPrChange w:id="611" w:author="Jochum, Michael D." w:date="2021-08-05T16:09:00Z">
              <w:rPr>
                <w:rFonts w:cstheme="minorHAnsi"/>
                <w:sz w:val="24"/>
                <w:szCs w:val="24"/>
              </w:rPr>
            </w:rPrChange>
          </w:rPr>
          <w:t xml:space="preserve">the </w:t>
        </w:r>
        <w:r w:rsidRPr="00F7092D">
          <w:rPr>
            <w:rFonts w:cstheme="minorHAnsi"/>
            <w:rPrChange w:id="612" w:author="Jochum, Michael D." w:date="2021-08-05T16:09:00Z">
              <w:rPr>
                <w:i/>
                <w:iCs/>
                <w:sz w:val="24"/>
                <w:szCs w:val="24"/>
              </w:rPr>
            </w:rPrChange>
          </w:rPr>
          <w:t>COVID19 samples with known survival outcomes via Maaslin2 which revealed 25 significant GO Term when comparing the deceased to the survived cohorts, with Depth 1 parents Cellular and Metabolic processes</w:t>
        </w:r>
        <w:r w:rsidRPr="00F7092D">
          <w:rPr>
            <w:rFonts w:cstheme="minorHAnsi"/>
            <w:rPrChange w:id="613" w:author="Jochum, Michael D." w:date="2021-08-05T16:09:00Z">
              <w:rPr>
                <w:rFonts w:cstheme="minorHAnsi"/>
                <w:sz w:val="24"/>
                <w:szCs w:val="24"/>
              </w:rPr>
            </w:rPrChange>
          </w:rPr>
          <w:t xml:space="preserve"> [</w:t>
        </w:r>
      </w:ins>
      <w:ins w:id="614" w:author="Jochum, Michael D." w:date="2021-08-03T14:29:00Z">
        <w:r w:rsidR="00D439D8" w:rsidRPr="00F7092D">
          <w:rPr>
            <w:rFonts w:cstheme="minorHAnsi"/>
            <w:rPrChange w:id="615" w:author="Jochum, Michael D." w:date="2021-08-05T16:09:00Z">
              <w:rPr>
                <w:rFonts w:cstheme="minorHAnsi"/>
                <w:sz w:val="24"/>
                <w:szCs w:val="24"/>
              </w:rPr>
            </w:rPrChange>
          </w:rPr>
          <w:t>GO:0008152;</w:t>
        </w:r>
        <w:r w:rsidR="00DB1DCE" w:rsidRPr="00F7092D">
          <w:rPr>
            <w:rFonts w:eastAsiaTheme="minorEastAsia" w:cstheme="minorHAnsi"/>
            <w:color w:val="000000"/>
            <w:kern w:val="24"/>
            <w:rPrChange w:id="616" w:author="Jochum, Michael D." w:date="2021-08-05T16:09:00Z">
              <w:rPr>
                <w:rFonts w:ascii="Calibri" w:eastAsiaTheme="minorEastAsia" w:hAnsi="Calibri"/>
                <w:color w:val="000000"/>
                <w:kern w:val="24"/>
              </w:rPr>
            </w:rPrChange>
          </w:rPr>
          <w:t xml:space="preserve"> </w:t>
        </w:r>
        <w:r w:rsidR="00DB1DCE" w:rsidRPr="00F7092D">
          <w:rPr>
            <w:rFonts w:cstheme="minorHAnsi"/>
            <w:rPrChange w:id="617" w:author="Jochum, Michael D." w:date="2021-08-05T16:09:00Z">
              <w:rPr>
                <w:rFonts w:cstheme="minorHAnsi"/>
                <w:sz w:val="24"/>
                <w:szCs w:val="24"/>
              </w:rPr>
            </w:rPrChange>
          </w:rPr>
          <w:t>GO:0009987</w:t>
        </w:r>
      </w:ins>
      <w:ins w:id="618" w:author="Jochum, Michael D." w:date="2021-07-06T14:20:00Z">
        <w:r w:rsidRPr="00F7092D">
          <w:rPr>
            <w:rFonts w:cstheme="minorHAnsi"/>
            <w:rPrChange w:id="619" w:author="Jochum, Michael D." w:date="2021-08-05T16:09:00Z">
              <w:rPr>
                <w:rFonts w:cstheme="minorHAnsi"/>
                <w:sz w:val="24"/>
                <w:szCs w:val="24"/>
              </w:rPr>
            </w:rPrChange>
          </w:rPr>
          <w:t>],</w:t>
        </w:r>
        <w:r w:rsidRPr="00F7092D">
          <w:rPr>
            <w:rFonts w:cstheme="minorHAnsi"/>
            <w:rPrChange w:id="620" w:author="Jochum, Michael D." w:date="2021-08-05T16:09:00Z">
              <w:rPr>
                <w:i/>
                <w:iCs/>
                <w:sz w:val="24"/>
                <w:szCs w:val="24"/>
              </w:rPr>
            </w:rPrChange>
          </w:rPr>
          <w:t xml:space="preserve"> Catalytic Activit</w:t>
        </w:r>
        <w:r w:rsidRPr="00F7092D">
          <w:rPr>
            <w:rFonts w:cstheme="minorHAnsi"/>
            <w:rPrChange w:id="621" w:author="Jochum, Michael D." w:date="2021-08-05T16:09:00Z">
              <w:rPr>
                <w:rFonts w:cstheme="minorHAnsi"/>
                <w:sz w:val="24"/>
                <w:szCs w:val="24"/>
              </w:rPr>
            </w:rPrChange>
          </w:rPr>
          <w:t>y [</w:t>
        </w:r>
      </w:ins>
      <w:ins w:id="622" w:author="Jochum, Michael D." w:date="2021-08-03T14:29:00Z">
        <w:r w:rsidR="00DB1DCE" w:rsidRPr="00F7092D">
          <w:rPr>
            <w:rFonts w:cstheme="minorHAnsi"/>
          </w:rPr>
          <w:t xml:space="preserve">GO:0003824 </w:t>
        </w:r>
      </w:ins>
      <w:ins w:id="623" w:author="Jochum, Michael D." w:date="2021-07-06T14:20:00Z">
        <w:r w:rsidRPr="00F7092D">
          <w:rPr>
            <w:rFonts w:cstheme="minorHAnsi"/>
            <w:rPrChange w:id="624" w:author="Jochum, Michael D." w:date="2021-08-05T16:09:00Z">
              <w:rPr>
                <w:rFonts w:cstheme="minorHAnsi"/>
                <w:sz w:val="24"/>
                <w:szCs w:val="24"/>
              </w:rPr>
            </w:rPrChange>
          </w:rPr>
          <w:t>]</w:t>
        </w:r>
        <w:r w:rsidRPr="00F7092D">
          <w:rPr>
            <w:rFonts w:cstheme="minorHAnsi"/>
            <w:rPrChange w:id="625" w:author="Jochum, Michael D." w:date="2021-08-05T16:09:00Z">
              <w:rPr>
                <w:i/>
                <w:iCs/>
                <w:sz w:val="24"/>
                <w:szCs w:val="24"/>
              </w:rPr>
            </w:rPrChange>
          </w:rPr>
          <w:t xml:space="preserve">, and </w:t>
        </w:r>
      </w:ins>
      <w:ins w:id="626" w:author="Jochum, Michael D." w:date="2021-08-03T14:29:00Z">
        <w:r w:rsidR="00DB1DCE" w:rsidRPr="00F7092D">
          <w:rPr>
            <w:rFonts w:cstheme="minorHAnsi"/>
            <w:rPrChange w:id="627" w:author="Jochum, Michael D." w:date="2021-08-05T16:09:00Z">
              <w:rPr>
                <w:rFonts w:cstheme="minorHAnsi"/>
                <w:sz w:val="24"/>
                <w:szCs w:val="24"/>
              </w:rPr>
            </w:rPrChange>
          </w:rPr>
          <w:t>b</w:t>
        </w:r>
      </w:ins>
      <w:ins w:id="628" w:author="Jochum, Michael D." w:date="2021-07-06T14:20:00Z">
        <w:r w:rsidRPr="00F7092D">
          <w:rPr>
            <w:rFonts w:cstheme="minorHAnsi"/>
            <w:rPrChange w:id="629" w:author="Jochum, Michael D." w:date="2021-08-05T16:09:00Z">
              <w:rPr>
                <w:i/>
                <w:iCs/>
                <w:sz w:val="24"/>
                <w:szCs w:val="24"/>
              </w:rPr>
            </w:rPrChange>
          </w:rPr>
          <w:t>inding</w:t>
        </w:r>
        <w:r w:rsidRPr="00F7092D">
          <w:rPr>
            <w:rFonts w:cstheme="minorHAnsi"/>
            <w:rPrChange w:id="630" w:author="Jochum, Michael D." w:date="2021-08-05T16:09:00Z">
              <w:rPr>
                <w:rFonts w:cstheme="minorHAnsi"/>
                <w:sz w:val="24"/>
                <w:szCs w:val="24"/>
              </w:rPr>
            </w:rPrChange>
          </w:rPr>
          <w:t xml:space="preserve"> [</w:t>
        </w:r>
      </w:ins>
      <w:ins w:id="631" w:author="Jochum, Michael D." w:date="2021-08-03T14:29:00Z">
        <w:r w:rsidR="00DB1DCE" w:rsidRPr="00F7092D">
          <w:rPr>
            <w:rFonts w:cstheme="minorHAnsi"/>
            <w:rPrChange w:id="632" w:author="Jochum, Michael D." w:date="2021-08-05T16:09:00Z">
              <w:rPr>
                <w:rFonts w:cstheme="minorHAnsi"/>
                <w:sz w:val="24"/>
                <w:szCs w:val="24"/>
              </w:rPr>
            </w:rPrChange>
          </w:rPr>
          <w:t>GO:0005488</w:t>
        </w:r>
      </w:ins>
      <w:ins w:id="633" w:author="Jochum, Michael D." w:date="2021-07-06T14:20:00Z">
        <w:r w:rsidRPr="00F7092D">
          <w:rPr>
            <w:rFonts w:cstheme="minorHAnsi"/>
            <w:rPrChange w:id="634" w:author="Jochum, Michael D." w:date="2021-08-05T16:09:00Z">
              <w:rPr>
                <w:rFonts w:cstheme="minorHAnsi"/>
                <w:sz w:val="24"/>
                <w:szCs w:val="24"/>
              </w:rPr>
            </w:rPrChange>
          </w:rPr>
          <w:t>]</w:t>
        </w:r>
      </w:ins>
      <w:ins w:id="635" w:author="Jochum, Michael D." w:date="2021-08-05T15:41:00Z">
        <w:r w:rsidR="003C0ECD" w:rsidRPr="00F7092D">
          <w:rPr>
            <w:rFonts w:cstheme="minorHAnsi"/>
            <w:rPrChange w:id="636" w:author="Jochum, Michael D." w:date="2021-08-05T16:09:00Z">
              <w:rPr>
                <w:rFonts w:cstheme="minorHAnsi"/>
                <w:sz w:val="24"/>
                <w:szCs w:val="24"/>
              </w:rPr>
            </w:rPrChange>
          </w:rPr>
          <w:t>,</w:t>
        </w:r>
      </w:ins>
      <w:del w:id="637" w:author="Jochum, Michael D." w:date="2021-08-05T15:41:00Z">
        <w:r w:rsidR="00967225" w:rsidRPr="00F7092D" w:rsidDel="003C0ECD">
          <w:rPr>
            <w:rFonts w:cstheme="minorHAnsi"/>
            <w:rPrChange w:id="638" w:author="Jochum, Michael D." w:date="2021-08-05T16:09:00Z">
              <w:rPr>
                <w:rFonts w:cstheme="minorHAnsi"/>
                <w:sz w:val="24"/>
                <w:szCs w:val="24"/>
              </w:rPr>
            </w:rPrChange>
          </w:rPr>
          <w:delText xml:space="preserve">An </w:delText>
        </w:r>
        <w:r w:rsidR="002C1F6A" w:rsidRPr="00F7092D" w:rsidDel="003C0ECD">
          <w:rPr>
            <w:rFonts w:cstheme="minorHAnsi"/>
            <w:rPrChange w:id="639" w:author="Jochum, Michael D." w:date="2021-08-05T16:09:00Z">
              <w:rPr>
                <w:rFonts w:cstheme="minorHAnsi"/>
                <w:sz w:val="24"/>
                <w:szCs w:val="24"/>
              </w:rPr>
            </w:rPrChange>
          </w:rPr>
          <w:delText xml:space="preserve">analysis of </w:delText>
        </w:r>
        <w:r w:rsidR="002C1F6A" w:rsidRPr="00F7092D" w:rsidDel="003C0ECD">
          <w:rPr>
            <w:rFonts w:cstheme="minorHAnsi"/>
            <w:rPrChange w:id="640" w:author="Jochum, Michael D." w:date="2021-08-05T16:09:00Z">
              <w:rPr>
                <w:sz w:val="24"/>
                <w:szCs w:val="24"/>
              </w:rPr>
            </w:rPrChange>
          </w:rPr>
          <w:delText>outcome amongst COVID</w:delText>
        </w:r>
        <w:r w:rsidR="00237BFB" w:rsidRPr="00F7092D" w:rsidDel="003C0ECD">
          <w:rPr>
            <w:rFonts w:cstheme="minorHAnsi"/>
            <w:rPrChange w:id="641" w:author="Jochum, Michael D." w:date="2021-08-05T16:09:00Z">
              <w:rPr>
                <w:sz w:val="24"/>
                <w:szCs w:val="24"/>
              </w:rPr>
            </w:rPrChange>
          </w:rPr>
          <w:delText>-</w:delText>
        </w:r>
        <w:r w:rsidR="002C1F6A" w:rsidRPr="00F7092D" w:rsidDel="003C0ECD">
          <w:rPr>
            <w:rFonts w:cstheme="minorHAnsi"/>
            <w:rPrChange w:id="642" w:author="Jochum, Michael D." w:date="2021-08-05T16:09:00Z">
              <w:rPr>
                <w:sz w:val="24"/>
                <w:szCs w:val="24"/>
              </w:rPr>
            </w:rPrChange>
          </w:rPr>
          <w:delText xml:space="preserve">19 positive patients via Maaslin2 revealed </w:delText>
        </w:r>
        <w:r w:rsidR="00967225" w:rsidRPr="00F7092D" w:rsidDel="003C0ECD">
          <w:rPr>
            <w:rFonts w:cstheme="minorHAnsi"/>
            <w:rPrChange w:id="643" w:author="Jochum, Michael D." w:date="2021-08-05T16:09:00Z">
              <w:rPr>
                <w:sz w:val="24"/>
                <w:szCs w:val="24"/>
              </w:rPr>
            </w:rPrChange>
          </w:rPr>
          <w:delText xml:space="preserve">XX GO Terms associated with deceased outcome (Table </w:delText>
        </w:r>
      </w:del>
      <w:del w:id="644" w:author="Jochum, Michael D." w:date="2021-08-03T14:30:00Z">
        <w:r w:rsidR="00967225" w:rsidRPr="00F7092D" w:rsidDel="00AB296F">
          <w:rPr>
            <w:rFonts w:cstheme="minorHAnsi"/>
            <w:rPrChange w:id="645" w:author="Jochum, Michael D." w:date="2021-08-05T16:09:00Z">
              <w:rPr>
                <w:sz w:val="24"/>
                <w:szCs w:val="24"/>
              </w:rPr>
            </w:rPrChange>
          </w:rPr>
          <w:delText>X</w:delText>
        </w:r>
      </w:del>
      <w:del w:id="646" w:author="Jochum, Michael D." w:date="2021-08-05T15:41:00Z">
        <w:r w:rsidR="00967225" w:rsidRPr="00F7092D" w:rsidDel="003C0ECD">
          <w:rPr>
            <w:rFonts w:cstheme="minorHAnsi"/>
            <w:rPrChange w:id="647" w:author="Jochum, Michael D." w:date="2021-08-05T16:09:00Z">
              <w:rPr>
                <w:sz w:val="24"/>
                <w:szCs w:val="24"/>
              </w:rPr>
            </w:rPrChange>
          </w:rPr>
          <w:delText>)</w:delText>
        </w:r>
      </w:del>
      <w:ins w:id="648" w:author="Jochum, Michael D." w:date="2021-04-23T14:22:00Z">
        <w:r w:rsidR="00A1784C" w:rsidRPr="00F7092D">
          <w:rPr>
            <w:rFonts w:cstheme="minorHAnsi"/>
            <w:rPrChange w:id="649" w:author="Jochum, Michael D." w:date="2021-08-05T16:09:00Z">
              <w:rPr>
                <w:sz w:val="24"/>
                <w:szCs w:val="24"/>
              </w:rPr>
            </w:rPrChange>
          </w:rPr>
          <w:t xml:space="preserve"> with </w:t>
        </w:r>
        <w:r w:rsidR="00A1784C" w:rsidRPr="00F7092D">
          <w:rPr>
            <w:rFonts w:cstheme="minorHAnsi"/>
            <w:rPrChange w:id="650" w:author="Jochum, Michael D." w:date="2021-08-05T16:09:00Z">
              <w:rPr>
                <w:rFonts w:cstheme="minorHAnsi"/>
                <w:sz w:val="24"/>
                <w:szCs w:val="24"/>
              </w:rPr>
            </w:rPrChange>
          </w:rPr>
          <w:t>notable functional profiles associated phosphate / phosphorylation</w:t>
        </w:r>
      </w:ins>
      <w:ins w:id="651" w:author="Jochum, Michael D." w:date="2021-04-23T14:34:00Z">
        <w:r w:rsidR="00176C1B" w:rsidRPr="00F7092D">
          <w:rPr>
            <w:rFonts w:cstheme="minorHAnsi"/>
            <w:rPrChange w:id="652" w:author="Jochum, Michael D." w:date="2021-08-05T16:09:00Z">
              <w:rPr>
                <w:rFonts w:cstheme="minorHAnsi"/>
                <w:sz w:val="24"/>
                <w:szCs w:val="24"/>
              </w:rPr>
            </w:rPrChange>
          </w:rPr>
          <w:t xml:space="preserve"> [</w:t>
        </w:r>
        <w:r w:rsidR="00176C1B" w:rsidRPr="00F7092D">
          <w:rPr>
            <w:rFonts w:cstheme="minorHAnsi"/>
          </w:rPr>
          <w:t>GO:0016310]</w:t>
        </w:r>
      </w:ins>
      <w:ins w:id="653" w:author="Jochum, Michael D." w:date="2021-04-23T14:22:00Z">
        <w:r w:rsidR="00A1784C" w:rsidRPr="00F7092D">
          <w:rPr>
            <w:rFonts w:cstheme="minorHAnsi"/>
            <w:rPrChange w:id="654" w:author="Jochum, Michael D." w:date="2021-08-05T16:09:00Z">
              <w:rPr>
                <w:rFonts w:cstheme="minorHAnsi"/>
                <w:sz w:val="24"/>
                <w:szCs w:val="24"/>
              </w:rPr>
            </w:rPrChange>
          </w:rPr>
          <w:t>, metal ion binding (</w:t>
        </w:r>
      </w:ins>
      <w:ins w:id="655" w:author="Jochum, Michael D." w:date="2021-08-05T16:01:00Z">
        <w:r w:rsidR="006E785C" w:rsidRPr="00F7092D">
          <w:rPr>
            <w:rFonts w:cstheme="minorHAnsi"/>
            <w:rPrChange w:id="656" w:author="Jochum, Michael D." w:date="2021-08-05T16:09:00Z">
              <w:rPr>
                <w:rFonts w:cstheme="minorHAnsi"/>
                <w:sz w:val="24"/>
                <w:szCs w:val="24"/>
              </w:rPr>
            </w:rPrChange>
          </w:rPr>
          <w:t>M</w:t>
        </w:r>
      </w:ins>
      <w:ins w:id="657" w:author="Jochum, Michael D." w:date="2021-04-23T14:22:00Z">
        <w:r w:rsidR="00A1784C" w:rsidRPr="00F7092D">
          <w:rPr>
            <w:rFonts w:cstheme="minorHAnsi"/>
            <w:rPrChange w:id="658" w:author="Jochum, Michael D." w:date="2021-08-05T16:09:00Z">
              <w:rPr>
                <w:rFonts w:cstheme="minorHAnsi"/>
                <w:sz w:val="24"/>
                <w:szCs w:val="24"/>
              </w:rPr>
            </w:rPrChange>
          </w:rPr>
          <w:t>g,</w:t>
        </w:r>
      </w:ins>
      <w:ins w:id="659" w:author="Jochum, Michael D." w:date="2021-08-05T16:01:00Z">
        <w:r w:rsidR="006E785C" w:rsidRPr="00F7092D">
          <w:rPr>
            <w:rFonts w:cstheme="minorHAnsi"/>
            <w:rPrChange w:id="660" w:author="Jochum, Michael D." w:date="2021-08-05T16:09:00Z">
              <w:rPr>
                <w:rFonts w:cstheme="minorHAnsi"/>
                <w:sz w:val="24"/>
                <w:szCs w:val="24"/>
              </w:rPr>
            </w:rPrChange>
          </w:rPr>
          <w:t xml:space="preserve"> Z</w:t>
        </w:r>
      </w:ins>
      <w:ins w:id="661" w:author="Jochum, Michael D." w:date="2021-04-23T14:22:00Z">
        <w:r w:rsidR="00A1784C" w:rsidRPr="00F7092D">
          <w:rPr>
            <w:rFonts w:cstheme="minorHAnsi"/>
            <w:rPrChange w:id="662" w:author="Jochum, Michael D." w:date="2021-08-05T16:09:00Z">
              <w:rPr>
                <w:rFonts w:cstheme="minorHAnsi"/>
                <w:sz w:val="24"/>
                <w:szCs w:val="24"/>
              </w:rPr>
            </w:rPrChange>
          </w:rPr>
          <w:t>n,</w:t>
        </w:r>
      </w:ins>
      <w:ins w:id="663" w:author="Jochum, Michael D." w:date="2021-08-05T16:01:00Z">
        <w:r w:rsidR="006E785C" w:rsidRPr="00F7092D">
          <w:rPr>
            <w:rFonts w:cstheme="minorHAnsi"/>
            <w:rPrChange w:id="664" w:author="Jochum, Michael D." w:date="2021-08-05T16:09:00Z">
              <w:rPr>
                <w:rFonts w:cstheme="minorHAnsi"/>
                <w:sz w:val="24"/>
                <w:szCs w:val="24"/>
              </w:rPr>
            </w:rPrChange>
          </w:rPr>
          <w:t xml:space="preserve"> </w:t>
        </w:r>
      </w:ins>
      <w:ins w:id="665" w:author="Jochum, Michael D." w:date="2021-08-05T16:02:00Z">
        <w:r w:rsidR="006E785C" w:rsidRPr="00F7092D">
          <w:rPr>
            <w:rFonts w:cstheme="minorHAnsi"/>
            <w:rPrChange w:id="666" w:author="Jochum, Michael D." w:date="2021-08-05T16:09:00Z">
              <w:rPr>
                <w:rFonts w:cstheme="minorHAnsi"/>
                <w:sz w:val="24"/>
                <w:szCs w:val="24"/>
              </w:rPr>
            </w:rPrChange>
          </w:rPr>
          <w:t>etc.</w:t>
        </w:r>
      </w:ins>
      <w:ins w:id="667" w:author="Jochum, Michael D." w:date="2021-04-23T14:22:00Z">
        <w:r w:rsidR="00A1784C" w:rsidRPr="00F7092D">
          <w:rPr>
            <w:rFonts w:cstheme="minorHAnsi"/>
            <w:rPrChange w:id="668" w:author="Jochum, Michael D." w:date="2021-08-05T16:09:00Z">
              <w:rPr>
                <w:rFonts w:cstheme="minorHAnsi"/>
                <w:sz w:val="24"/>
                <w:szCs w:val="24"/>
              </w:rPr>
            </w:rPrChange>
          </w:rPr>
          <w:t>)</w:t>
        </w:r>
      </w:ins>
      <w:ins w:id="669" w:author="Jochum, Michael D." w:date="2021-04-23T14:34:00Z">
        <w:r w:rsidR="00176C1B" w:rsidRPr="00F7092D">
          <w:rPr>
            <w:rFonts w:cstheme="minorHAnsi"/>
            <w:rPrChange w:id="670" w:author="Jochum, Michael D." w:date="2021-08-05T16:09:00Z">
              <w:rPr>
                <w:rFonts w:cstheme="minorHAnsi"/>
                <w:sz w:val="24"/>
                <w:szCs w:val="24"/>
              </w:rPr>
            </w:rPrChange>
          </w:rPr>
          <w:t xml:space="preserve"> [</w:t>
        </w:r>
        <w:r w:rsidR="00176C1B" w:rsidRPr="00F7092D">
          <w:rPr>
            <w:rFonts w:cstheme="minorHAnsi"/>
          </w:rPr>
          <w:t>GO:0046914;</w:t>
        </w:r>
        <w:r w:rsidR="00176C1B" w:rsidRPr="00F7092D">
          <w:rPr>
            <w:rFonts w:eastAsiaTheme="minorEastAsia" w:cstheme="minorHAnsi"/>
            <w:b/>
            <w:iCs/>
            <w:color w:val="000000"/>
            <w:kern w:val="24"/>
            <w:rPrChange w:id="671"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GO:0000287</w:t>
        </w:r>
      </w:ins>
      <w:ins w:id="672" w:author="Jochum, Michael D." w:date="2021-04-23T14:35:00Z">
        <w:r w:rsidR="00176C1B" w:rsidRPr="00F7092D">
          <w:rPr>
            <w:rFonts w:cstheme="minorHAnsi"/>
          </w:rPr>
          <w:t>;</w:t>
        </w:r>
        <w:r w:rsidR="00176C1B" w:rsidRPr="00F7092D">
          <w:rPr>
            <w:rFonts w:eastAsiaTheme="minorEastAsia" w:cstheme="minorHAnsi"/>
            <w:b/>
            <w:iCs/>
            <w:color w:val="000000"/>
            <w:kern w:val="24"/>
            <w:rPrChange w:id="673"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GO:0008270</w:t>
        </w:r>
      </w:ins>
      <w:ins w:id="674" w:author="Jochum, Michael D." w:date="2021-08-05T16:02:00Z">
        <w:r w:rsidR="006E785C" w:rsidRPr="00F7092D">
          <w:rPr>
            <w:rFonts w:cstheme="minorHAnsi"/>
            <w:rPrChange w:id="675" w:author="Jochum, Michael D." w:date="2021-08-05T16:09:00Z">
              <w:rPr>
                <w:rFonts w:cstheme="minorHAnsi"/>
                <w:sz w:val="24"/>
                <w:szCs w:val="24"/>
              </w:rPr>
            </w:rPrChange>
          </w:rPr>
          <w:t>], RNA</w:t>
        </w:r>
      </w:ins>
      <w:ins w:id="676" w:author="Jochum, Michael D." w:date="2021-04-23T14:35:00Z">
        <w:r w:rsidR="00176C1B" w:rsidRPr="00F7092D">
          <w:rPr>
            <w:rFonts w:cstheme="minorHAnsi"/>
            <w:rPrChange w:id="677" w:author="Jochum, Michael D." w:date="2021-08-05T16:09:00Z">
              <w:rPr>
                <w:rFonts w:cstheme="minorHAnsi"/>
                <w:sz w:val="24"/>
                <w:szCs w:val="24"/>
              </w:rPr>
            </w:rPrChange>
          </w:rPr>
          <w:t xml:space="preserve"> binding [</w:t>
        </w:r>
        <w:r w:rsidR="00176C1B" w:rsidRPr="00F7092D">
          <w:rPr>
            <w:rFonts w:cstheme="minorHAnsi"/>
          </w:rPr>
          <w:t>GO:0003723]</w:t>
        </w:r>
      </w:ins>
      <w:ins w:id="678" w:author="Jochum, Michael D." w:date="2021-04-23T14:22:00Z">
        <w:r w:rsidR="00A1784C" w:rsidRPr="00F7092D">
          <w:rPr>
            <w:rFonts w:cstheme="minorHAnsi"/>
            <w:rPrChange w:id="679" w:author="Jochum, Michael D." w:date="2021-08-05T16:09:00Z">
              <w:rPr>
                <w:rFonts w:cstheme="minorHAnsi"/>
                <w:sz w:val="24"/>
                <w:szCs w:val="24"/>
              </w:rPr>
            </w:rPrChange>
          </w:rPr>
          <w:t xml:space="preserve">, </w:t>
        </w:r>
      </w:ins>
      <w:ins w:id="680" w:author="Jochum, Michael D." w:date="2021-04-23T14:38:00Z">
        <w:r w:rsidR="00176C1B" w:rsidRPr="00F7092D">
          <w:rPr>
            <w:rFonts w:cstheme="minorHAnsi"/>
            <w:rPrChange w:id="681" w:author="Jochum, Michael D." w:date="2021-08-05T16:09:00Z">
              <w:rPr>
                <w:rFonts w:cstheme="minorHAnsi"/>
                <w:sz w:val="24"/>
                <w:szCs w:val="24"/>
              </w:rPr>
            </w:rPrChange>
          </w:rPr>
          <w:t xml:space="preserve">and </w:t>
        </w:r>
      </w:ins>
      <w:ins w:id="682" w:author="Jochum, Michael D." w:date="2021-04-23T14:22:00Z">
        <w:r w:rsidR="00A1784C" w:rsidRPr="00F7092D">
          <w:rPr>
            <w:rFonts w:cstheme="minorHAnsi"/>
            <w:rPrChange w:id="683" w:author="Jochum, Michael D." w:date="2021-08-05T16:09:00Z">
              <w:rPr>
                <w:rFonts w:cstheme="minorHAnsi"/>
                <w:sz w:val="24"/>
                <w:szCs w:val="24"/>
              </w:rPr>
            </w:rPrChange>
          </w:rPr>
          <w:t>lytic activity (hydrolase, endopeptidase,</w:t>
        </w:r>
      </w:ins>
      <w:ins w:id="684" w:author="Jochum, Michael D." w:date="2021-04-23T14:36:00Z">
        <w:r w:rsidR="00176C1B" w:rsidRPr="00F7092D">
          <w:rPr>
            <w:rFonts w:cstheme="minorHAnsi"/>
            <w:rPrChange w:id="685" w:author="Jochum, Michael D." w:date="2021-08-05T16:09:00Z">
              <w:rPr>
                <w:rFonts w:cstheme="minorHAnsi"/>
                <w:sz w:val="24"/>
                <w:szCs w:val="24"/>
              </w:rPr>
            </w:rPrChange>
          </w:rPr>
          <w:t xml:space="preserve"> oxidoreductase, </w:t>
        </w:r>
      </w:ins>
      <w:ins w:id="686" w:author="Jochum, Michael D." w:date="2021-08-05T16:02:00Z">
        <w:r w:rsidR="006E785C" w:rsidRPr="00F7092D">
          <w:rPr>
            <w:rFonts w:cstheme="minorHAnsi"/>
            <w:rPrChange w:id="687" w:author="Jochum, Michael D." w:date="2021-08-05T16:09:00Z">
              <w:rPr>
                <w:rFonts w:cstheme="minorHAnsi"/>
                <w:sz w:val="24"/>
                <w:szCs w:val="24"/>
              </w:rPr>
            </w:rPrChange>
          </w:rPr>
          <w:t>etc.</w:t>
        </w:r>
      </w:ins>
      <w:ins w:id="688" w:author="Jochum, Michael D." w:date="2021-04-23T14:22:00Z">
        <w:r w:rsidR="00A1784C" w:rsidRPr="00F7092D">
          <w:rPr>
            <w:rFonts w:cstheme="minorHAnsi"/>
            <w:rPrChange w:id="689" w:author="Jochum, Michael D." w:date="2021-08-05T16:09:00Z">
              <w:rPr>
                <w:rFonts w:cstheme="minorHAnsi"/>
                <w:sz w:val="24"/>
                <w:szCs w:val="24"/>
              </w:rPr>
            </w:rPrChange>
          </w:rPr>
          <w:t>)</w:t>
        </w:r>
      </w:ins>
      <w:ins w:id="690" w:author="Jochum, Michael D." w:date="2021-04-23T14:37:00Z">
        <w:r w:rsidR="00176C1B" w:rsidRPr="00F7092D">
          <w:rPr>
            <w:rFonts w:cstheme="minorHAnsi"/>
            <w:rPrChange w:id="691" w:author="Jochum, Michael D." w:date="2021-08-05T16:09:00Z">
              <w:rPr>
                <w:rFonts w:cstheme="minorHAnsi"/>
                <w:sz w:val="24"/>
                <w:szCs w:val="24"/>
              </w:rPr>
            </w:rPrChange>
          </w:rPr>
          <w:t xml:space="preserve"> [</w:t>
        </w:r>
        <w:r w:rsidR="00176C1B" w:rsidRPr="00F7092D">
          <w:rPr>
            <w:rFonts w:cstheme="minorHAnsi"/>
          </w:rPr>
          <w:t>GO:0016491</w:t>
        </w:r>
        <w:r w:rsidR="00176C1B" w:rsidRPr="00F7092D">
          <w:rPr>
            <w:rFonts w:cstheme="minorHAnsi"/>
            <w:rPrChange w:id="692" w:author="Jochum, Michael D." w:date="2021-08-05T16:09:00Z">
              <w:rPr>
                <w:rFonts w:cstheme="minorHAnsi"/>
                <w:sz w:val="24"/>
                <w:szCs w:val="24"/>
              </w:rPr>
            </w:rPrChange>
          </w:rPr>
          <w:t>;</w:t>
        </w:r>
        <w:r w:rsidR="00176C1B" w:rsidRPr="00F7092D">
          <w:rPr>
            <w:rFonts w:eastAsiaTheme="minorEastAsia" w:cstheme="minorHAnsi"/>
            <w:b/>
            <w:iCs/>
            <w:color w:val="000000"/>
            <w:kern w:val="24"/>
            <w:rPrChange w:id="693"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GO:0016817; GO:0140098]</w:t>
        </w:r>
      </w:ins>
      <w:ins w:id="694" w:author="Jochum, Michael D." w:date="2021-08-03T15:27:00Z">
        <w:r w:rsidR="0034766F" w:rsidRPr="00F7092D">
          <w:rPr>
            <w:rFonts w:cstheme="minorHAnsi"/>
            <w:rPrChange w:id="695" w:author="Jochum, Michael D." w:date="2021-08-05T16:09:00Z">
              <w:rPr>
                <w:rFonts w:cstheme="minorHAnsi"/>
                <w:sz w:val="24"/>
                <w:szCs w:val="24"/>
              </w:rPr>
            </w:rPrChange>
          </w:rPr>
          <w:t xml:space="preserve"> </w:t>
        </w:r>
      </w:ins>
      <w:ins w:id="696" w:author="Jochum, Michael D." w:date="2021-08-05T15:41:00Z">
        <w:r w:rsidR="003C0ECD" w:rsidRPr="00F7092D">
          <w:rPr>
            <w:rFonts w:cstheme="minorHAnsi"/>
            <w:rPrChange w:id="697" w:author="Jochum, Michael D." w:date="2021-08-05T16:09:00Z">
              <w:rPr>
                <w:rFonts w:cstheme="minorHAnsi"/>
                <w:sz w:val="24"/>
                <w:szCs w:val="24"/>
              </w:rPr>
            </w:rPrChange>
          </w:rPr>
          <w:t>(</w:t>
        </w:r>
        <w:r w:rsidR="003C0ECD" w:rsidRPr="00F7092D">
          <w:rPr>
            <w:rFonts w:cstheme="minorHAnsi"/>
            <w:rPrChange w:id="698" w:author="Jochum, Michael D." w:date="2021-08-05T16:09:00Z">
              <w:rPr>
                <w:rFonts w:cstheme="minorHAnsi"/>
                <w:sz w:val="24"/>
                <w:szCs w:val="24"/>
              </w:rPr>
            </w:rPrChange>
          </w:rPr>
          <w:fldChar w:fldCharType="begin"/>
        </w:r>
        <w:r w:rsidR="003C0ECD" w:rsidRPr="00F7092D">
          <w:rPr>
            <w:rFonts w:cstheme="minorHAnsi"/>
            <w:rPrChange w:id="699" w:author="Jochum, Michael D." w:date="2021-08-05T16:09:00Z">
              <w:rPr>
                <w:rFonts w:cstheme="minorHAnsi"/>
                <w:sz w:val="24"/>
                <w:szCs w:val="24"/>
              </w:rPr>
            </w:rPrChange>
          </w:rPr>
          <w:instrText xml:space="preserve"> REF _Ref78896849 \h </w:instrText>
        </w:r>
      </w:ins>
      <w:r w:rsidR="00F7092D" w:rsidRPr="00F7092D">
        <w:rPr>
          <w:rFonts w:cstheme="minorHAnsi"/>
          <w:rPrChange w:id="700" w:author="Jochum, Michael D." w:date="2021-08-05T16:09:00Z">
            <w:rPr>
              <w:rFonts w:cstheme="minorHAnsi"/>
              <w:sz w:val="24"/>
              <w:szCs w:val="24"/>
            </w:rPr>
          </w:rPrChange>
        </w:rPr>
        <w:instrText xml:space="preserve"> \* MERGEFORMAT </w:instrText>
      </w:r>
      <w:r w:rsidR="003C0ECD" w:rsidRPr="00F7092D">
        <w:rPr>
          <w:rFonts w:cstheme="minorHAnsi"/>
          <w:rPrChange w:id="701" w:author="Jochum, Michael D." w:date="2021-08-05T16:09:00Z">
            <w:rPr>
              <w:rFonts w:cstheme="minorHAnsi"/>
            </w:rPr>
          </w:rPrChange>
        </w:rPr>
      </w:r>
      <w:r w:rsidR="003C0ECD" w:rsidRPr="00F7092D">
        <w:rPr>
          <w:rFonts w:cstheme="minorHAnsi"/>
          <w:rPrChange w:id="702" w:author="Jochum, Michael D." w:date="2021-08-05T16:09:00Z">
            <w:rPr>
              <w:rFonts w:cstheme="minorHAnsi"/>
              <w:sz w:val="24"/>
              <w:szCs w:val="24"/>
            </w:rPr>
          </w:rPrChange>
        </w:rPr>
        <w:fldChar w:fldCharType="separate"/>
      </w:r>
      <w:ins w:id="703" w:author="Jochum, Michael D." w:date="2021-08-05T15:41:00Z">
        <w:r w:rsidR="003C0ECD" w:rsidRPr="00F7092D">
          <w:rPr>
            <w:rFonts w:cstheme="minorHAnsi"/>
            <w:rPrChange w:id="704" w:author="Jochum, Michael D." w:date="2021-08-05T16:09:00Z">
              <w:rPr/>
            </w:rPrChange>
          </w:rPr>
          <w:t xml:space="preserve">Table </w:t>
        </w:r>
        <w:r w:rsidR="003C0ECD" w:rsidRPr="00F7092D">
          <w:rPr>
            <w:rFonts w:cstheme="minorHAnsi"/>
            <w:noProof/>
            <w:rPrChange w:id="705" w:author="Jochum, Michael D." w:date="2021-08-05T16:09:00Z">
              <w:rPr>
                <w:noProof/>
              </w:rPr>
            </w:rPrChange>
          </w:rPr>
          <w:t>4</w:t>
        </w:r>
        <w:r w:rsidR="003C0ECD" w:rsidRPr="00F7092D">
          <w:rPr>
            <w:rFonts w:cstheme="minorHAnsi"/>
            <w:rPrChange w:id="706" w:author="Jochum, Michael D." w:date="2021-08-05T16:09:00Z">
              <w:rPr>
                <w:rFonts w:cstheme="minorHAnsi"/>
                <w:sz w:val="24"/>
                <w:szCs w:val="24"/>
              </w:rPr>
            </w:rPrChange>
          </w:rPr>
          <w:fldChar w:fldCharType="end"/>
        </w:r>
        <w:r w:rsidR="003C0ECD" w:rsidRPr="00F7092D">
          <w:rPr>
            <w:rFonts w:cstheme="minorHAnsi"/>
            <w:rPrChange w:id="707" w:author="Jochum, Michael D." w:date="2021-08-05T16:09:00Z">
              <w:rPr>
                <w:rFonts w:cstheme="minorHAnsi"/>
                <w:sz w:val="24"/>
                <w:szCs w:val="24"/>
              </w:rPr>
            </w:rPrChange>
          </w:rPr>
          <w:t>)</w:t>
        </w:r>
      </w:ins>
      <w:ins w:id="708" w:author="Jochum, Michael D." w:date="2021-08-05T15:58:00Z">
        <w:r w:rsidR="00195469" w:rsidRPr="00F7092D">
          <w:rPr>
            <w:rFonts w:cstheme="minorHAnsi"/>
            <w:rPrChange w:id="709" w:author="Jochum, Michael D." w:date="2021-08-05T16:09:00Z">
              <w:rPr>
                <w:rFonts w:cstheme="minorHAnsi"/>
                <w:sz w:val="24"/>
                <w:szCs w:val="24"/>
              </w:rPr>
            </w:rPrChange>
          </w:rPr>
          <w:t xml:space="preserve"> </w:t>
        </w:r>
      </w:ins>
      <w:del w:id="710" w:author="Jochum, Michael D." w:date="2021-08-03T15:27:00Z">
        <w:r w:rsidR="00967225" w:rsidRPr="00F7092D" w:rsidDel="0034766F">
          <w:rPr>
            <w:rFonts w:cstheme="minorHAnsi"/>
            <w:rPrChange w:id="711" w:author="Jochum, Michael D." w:date="2021-08-05T16:09:00Z">
              <w:rPr>
                <w:rFonts w:cstheme="minorHAnsi"/>
                <w:sz w:val="24"/>
                <w:szCs w:val="24"/>
              </w:rPr>
            </w:rPrChange>
          </w:rPr>
          <w:delText xml:space="preserve"> </w:delText>
        </w:r>
      </w:del>
      <w:r w:rsidR="00967225" w:rsidRPr="00F7092D">
        <w:rPr>
          <w:rFonts w:cstheme="minorHAnsi"/>
          <w:rPrChange w:id="712" w:author="Jochum, Michael D." w:date="2021-08-05T16:09:00Z">
            <w:rPr>
              <w:rFonts w:cstheme="minorHAnsi"/>
              <w:sz w:val="24"/>
              <w:szCs w:val="24"/>
            </w:rPr>
          </w:rPrChange>
        </w:rPr>
        <w:t>(</w:t>
      </w:r>
      <w:ins w:id="713" w:author="Jochum, Michael D." w:date="2021-08-05T15:45:00Z">
        <w:r w:rsidR="00FB74B8" w:rsidRPr="00F7092D">
          <w:rPr>
            <w:rFonts w:cstheme="minorHAnsi"/>
            <w:rPrChange w:id="714" w:author="Jochum, Michael D." w:date="2021-08-05T16:09:00Z">
              <w:rPr>
                <w:rFonts w:cstheme="minorHAnsi"/>
                <w:sz w:val="24"/>
                <w:szCs w:val="24"/>
              </w:rPr>
            </w:rPrChange>
          </w:rPr>
          <w:fldChar w:fldCharType="begin"/>
        </w:r>
        <w:r w:rsidR="00FB74B8" w:rsidRPr="00F7092D">
          <w:rPr>
            <w:rFonts w:cstheme="minorHAnsi"/>
            <w:rPrChange w:id="715" w:author="Jochum, Michael D." w:date="2021-08-05T16:09:00Z">
              <w:rPr>
                <w:rFonts w:cstheme="minorHAnsi"/>
                <w:sz w:val="24"/>
                <w:szCs w:val="24"/>
              </w:rPr>
            </w:rPrChange>
          </w:rPr>
          <w:instrText xml:space="preserve"> REF _Ref79070768 \h </w:instrText>
        </w:r>
      </w:ins>
      <w:r w:rsidR="00F7092D" w:rsidRPr="00F7092D">
        <w:rPr>
          <w:rFonts w:cstheme="minorHAnsi"/>
          <w:rPrChange w:id="716" w:author="Jochum, Michael D." w:date="2021-08-05T16:09:00Z">
            <w:rPr>
              <w:rFonts w:cstheme="minorHAnsi"/>
              <w:sz w:val="24"/>
              <w:szCs w:val="24"/>
            </w:rPr>
          </w:rPrChange>
        </w:rPr>
        <w:instrText xml:space="preserve"> \* MERGEFORMAT </w:instrText>
      </w:r>
      <w:r w:rsidR="00FB74B8" w:rsidRPr="00F7092D">
        <w:rPr>
          <w:rFonts w:cstheme="minorHAnsi"/>
          <w:rPrChange w:id="717" w:author="Jochum, Michael D." w:date="2021-08-05T16:09:00Z">
            <w:rPr>
              <w:rFonts w:cstheme="minorHAnsi"/>
            </w:rPr>
          </w:rPrChange>
        </w:rPr>
      </w:r>
      <w:r w:rsidR="00FB74B8" w:rsidRPr="00F7092D">
        <w:rPr>
          <w:rFonts w:cstheme="minorHAnsi"/>
          <w:rPrChange w:id="718" w:author="Jochum, Michael D." w:date="2021-08-05T16:09:00Z">
            <w:rPr>
              <w:rFonts w:cstheme="minorHAnsi"/>
              <w:sz w:val="24"/>
              <w:szCs w:val="24"/>
            </w:rPr>
          </w:rPrChange>
        </w:rPr>
        <w:fldChar w:fldCharType="separate"/>
      </w:r>
      <w:ins w:id="719" w:author="Jochum, Michael D." w:date="2021-08-05T15:45:00Z">
        <w:r w:rsidR="00FB74B8" w:rsidRPr="00F7092D">
          <w:rPr>
            <w:rFonts w:cstheme="minorHAnsi"/>
            <w:rPrChange w:id="720" w:author="Jochum, Michael D." w:date="2021-08-05T16:09:00Z">
              <w:rPr/>
            </w:rPrChange>
          </w:rPr>
          <w:t xml:space="preserve">Figure </w:t>
        </w:r>
        <w:r w:rsidR="00FB74B8" w:rsidRPr="00F7092D">
          <w:rPr>
            <w:rFonts w:cstheme="minorHAnsi"/>
            <w:noProof/>
            <w:rPrChange w:id="721" w:author="Jochum, Michael D." w:date="2021-08-05T16:09:00Z">
              <w:rPr>
                <w:noProof/>
              </w:rPr>
            </w:rPrChange>
          </w:rPr>
          <w:t>3</w:t>
        </w:r>
        <w:r w:rsidR="00FB74B8" w:rsidRPr="00F7092D">
          <w:rPr>
            <w:rFonts w:cstheme="minorHAnsi"/>
            <w:rPrChange w:id="722" w:author="Jochum, Michael D." w:date="2021-08-05T16:09:00Z">
              <w:rPr>
                <w:rFonts w:cstheme="minorHAnsi"/>
                <w:sz w:val="24"/>
                <w:szCs w:val="24"/>
              </w:rPr>
            </w:rPrChange>
          </w:rPr>
          <w:fldChar w:fldCharType="end"/>
        </w:r>
      </w:ins>
      <w:del w:id="723" w:author="Jochum, Michael D." w:date="2021-08-05T15:43:00Z">
        <w:r w:rsidR="00967225" w:rsidRPr="00F7092D" w:rsidDel="00FB74B8">
          <w:rPr>
            <w:rFonts w:cstheme="minorHAnsi"/>
            <w:rPrChange w:id="724" w:author="Jochum, Michael D." w:date="2021-08-05T16:09:00Z">
              <w:rPr>
                <w:rFonts w:cstheme="minorHAnsi"/>
                <w:sz w:val="24"/>
                <w:szCs w:val="24"/>
              </w:rPr>
            </w:rPrChange>
          </w:rPr>
          <w:delText>Figure X</w:delText>
        </w:r>
      </w:del>
      <w:r w:rsidR="00967225" w:rsidRPr="00F7092D">
        <w:rPr>
          <w:rFonts w:cstheme="minorHAnsi"/>
          <w:rPrChange w:id="725" w:author="Jochum, Michael D." w:date="2021-08-05T16:09:00Z">
            <w:rPr>
              <w:rFonts w:cstheme="minorHAnsi"/>
              <w:sz w:val="24"/>
              <w:szCs w:val="24"/>
            </w:rPr>
          </w:rPrChange>
        </w:rPr>
        <w:t xml:space="preserve">).  </w:t>
      </w:r>
    </w:p>
    <w:p w14:paraId="68EF554F" w14:textId="7AA3E741" w:rsidR="006C1C4D" w:rsidRPr="00F7092D" w:rsidRDefault="006C1C4D">
      <w:pPr>
        <w:spacing w:line="480" w:lineRule="auto"/>
        <w:jc w:val="both"/>
        <w:rPr>
          <w:ins w:id="726" w:author="Jochum, Michael D." w:date="2021-07-06T14:22:00Z"/>
          <w:rFonts w:cstheme="minorHAnsi"/>
        </w:rPr>
        <w:pPrChange w:id="727" w:author="Jochum, Michael D." w:date="2021-07-06T14:40:00Z">
          <w:pPr>
            <w:spacing w:line="480" w:lineRule="auto"/>
          </w:pPr>
        </w:pPrChange>
      </w:pPr>
      <w:commentRangeStart w:id="728"/>
      <w:ins w:id="729" w:author="Jochum, Michael D." w:date="2021-07-06T14:22:00Z">
        <w:r w:rsidRPr="00F7092D">
          <w:rPr>
            <w:rFonts w:cstheme="minorHAnsi"/>
          </w:rPr>
          <w:t>Features of particular interest associated with morbidity in the Depth 1 parent Metabolic and cellular processes include decreases in carbohydrate metabolic processes, Increases in RNA metabolic processes and RNA phosphodiester bond hydrolysis, decreases in phosphorylation, and increases in nucleobase containing compound biosynthetic processes.</w:t>
        </w:r>
      </w:ins>
    </w:p>
    <w:p w14:paraId="1AC2108C" w14:textId="0793B25F" w:rsidR="006C1C4D" w:rsidRPr="00F7092D" w:rsidRDefault="006C1C4D">
      <w:pPr>
        <w:spacing w:line="480" w:lineRule="auto"/>
        <w:jc w:val="both"/>
        <w:rPr>
          <w:ins w:id="730" w:author="Jochum, Michael D." w:date="2021-07-06T14:22:00Z"/>
          <w:rFonts w:cstheme="minorHAnsi"/>
        </w:rPr>
        <w:pPrChange w:id="731" w:author="Jochum, Michael D." w:date="2021-07-06T14:40:00Z">
          <w:pPr>
            <w:spacing w:line="480" w:lineRule="auto"/>
          </w:pPr>
        </w:pPrChange>
      </w:pPr>
      <w:ins w:id="732" w:author="Jochum, Michael D." w:date="2021-07-06T14:22:00Z">
        <w:r w:rsidRPr="00F7092D">
          <w:rPr>
            <w:rFonts w:cstheme="minorHAnsi"/>
          </w:rPr>
          <w:t>Gene ontology comparisons amongst those who died to those who survived reported major decreases in ox</w:t>
        </w:r>
      </w:ins>
      <w:ins w:id="733" w:author="Jochum, Michael D." w:date="2021-08-05T15:59:00Z">
        <w:r w:rsidR="00195469" w:rsidRPr="00F7092D">
          <w:rPr>
            <w:rFonts w:cstheme="minorHAnsi"/>
            <w:rPrChange w:id="734" w:author="Jochum, Michael D." w:date="2021-08-05T16:09:00Z">
              <w:rPr>
                <w:rFonts w:cstheme="minorHAnsi"/>
                <w:sz w:val="24"/>
                <w:szCs w:val="24"/>
              </w:rPr>
            </w:rPrChange>
          </w:rPr>
          <w:t>ido</w:t>
        </w:r>
      </w:ins>
      <w:ins w:id="735" w:author="Jochum, Michael D." w:date="2021-07-06T14:22:00Z">
        <w:r w:rsidRPr="00F7092D">
          <w:rPr>
            <w:rFonts w:cstheme="minorHAnsi"/>
          </w:rPr>
          <w:t>reductase activity, increases in catalytic activity acting on RNA, and endopeptidase activity.</w:t>
        </w:r>
      </w:ins>
      <w:ins w:id="736" w:author="Jochum, Michael D." w:date="2021-07-06T14:23:00Z">
        <w:r w:rsidRPr="00F7092D">
          <w:rPr>
            <w:rFonts w:cstheme="minorHAnsi"/>
          </w:rPr>
          <w:t xml:space="preserve"> </w:t>
        </w:r>
        <w:r w:rsidRPr="00F70574">
          <w:rPr>
            <w:rFonts w:cstheme="minorHAnsi"/>
          </w:rPr>
          <w:t xml:space="preserve"> </w:t>
        </w:r>
      </w:ins>
      <w:ins w:id="737" w:author="Jochum, Michael D." w:date="2021-08-03T15:33:00Z">
        <w:r w:rsidR="00A72ED3" w:rsidRPr="00F7092D">
          <w:rPr>
            <w:rFonts w:cstheme="minorHAnsi"/>
            <w:rPrChange w:id="738" w:author="Jochum, Michael D." w:date="2021-08-05T16:09:00Z">
              <w:rPr>
                <w:rFonts w:cstheme="minorHAnsi"/>
                <w:sz w:val="24"/>
                <w:szCs w:val="24"/>
              </w:rPr>
            </w:rPrChange>
          </w:rPr>
          <w:t>Lastly with</w:t>
        </w:r>
      </w:ins>
      <w:ins w:id="739" w:author="Jochum, Michael D." w:date="2021-07-06T14:23:00Z">
        <w:r w:rsidRPr="00F7092D">
          <w:rPr>
            <w:rFonts w:cstheme="minorHAnsi"/>
          </w:rPr>
          <w:t xml:space="preserve"> respect to the Go Terms belonging to the Depth 1 parent of binding, we </w:t>
        </w:r>
      </w:ins>
      <w:ins w:id="740" w:author="Jochum, Michael D." w:date="2021-08-03T15:33:00Z">
        <w:r w:rsidR="00A72ED3" w:rsidRPr="00F7092D">
          <w:rPr>
            <w:rFonts w:cstheme="minorHAnsi"/>
            <w:rPrChange w:id="741" w:author="Jochum, Michael D." w:date="2021-08-05T16:09:00Z">
              <w:rPr>
                <w:rFonts w:cstheme="minorHAnsi"/>
                <w:sz w:val="24"/>
                <w:szCs w:val="24"/>
              </w:rPr>
            </w:rPrChange>
          </w:rPr>
          <w:t>observed decreases</w:t>
        </w:r>
      </w:ins>
      <w:ins w:id="742" w:author="Jochum, Michael D." w:date="2021-07-06T14:23:00Z">
        <w:r w:rsidRPr="00F7092D">
          <w:rPr>
            <w:rFonts w:cstheme="minorHAnsi"/>
          </w:rPr>
          <w:t xml:space="preserve"> in organic cyclic compound binding </w:t>
        </w:r>
      </w:ins>
      <w:ins w:id="743" w:author="Jochum, Michael D." w:date="2021-08-05T15:40:00Z">
        <w:r w:rsidR="003C0ECD" w:rsidRPr="00F7092D">
          <w:rPr>
            <w:rFonts w:cstheme="minorHAnsi"/>
            <w:rPrChange w:id="744" w:author="Jochum, Michael D." w:date="2021-08-05T16:09:00Z">
              <w:rPr>
                <w:rFonts w:cstheme="minorHAnsi"/>
                <w:sz w:val="24"/>
                <w:szCs w:val="24"/>
              </w:rPr>
            </w:rPrChange>
          </w:rPr>
          <w:t>and increases</w:t>
        </w:r>
      </w:ins>
      <w:ins w:id="745" w:author="Jochum, Michael D." w:date="2021-07-06T14:23:00Z">
        <w:r w:rsidRPr="00F7092D">
          <w:rPr>
            <w:rFonts w:cstheme="minorHAnsi"/>
          </w:rPr>
          <w:t xml:space="preserve"> in RNA </w:t>
        </w:r>
      </w:ins>
      <w:ins w:id="746" w:author="Jochum, Michael D." w:date="2021-08-05T15:48:00Z">
        <w:r w:rsidR="00FB74B8" w:rsidRPr="00F7092D">
          <w:rPr>
            <w:rFonts w:cstheme="minorHAnsi"/>
            <w:rPrChange w:id="747" w:author="Jochum, Michael D." w:date="2021-08-05T16:09:00Z">
              <w:rPr>
                <w:rFonts w:cstheme="minorHAnsi"/>
                <w:sz w:val="24"/>
                <w:szCs w:val="24"/>
              </w:rPr>
            </w:rPrChange>
          </w:rPr>
          <w:t>binding transition</w:t>
        </w:r>
      </w:ins>
      <w:ins w:id="748" w:author="Jochum, Michael D." w:date="2021-07-06T14:23:00Z">
        <w:r w:rsidRPr="00F7092D">
          <w:rPr>
            <w:rFonts w:cstheme="minorHAnsi"/>
          </w:rPr>
          <w:t xml:space="preserve"> metal ion binding, magnesium ion binding, </w:t>
        </w:r>
      </w:ins>
      <w:ins w:id="749" w:author="Jochum, Michael D." w:date="2021-08-05T15:59:00Z">
        <w:r w:rsidR="00195469" w:rsidRPr="00F7092D">
          <w:rPr>
            <w:rFonts w:cstheme="minorHAnsi"/>
            <w:rPrChange w:id="750" w:author="Jochum, Michael D." w:date="2021-08-05T16:09:00Z">
              <w:rPr>
                <w:rFonts w:cstheme="minorHAnsi"/>
                <w:sz w:val="24"/>
                <w:szCs w:val="24"/>
              </w:rPr>
            </w:rPrChange>
          </w:rPr>
          <w:t>and zinc</w:t>
        </w:r>
      </w:ins>
      <w:ins w:id="751" w:author="Jochum, Michael D." w:date="2021-07-06T14:23:00Z">
        <w:r w:rsidRPr="00F7092D">
          <w:rPr>
            <w:rFonts w:cstheme="minorHAnsi"/>
          </w:rPr>
          <w:t xml:space="preserve"> ion binding amongst those who died compared to those who survived</w:t>
        </w:r>
      </w:ins>
      <w:ins w:id="752" w:author="Jochum, Michael D." w:date="2021-08-05T15:51:00Z">
        <w:r w:rsidR="00FB74B8" w:rsidRPr="00F7092D">
          <w:rPr>
            <w:rFonts w:cstheme="minorHAnsi"/>
            <w:rPrChange w:id="753" w:author="Jochum, Michael D." w:date="2021-08-05T16:09:00Z">
              <w:rPr>
                <w:rFonts w:cstheme="minorHAnsi"/>
                <w:sz w:val="24"/>
                <w:szCs w:val="24"/>
              </w:rPr>
            </w:rPrChange>
          </w:rPr>
          <w:t xml:space="preserve"> </w:t>
        </w:r>
        <w:r w:rsidR="00FB74B8" w:rsidRPr="00F7092D">
          <w:rPr>
            <w:rFonts w:cstheme="minorHAnsi"/>
            <w:highlight w:val="cyan"/>
            <w:rPrChange w:id="754" w:author="Jochum, Michael D." w:date="2021-08-05T16:09:00Z">
              <w:rPr>
                <w:rFonts w:cstheme="minorHAnsi"/>
                <w:sz w:val="24"/>
                <w:szCs w:val="24"/>
              </w:rPr>
            </w:rPrChange>
          </w:rPr>
          <w:t>(Supplementary Files 3-X K</w:t>
        </w:r>
      </w:ins>
      <w:ins w:id="755" w:author="Jochum, Michael D." w:date="2021-08-05T15:52:00Z">
        <w:r w:rsidR="00FB74B8" w:rsidRPr="00F7092D">
          <w:rPr>
            <w:rFonts w:cstheme="minorHAnsi"/>
            <w:highlight w:val="cyan"/>
            <w:rPrChange w:id="756" w:author="Jochum, Michael D." w:date="2021-08-05T16:09:00Z">
              <w:rPr>
                <w:rFonts w:cstheme="minorHAnsi"/>
                <w:sz w:val="24"/>
                <w:szCs w:val="24"/>
              </w:rPr>
            </w:rPrChange>
          </w:rPr>
          <w:t>rista’s protein tables</w:t>
        </w:r>
      </w:ins>
      <w:ins w:id="757" w:author="Jochum, Michael D." w:date="2021-08-05T15:51:00Z">
        <w:r w:rsidR="00FB74B8" w:rsidRPr="00F7092D">
          <w:rPr>
            <w:rFonts w:cstheme="minorHAnsi"/>
            <w:highlight w:val="cyan"/>
            <w:rPrChange w:id="758" w:author="Jochum, Michael D." w:date="2021-08-05T16:09:00Z">
              <w:rPr>
                <w:rFonts w:cstheme="minorHAnsi"/>
                <w:sz w:val="24"/>
                <w:szCs w:val="24"/>
              </w:rPr>
            </w:rPrChange>
          </w:rPr>
          <w:t>)</w:t>
        </w:r>
      </w:ins>
      <w:ins w:id="759" w:author="Jochum, Michael D." w:date="2021-07-06T14:23:00Z">
        <w:r w:rsidRPr="00F7092D">
          <w:rPr>
            <w:rFonts w:cstheme="minorHAnsi"/>
            <w:highlight w:val="cyan"/>
            <w:rPrChange w:id="760" w:author="Jochum, Michael D." w:date="2021-08-05T16:09:00Z">
              <w:rPr>
                <w:rFonts w:cstheme="minorHAnsi"/>
              </w:rPr>
            </w:rPrChange>
          </w:rPr>
          <w:t>.</w:t>
        </w:r>
        <w:commentRangeEnd w:id="728"/>
        <w:r w:rsidRPr="00F7092D">
          <w:rPr>
            <w:rStyle w:val="CommentReference"/>
            <w:rFonts w:cstheme="minorHAnsi"/>
            <w:sz w:val="22"/>
            <w:szCs w:val="22"/>
            <w:highlight w:val="cyan"/>
            <w:rPrChange w:id="761" w:author="Jochum, Michael D." w:date="2021-08-05T16:09:00Z">
              <w:rPr>
                <w:rStyle w:val="CommentReference"/>
                <w:rFonts w:cstheme="minorHAnsi"/>
              </w:rPr>
            </w:rPrChange>
          </w:rPr>
          <w:commentReference w:id="728"/>
        </w:r>
      </w:ins>
    </w:p>
    <w:p w14:paraId="37E2DC22" w14:textId="0383DDA0" w:rsidR="006C1C4D" w:rsidRPr="00F7092D" w:rsidRDefault="006C1C4D">
      <w:pPr>
        <w:spacing w:line="480" w:lineRule="auto"/>
        <w:jc w:val="both"/>
        <w:rPr>
          <w:ins w:id="762" w:author="Jochum, Michael D." w:date="2021-07-06T14:23:00Z"/>
          <w:rFonts w:cstheme="minorHAnsi"/>
        </w:rPr>
        <w:pPrChange w:id="763" w:author="Jochum, Michael D." w:date="2021-07-06T14:40:00Z">
          <w:pPr>
            <w:spacing w:line="480" w:lineRule="auto"/>
          </w:pPr>
        </w:pPrChange>
      </w:pPr>
      <w:ins w:id="764" w:author="Jochum, Michael D." w:date="2021-07-06T14:23:00Z">
        <w:r w:rsidRPr="00F7092D">
          <w:rPr>
            <w:rFonts w:cstheme="minorHAnsi"/>
          </w:rPr>
          <w:t>Results from the Taxonomic comparison analysis revealed a statistically significant increase in log</w:t>
        </w:r>
        <w:r w:rsidRPr="00F7092D">
          <w:rPr>
            <w:rFonts w:cstheme="minorHAnsi"/>
            <w:vertAlign w:val="subscript"/>
            <w:rPrChange w:id="765" w:author="Jochum, Michael D." w:date="2021-08-05T16:09:00Z">
              <w:rPr>
                <w:rFonts w:cstheme="minorHAnsi"/>
              </w:rPr>
            </w:rPrChange>
          </w:rPr>
          <w:t>2</w:t>
        </w:r>
        <w:r w:rsidRPr="00F7092D">
          <w:rPr>
            <w:rFonts w:cstheme="minorHAnsi"/>
          </w:rPr>
          <w:t xml:space="preserve"> median ratio of the family </w:t>
        </w:r>
        <w:proofErr w:type="spellStart"/>
        <w:r w:rsidRPr="00F7092D">
          <w:rPr>
            <w:rFonts w:cstheme="minorHAnsi"/>
            <w:i/>
            <w:iCs/>
            <w:rPrChange w:id="766" w:author="Jochum, Michael D." w:date="2021-08-05T16:09:00Z">
              <w:rPr>
                <w:rFonts w:cstheme="minorHAnsi"/>
              </w:rPr>
            </w:rPrChange>
          </w:rPr>
          <w:t>Comanomonadacea</w:t>
        </w:r>
        <w:proofErr w:type="spellEnd"/>
        <w:r w:rsidRPr="00F7092D">
          <w:rPr>
            <w:rFonts w:cstheme="minorHAnsi"/>
          </w:rPr>
          <w:t xml:space="preserve">, belonging to the genus </w:t>
        </w:r>
        <w:proofErr w:type="spellStart"/>
        <w:r w:rsidRPr="00F7092D">
          <w:rPr>
            <w:rFonts w:cstheme="minorHAnsi"/>
            <w:i/>
            <w:iCs/>
          </w:rPr>
          <w:t>Variovorax</w:t>
        </w:r>
        <w:proofErr w:type="spellEnd"/>
        <w:r w:rsidRPr="00F7092D">
          <w:rPr>
            <w:rFonts w:cstheme="minorHAnsi"/>
          </w:rPr>
          <w:t xml:space="preserve"> and decreases in the family </w:t>
        </w:r>
        <w:proofErr w:type="spellStart"/>
        <w:r w:rsidRPr="00F7092D">
          <w:rPr>
            <w:rFonts w:cstheme="minorHAnsi"/>
            <w:i/>
            <w:iCs/>
            <w:rPrChange w:id="767" w:author="Jochum, Michael D." w:date="2021-08-05T16:09:00Z">
              <w:rPr>
                <w:rFonts w:cstheme="minorHAnsi"/>
              </w:rPr>
            </w:rPrChange>
          </w:rPr>
          <w:t>Bacteriodales</w:t>
        </w:r>
        <w:proofErr w:type="spellEnd"/>
        <w:r w:rsidRPr="00F7092D">
          <w:rPr>
            <w:rFonts w:cstheme="minorHAnsi"/>
          </w:rPr>
          <w:t xml:space="preserve"> when comparing the deceased to the survive (p&lt;0.0001, q &lt;0.001)</w:t>
        </w:r>
      </w:ins>
      <w:ins w:id="768" w:author="Jochum, Michael D." w:date="2021-08-05T15:57:00Z">
        <w:r w:rsidR="00195469" w:rsidRPr="00F7092D">
          <w:rPr>
            <w:rFonts w:cstheme="minorHAnsi"/>
            <w:rPrChange w:id="769" w:author="Jochum, Michael D." w:date="2021-08-05T16:09:00Z">
              <w:rPr>
                <w:rFonts w:cstheme="minorHAnsi"/>
                <w:sz w:val="24"/>
                <w:szCs w:val="24"/>
              </w:rPr>
            </w:rPrChange>
          </w:rPr>
          <w:t xml:space="preserve"> (</w:t>
        </w:r>
        <w:r w:rsidR="00195469" w:rsidRPr="00F7092D">
          <w:rPr>
            <w:rFonts w:cstheme="minorHAnsi"/>
            <w:rPrChange w:id="770" w:author="Jochum, Michael D." w:date="2021-08-05T16:09:00Z">
              <w:rPr>
                <w:rFonts w:cstheme="minorHAnsi"/>
                <w:sz w:val="24"/>
                <w:szCs w:val="24"/>
              </w:rPr>
            </w:rPrChange>
          </w:rPr>
          <w:fldChar w:fldCharType="begin"/>
        </w:r>
        <w:r w:rsidR="00195469" w:rsidRPr="00F7092D">
          <w:rPr>
            <w:rFonts w:cstheme="minorHAnsi"/>
            <w:rPrChange w:id="771" w:author="Jochum, Michael D." w:date="2021-08-05T16:09:00Z">
              <w:rPr>
                <w:rFonts w:cstheme="minorHAnsi"/>
                <w:sz w:val="24"/>
                <w:szCs w:val="24"/>
              </w:rPr>
            </w:rPrChange>
          </w:rPr>
          <w:instrText xml:space="preserve"> REF _Ref79071488 \h </w:instrText>
        </w:r>
      </w:ins>
      <w:r w:rsidR="00F7092D" w:rsidRPr="00F7092D">
        <w:rPr>
          <w:rFonts w:cstheme="minorHAnsi"/>
          <w:rPrChange w:id="772" w:author="Jochum, Michael D." w:date="2021-08-05T16:09:00Z">
            <w:rPr>
              <w:rFonts w:cstheme="minorHAnsi"/>
              <w:sz w:val="24"/>
              <w:szCs w:val="24"/>
            </w:rPr>
          </w:rPrChange>
        </w:rPr>
        <w:instrText xml:space="preserve"> \* MERGEFORMAT </w:instrText>
      </w:r>
      <w:r w:rsidR="00195469" w:rsidRPr="00F7092D">
        <w:rPr>
          <w:rFonts w:cstheme="minorHAnsi"/>
          <w:rPrChange w:id="773" w:author="Jochum, Michael D." w:date="2021-08-05T16:09:00Z">
            <w:rPr>
              <w:rFonts w:cstheme="minorHAnsi"/>
            </w:rPr>
          </w:rPrChange>
        </w:rPr>
      </w:r>
      <w:r w:rsidR="00195469" w:rsidRPr="00F7092D">
        <w:rPr>
          <w:rFonts w:cstheme="minorHAnsi"/>
          <w:rPrChange w:id="774" w:author="Jochum, Michael D." w:date="2021-08-05T16:09:00Z">
            <w:rPr>
              <w:rFonts w:cstheme="minorHAnsi"/>
              <w:sz w:val="24"/>
              <w:szCs w:val="24"/>
            </w:rPr>
          </w:rPrChange>
        </w:rPr>
        <w:fldChar w:fldCharType="separate"/>
      </w:r>
      <w:ins w:id="775" w:author="Jochum, Michael D." w:date="2021-08-05T15:57:00Z">
        <w:r w:rsidR="00195469" w:rsidRPr="00F7092D">
          <w:rPr>
            <w:rFonts w:cstheme="minorHAnsi"/>
            <w:rPrChange w:id="776" w:author="Jochum, Michael D." w:date="2021-08-05T16:09:00Z">
              <w:rPr/>
            </w:rPrChange>
          </w:rPr>
          <w:t xml:space="preserve">Figure </w:t>
        </w:r>
        <w:r w:rsidR="00195469" w:rsidRPr="00F7092D">
          <w:rPr>
            <w:rFonts w:cstheme="minorHAnsi"/>
            <w:noProof/>
            <w:rPrChange w:id="777" w:author="Jochum, Michael D." w:date="2021-08-05T16:09:00Z">
              <w:rPr>
                <w:noProof/>
              </w:rPr>
            </w:rPrChange>
          </w:rPr>
          <w:t>4</w:t>
        </w:r>
        <w:r w:rsidR="00195469" w:rsidRPr="00F7092D">
          <w:rPr>
            <w:rFonts w:cstheme="minorHAnsi"/>
            <w:rPrChange w:id="778" w:author="Jochum, Michael D." w:date="2021-08-05T16:09:00Z">
              <w:rPr>
                <w:rFonts w:cstheme="minorHAnsi"/>
                <w:sz w:val="24"/>
                <w:szCs w:val="24"/>
              </w:rPr>
            </w:rPrChange>
          </w:rPr>
          <w:fldChar w:fldCharType="end"/>
        </w:r>
        <w:r w:rsidR="00195469" w:rsidRPr="00F7092D">
          <w:rPr>
            <w:rFonts w:cstheme="minorHAnsi"/>
            <w:rPrChange w:id="779" w:author="Jochum, Michael D." w:date="2021-08-05T16:09:00Z">
              <w:rPr>
                <w:rFonts w:cstheme="minorHAnsi"/>
                <w:sz w:val="24"/>
                <w:szCs w:val="24"/>
              </w:rPr>
            </w:rPrChange>
          </w:rPr>
          <w:t>)</w:t>
        </w:r>
      </w:ins>
      <w:ins w:id="780" w:author="Jochum, Michael D." w:date="2021-07-06T14:23:00Z">
        <w:r w:rsidRPr="00F7092D">
          <w:rPr>
            <w:rFonts w:cstheme="minorHAnsi"/>
          </w:rPr>
          <w:t xml:space="preserve"> </w:t>
        </w:r>
      </w:ins>
      <w:ins w:id="781" w:author="Jochum, Michael D." w:date="2021-08-05T15:57:00Z">
        <w:r w:rsidR="00195469" w:rsidRPr="00F7092D">
          <w:rPr>
            <w:rFonts w:cstheme="minorHAnsi"/>
            <w:rPrChange w:id="782" w:author="Jochum, Michael D." w:date="2021-08-05T16:09:00Z">
              <w:rPr>
                <w:rFonts w:cstheme="minorHAnsi"/>
                <w:sz w:val="24"/>
                <w:szCs w:val="24"/>
              </w:rPr>
            </w:rPrChange>
          </w:rPr>
          <w:t>(</w:t>
        </w:r>
        <w:r w:rsidR="00195469" w:rsidRPr="00F7092D">
          <w:rPr>
            <w:rFonts w:cstheme="minorHAnsi"/>
            <w:rPrChange w:id="783" w:author="Jochum, Michael D." w:date="2021-08-05T16:09:00Z">
              <w:rPr>
                <w:rFonts w:cstheme="minorHAnsi"/>
                <w:sz w:val="24"/>
                <w:szCs w:val="24"/>
              </w:rPr>
            </w:rPrChange>
          </w:rPr>
          <w:fldChar w:fldCharType="begin"/>
        </w:r>
        <w:r w:rsidR="00195469" w:rsidRPr="00F7092D">
          <w:rPr>
            <w:rFonts w:cstheme="minorHAnsi"/>
            <w:rPrChange w:id="784" w:author="Jochum, Michael D." w:date="2021-08-05T16:09:00Z">
              <w:rPr>
                <w:rFonts w:cstheme="minorHAnsi"/>
                <w:sz w:val="24"/>
                <w:szCs w:val="24"/>
              </w:rPr>
            </w:rPrChange>
          </w:rPr>
          <w:instrText xml:space="preserve"> REF _Ref79071447 \h </w:instrText>
        </w:r>
      </w:ins>
      <w:r w:rsidR="00F7092D" w:rsidRPr="00F7092D">
        <w:rPr>
          <w:rFonts w:cstheme="minorHAnsi"/>
          <w:rPrChange w:id="785" w:author="Jochum, Michael D." w:date="2021-08-05T16:09:00Z">
            <w:rPr>
              <w:rFonts w:cstheme="minorHAnsi"/>
              <w:sz w:val="24"/>
              <w:szCs w:val="24"/>
            </w:rPr>
          </w:rPrChange>
        </w:rPr>
        <w:instrText xml:space="preserve"> \* MERGEFORMAT </w:instrText>
      </w:r>
      <w:r w:rsidR="00195469" w:rsidRPr="00F7092D">
        <w:rPr>
          <w:rFonts w:cstheme="minorHAnsi"/>
          <w:rPrChange w:id="786" w:author="Jochum, Michael D." w:date="2021-08-05T16:09:00Z">
            <w:rPr>
              <w:rFonts w:cstheme="minorHAnsi"/>
            </w:rPr>
          </w:rPrChange>
        </w:rPr>
      </w:r>
      <w:r w:rsidR="00195469" w:rsidRPr="00F7092D">
        <w:rPr>
          <w:rFonts w:cstheme="minorHAnsi"/>
          <w:rPrChange w:id="787" w:author="Jochum, Michael D." w:date="2021-08-05T16:09:00Z">
            <w:rPr>
              <w:rFonts w:cstheme="minorHAnsi"/>
              <w:sz w:val="24"/>
              <w:szCs w:val="24"/>
            </w:rPr>
          </w:rPrChange>
        </w:rPr>
        <w:fldChar w:fldCharType="separate"/>
      </w:r>
      <w:ins w:id="788" w:author="Jochum, Michael D." w:date="2021-08-05T15:57:00Z">
        <w:r w:rsidR="00195469" w:rsidRPr="00F7092D">
          <w:rPr>
            <w:rFonts w:cstheme="minorHAnsi"/>
            <w:rPrChange w:id="789" w:author="Jochum, Michael D." w:date="2021-08-05T16:09:00Z">
              <w:rPr/>
            </w:rPrChange>
          </w:rPr>
          <w:t xml:space="preserve">Table </w:t>
        </w:r>
        <w:r w:rsidR="00195469" w:rsidRPr="00F7092D">
          <w:rPr>
            <w:rFonts w:cstheme="minorHAnsi"/>
            <w:noProof/>
            <w:rPrChange w:id="790" w:author="Jochum, Michael D." w:date="2021-08-05T16:09:00Z">
              <w:rPr>
                <w:noProof/>
              </w:rPr>
            </w:rPrChange>
          </w:rPr>
          <w:t>5</w:t>
        </w:r>
        <w:r w:rsidR="00195469" w:rsidRPr="00F7092D">
          <w:rPr>
            <w:rFonts w:cstheme="minorHAnsi"/>
            <w:rPrChange w:id="791" w:author="Jochum, Michael D." w:date="2021-08-05T16:09:00Z">
              <w:rPr>
                <w:rFonts w:cstheme="minorHAnsi"/>
                <w:sz w:val="24"/>
                <w:szCs w:val="24"/>
              </w:rPr>
            </w:rPrChange>
          </w:rPr>
          <w:fldChar w:fldCharType="end"/>
        </w:r>
        <w:r w:rsidR="00195469" w:rsidRPr="00F7092D">
          <w:rPr>
            <w:rFonts w:cstheme="minorHAnsi"/>
            <w:rPrChange w:id="792" w:author="Jochum, Michael D." w:date="2021-08-05T16:09:00Z">
              <w:rPr>
                <w:rFonts w:cstheme="minorHAnsi"/>
                <w:sz w:val="24"/>
                <w:szCs w:val="24"/>
              </w:rPr>
            </w:rPrChange>
          </w:rPr>
          <w:t>)</w:t>
        </w:r>
      </w:ins>
      <w:ins w:id="793" w:author="Jochum, Michael D." w:date="2021-07-06T14:23:00Z">
        <w:r w:rsidRPr="00F7092D">
          <w:rPr>
            <w:rFonts w:cstheme="minorHAnsi"/>
          </w:rPr>
          <w:t xml:space="preserve">. </w:t>
        </w:r>
      </w:ins>
    </w:p>
    <w:p w14:paraId="5244CB88" w14:textId="208EC5D5" w:rsidR="006C1C4D" w:rsidRPr="00F7092D" w:rsidDel="006C1C4D" w:rsidRDefault="006C1C4D">
      <w:pPr>
        <w:spacing w:line="480" w:lineRule="auto"/>
        <w:jc w:val="both"/>
        <w:rPr>
          <w:del w:id="794" w:author="Jochum, Michael D." w:date="2021-07-06T14:24:00Z"/>
          <w:rFonts w:cstheme="minorHAnsi"/>
          <w:rPrChange w:id="795" w:author="Jochum, Michael D." w:date="2021-08-05T16:09:00Z">
            <w:rPr>
              <w:del w:id="796" w:author="Jochum, Michael D." w:date="2021-07-06T14:24:00Z"/>
              <w:rFonts w:cstheme="minorHAnsi"/>
              <w:sz w:val="24"/>
              <w:szCs w:val="24"/>
            </w:rPr>
          </w:rPrChange>
        </w:rPr>
        <w:pPrChange w:id="797" w:author="Jochum, Michael D." w:date="2021-07-06T14:40:00Z">
          <w:pPr>
            <w:spacing w:line="480" w:lineRule="auto"/>
          </w:pPr>
        </w:pPrChange>
      </w:pPr>
    </w:p>
    <w:p w14:paraId="3E6C4E97" w14:textId="7EF6BDFE" w:rsidR="002C1F6A" w:rsidRPr="00F7092D" w:rsidDel="00A1784C" w:rsidRDefault="002C1F6A">
      <w:pPr>
        <w:spacing w:line="480" w:lineRule="auto"/>
        <w:jc w:val="both"/>
        <w:rPr>
          <w:del w:id="798" w:author="Jochum, Michael D." w:date="2021-04-23T14:20:00Z"/>
          <w:rFonts w:cstheme="minorHAnsi"/>
          <w:i/>
          <w:iCs/>
          <w:rPrChange w:id="799" w:author="Jochum, Michael D." w:date="2021-08-05T16:09:00Z">
            <w:rPr>
              <w:del w:id="800" w:author="Jochum, Michael D." w:date="2021-04-23T14:20:00Z"/>
              <w:i/>
              <w:iCs/>
              <w:sz w:val="24"/>
              <w:szCs w:val="24"/>
            </w:rPr>
          </w:rPrChange>
        </w:rPr>
        <w:pPrChange w:id="801" w:author="Jochum, Michael D." w:date="2021-07-06T14:40:00Z">
          <w:pPr>
            <w:spacing w:line="480" w:lineRule="auto"/>
          </w:pPr>
        </w:pPrChange>
      </w:pPr>
      <w:del w:id="802" w:author="Jochum, Michael D." w:date="2021-07-06T14:18:00Z">
        <w:r w:rsidRPr="00F7092D" w:rsidDel="006C1C4D">
          <w:rPr>
            <w:rFonts w:cstheme="minorHAnsi"/>
            <w:i/>
            <w:iCs/>
            <w:rPrChange w:id="803" w:author="Jochum, Michael D." w:date="2021-08-05T16:09:00Z">
              <w:rPr>
                <w:i/>
                <w:iCs/>
                <w:sz w:val="24"/>
                <w:szCs w:val="24"/>
              </w:rPr>
            </w:rPrChange>
          </w:rPr>
          <w:delText>DMM clustering.</w:delText>
        </w:r>
      </w:del>
    </w:p>
    <w:p w14:paraId="37318F3B" w14:textId="3EDC7B2C" w:rsidR="002C1F6A" w:rsidRPr="00F7092D" w:rsidDel="00A1784C" w:rsidRDefault="00967225">
      <w:pPr>
        <w:spacing w:line="480" w:lineRule="auto"/>
        <w:jc w:val="both"/>
        <w:rPr>
          <w:del w:id="804" w:author="Jochum, Michael D." w:date="2021-04-23T14:21:00Z"/>
          <w:rFonts w:cstheme="minorHAnsi"/>
          <w:i/>
          <w:iCs/>
          <w:rPrChange w:id="805" w:author="Jochum, Michael D." w:date="2021-08-05T16:09:00Z">
            <w:rPr>
              <w:del w:id="806" w:author="Jochum, Michael D." w:date="2021-04-23T14:21:00Z"/>
              <w:i/>
              <w:iCs/>
              <w:sz w:val="24"/>
              <w:szCs w:val="24"/>
            </w:rPr>
          </w:rPrChange>
        </w:rPr>
        <w:pPrChange w:id="807" w:author="Jochum, Michael D." w:date="2021-07-06T14:40:00Z">
          <w:pPr>
            <w:spacing w:line="480" w:lineRule="auto"/>
          </w:pPr>
        </w:pPrChange>
      </w:pPr>
      <w:del w:id="808" w:author="Jochum, Michael D." w:date="2021-04-23T14:20:00Z">
        <w:r w:rsidRPr="00F7092D" w:rsidDel="00A1784C">
          <w:rPr>
            <w:rFonts w:cstheme="minorHAnsi"/>
            <w:rPrChange w:id="809" w:author="Jochum, Michael D." w:date="2021-08-05T16:09:00Z">
              <w:rPr>
                <w:sz w:val="24"/>
                <w:szCs w:val="24"/>
              </w:rPr>
            </w:rPrChange>
          </w:rPr>
          <w:delText>DMM modeling revealed statistically significant clustering of community types associated with case type and outcome (p&lt;XXX)</w:delText>
        </w:r>
      </w:del>
      <w:del w:id="810" w:author="Jochum, Michael D." w:date="2021-07-06T14:18:00Z">
        <w:r w:rsidRPr="00F7092D" w:rsidDel="006C1C4D">
          <w:rPr>
            <w:rFonts w:cstheme="minorHAnsi"/>
            <w:rPrChange w:id="811" w:author="Jochum, Michael D." w:date="2021-08-05T16:09:00Z">
              <w:rPr>
                <w:sz w:val="24"/>
                <w:szCs w:val="24"/>
              </w:rPr>
            </w:rPrChange>
          </w:rPr>
          <w:delText xml:space="preserve">.  </w:delText>
        </w:r>
      </w:del>
    </w:p>
    <w:p w14:paraId="325E513E" w14:textId="1CDACB2C" w:rsidR="00967225" w:rsidRPr="00F7092D" w:rsidDel="00A1784C" w:rsidRDefault="00967225">
      <w:pPr>
        <w:spacing w:line="480" w:lineRule="auto"/>
        <w:jc w:val="both"/>
        <w:rPr>
          <w:del w:id="812" w:author="Jochum, Michael D." w:date="2021-04-23T14:21:00Z"/>
          <w:rFonts w:cstheme="minorHAnsi"/>
          <w:rPrChange w:id="813" w:author="Jochum, Michael D." w:date="2021-08-05T16:09:00Z">
            <w:rPr>
              <w:del w:id="814" w:author="Jochum, Michael D." w:date="2021-04-23T14:21:00Z"/>
              <w:sz w:val="24"/>
              <w:szCs w:val="24"/>
            </w:rPr>
          </w:rPrChange>
        </w:rPr>
        <w:pPrChange w:id="815" w:author="Jochum, Michael D." w:date="2021-07-06T14:40:00Z">
          <w:pPr>
            <w:spacing w:line="480" w:lineRule="auto"/>
          </w:pPr>
        </w:pPrChange>
      </w:pPr>
      <w:del w:id="816" w:author="Jochum, Michael D." w:date="2021-04-23T14:39:00Z">
        <w:r w:rsidRPr="00F7092D" w:rsidDel="00176C1B">
          <w:rPr>
            <w:rFonts w:cstheme="minorHAnsi"/>
            <w:i/>
            <w:iCs/>
            <w:rPrChange w:id="817" w:author="Jochum, Michael D." w:date="2021-08-05T16:09:00Z">
              <w:rPr>
                <w:i/>
                <w:iCs/>
                <w:sz w:val="24"/>
                <w:szCs w:val="24"/>
              </w:rPr>
            </w:rPrChange>
          </w:rPr>
          <w:delText xml:space="preserve">Taxonomic Analysis.  </w:delText>
        </w:r>
      </w:del>
      <w:del w:id="818" w:author="Jochum, Michael D." w:date="2021-04-23T14:21:00Z">
        <w:r w:rsidRPr="00F7092D" w:rsidDel="00A1784C">
          <w:rPr>
            <w:rFonts w:cstheme="minorHAnsi"/>
            <w:rPrChange w:id="819" w:author="Jochum, Michael D." w:date="2021-08-05T16:09:00Z">
              <w:rPr>
                <w:sz w:val="24"/>
                <w:szCs w:val="24"/>
              </w:rPr>
            </w:rPrChange>
          </w:rPr>
          <w:delText>Taxonomic analysis revealed the presence of XXX, XXX,XXX in COVID</w:delText>
        </w:r>
        <w:r w:rsidR="00237BFB" w:rsidRPr="00F7092D" w:rsidDel="00A1784C">
          <w:rPr>
            <w:rFonts w:cstheme="minorHAnsi"/>
            <w:rPrChange w:id="820" w:author="Jochum, Michael D." w:date="2021-08-05T16:09:00Z">
              <w:rPr>
                <w:sz w:val="24"/>
                <w:szCs w:val="24"/>
              </w:rPr>
            </w:rPrChange>
          </w:rPr>
          <w:delText>-</w:delText>
        </w:r>
        <w:r w:rsidRPr="00F7092D" w:rsidDel="00A1784C">
          <w:rPr>
            <w:rFonts w:cstheme="minorHAnsi"/>
            <w:rPrChange w:id="821" w:author="Jochum, Michael D." w:date="2021-08-05T16:09:00Z">
              <w:rPr>
                <w:sz w:val="24"/>
                <w:szCs w:val="24"/>
              </w:rPr>
            </w:rPrChange>
          </w:rPr>
          <w:delText>19 patients. Amongst COVID</w:delText>
        </w:r>
        <w:r w:rsidR="00237BFB" w:rsidRPr="00F7092D" w:rsidDel="00A1784C">
          <w:rPr>
            <w:rFonts w:cstheme="minorHAnsi"/>
            <w:rPrChange w:id="822" w:author="Jochum, Michael D." w:date="2021-08-05T16:09:00Z">
              <w:rPr>
                <w:sz w:val="24"/>
                <w:szCs w:val="24"/>
              </w:rPr>
            </w:rPrChange>
          </w:rPr>
          <w:delText>-</w:delText>
        </w:r>
        <w:r w:rsidRPr="00F7092D" w:rsidDel="00A1784C">
          <w:rPr>
            <w:rFonts w:cstheme="minorHAnsi"/>
            <w:rPrChange w:id="823" w:author="Jochum, Michael D." w:date="2021-08-05T16:09:00Z">
              <w:rPr>
                <w:sz w:val="24"/>
                <w:szCs w:val="24"/>
              </w:rPr>
            </w:rPrChange>
          </w:rPr>
          <w:delText>19 patients, species XXX,XXX,XXX were associated with the deceased outcome cohort.</w:delText>
        </w:r>
      </w:del>
    </w:p>
    <w:p w14:paraId="047765FA" w14:textId="0E21DD13" w:rsidR="003E2ED5" w:rsidRPr="00F7092D" w:rsidDel="00A1784C" w:rsidRDefault="003E2ED5">
      <w:pPr>
        <w:spacing w:line="480" w:lineRule="auto"/>
        <w:jc w:val="both"/>
        <w:rPr>
          <w:del w:id="824" w:author="Jochum, Michael D." w:date="2021-04-23T14:24:00Z"/>
          <w:rFonts w:cstheme="minorHAnsi"/>
          <w:rPrChange w:id="825" w:author="Jochum, Michael D." w:date="2021-08-05T16:09:00Z">
            <w:rPr>
              <w:del w:id="826" w:author="Jochum, Michael D." w:date="2021-04-23T14:24:00Z"/>
              <w:rFonts w:cstheme="minorHAnsi"/>
              <w:sz w:val="24"/>
              <w:szCs w:val="24"/>
            </w:rPr>
          </w:rPrChange>
        </w:rPr>
        <w:pPrChange w:id="827" w:author="Jochum, Michael D." w:date="2021-07-06T14:40:00Z">
          <w:pPr>
            <w:spacing w:line="480" w:lineRule="auto"/>
          </w:pPr>
        </w:pPrChange>
      </w:pPr>
      <w:r w:rsidRPr="00F7092D">
        <w:rPr>
          <w:rFonts w:cstheme="minorHAnsi"/>
          <w:b/>
          <w:bCs/>
          <w:rPrChange w:id="828" w:author="Jochum, Michael D." w:date="2021-08-05T16:09:00Z">
            <w:rPr>
              <w:b/>
              <w:bCs/>
              <w:sz w:val="24"/>
              <w:szCs w:val="24"/>
            </w:rPr>
          </w:rPrChange>
        </w:rPr>
        <w:t>Discussion</w:t>
      </w:r>
    </w:p>
    <w:p w14:paraId="7D2806AB" w14:textId="3E40E48B" w:rsidR="006C1C4D" w:rsidRPr="00F70574" w:rsidRDefault="006C1C4D">
      <w:pPr>
        <w:spacing w:line="480" w:lineRule="auto"/>
        <w:jc w:val="both"/>
        <w:rPr>
          <w:ins w:id="829" w:author="Jochum, Michael D." w:date="2021-07-06T14:17:00Z"/>
          <w:rFonts w:cstheme="minorHAnsi"/>
        </w:rPr>
        <w:pPrChange w:id="830" w:author="Jochum, Michael D." w:date="2021-07-06T14:40:00Z">
          <w:pPr>
            <w:pStyle w:val="ListParagraph"/>
            <w:numPr>
              <w:numId w:val="3"/>
            </w:numPr>
            <w:spacing w:line="480" w:lineRule="auto"/>
            <w:ind w:hanging="360"/>
          </w:pPr>
        </w:pPrChange>
      </w:pPr>
    </w:p>
    <w:p w14:paraId="740180E4" w14:textId="7FBB16A3" w:rsidR="00967225" w:rsidRPr="00F7092D" w:rsidRDefault="00967225">
      <w:pPr>
        <w:pStyle w:val="ListParagraph"/>
        <w:numPr>
          <w:ilvl w:val="0"/>
          <w:numId w:val="4"/>
        </w:numPr>
        <w:spacing w:line="480" w:lineRule="auto"/>
        <w:jc w:val="both"/>
        <w:rPr>
          <w:rFonts w:cstheme="minorHAnsi"/>
          <w:i/>
          <w:iCs/>
          <w:rPrChange w:id="831" w:author="Jochum, Michael D." w:date="2021-08-05T16:09:00Z">
            <w:rPr/>
          </w:rPrChange>
        </w:rPr>
        <w:pPrChange w:id="832" w:author="Jochum, Michael D." w:date="2021-07-06T14:40:00Z">
          <w:pPr>
            <w:spacing w:line="480" w:lineRule="auto"/>
          </w:pPr>
        </w:pPrChange>
      </w:pPr>
      <w:r w:rsidRPr="00F7092D">
        <w:rPr>
          <w:rFonts w:cstheme="minorHAnsi"/>
          <w:i/>
          <w:iCs/>
          <w:rPrChange w:id="833" w:author="Jochum, Michael D." w:date="2021-08-05T16:09:00Z">
            <w:rPr/>
          </w:rPrChange>
        </w:rPr>
        <w:t>What are these go terms</w:t>
      </w:r>
      <w:ins w:id="834" w:author="Jochum, Michael D." w:date="2021-07-06T14:39:00Z">
        <w:r w:rsidR="00DD2BFF" w:rsidRPr="00F7092D">
          <w:rPr>
            <w:rFonts w:cstheme="minorHAnsi"/>
            <w:i/>
            <w:iCs/>
            <w:rPrChange w:id="835" w:author="Jochum, Michael D." w:date="2021-08-05T16:09:00Z">
              <w:rPr>
                <w:rFonts w:cstheme="minorHAnsi"/>
                <w:i/>
                <w:iCs/>
                <w:sz w:val="24"/>
                <w:szCs w:val="24"/>
              </w:rPr>
            </w:rPrChange>
          </w:rPr>
          <w:t xml:space="preserve"> / what are they</w:t>
        </w:r>
      </w:ins>
      <w:r w:rsidRPr="00F7092D">
        <w:rPr>
          <w:rFonts w:cstheme="minorHAnsi"/>
          <w:i/>
          <w:iCs/>
          <w:rPrChange w:id="836" w:author="Jochum, Michael D." w:date="2021-08-05T16:09:00Z">
            <w:rPr/>
          </w:rPrChange>
        </w:rPr>
        <w:t xml:space="preserve"> telling us</w:t>
      </w:r>
    </w:p>
    <w:p w14:paraId="32438878" w14:textId="7BEF7FC6" w:rsidR="00967225" w:rsidRPr="00F7092D" w:rsidRDefault="00967225">
      <w:pPr>
        <w:pStyle w:val="ListParagraph"/>
        <w:numPr>
          <w:ilvl w:val="0"/>
          <w:numId w:val="4"/>
        </w:numPr>
        <w:spacing w:line="480" w:lineRule="auto"/>
        <w:jc w:val="both"/>
        <w:rPr>
          <w:rFonts w:cstheme="minorHAnsi"/>
          <w:i/>
          <w:iCs/>
          <w:rPrChange w:id="837" w:author="Jochum, Michael D." w:date="2021-08-05T16:09:00Z">
            <w:rPr/>
          </w:rPrChange>
        </w:rPr>
        <w:pPrChange w:id="838" w:author="Jochum, Michael D." w:date="2021-07-06T14:40:00Z">
          <w:pPr>
            <w:spacing w:line="480" w:lineRule="auto"/>
          </w:pPr>
        </w:pPrChange>
      </w:pPr>
      <w:r w:rsidRPr="00F7092D">
        <w:rPr>
          <w:rFonts w:cstheme="minorHAnsi"/>
          <w:i/>
          <w:iCs/>
          <w:rPrChange w:id="839" w:author="Jochum, Michael D." w:date="2021-08-05T16:09:00Z">
            <w:rPr/>
          </w:rPrChange>
        </w:rPr>
        <w:t xml:space="preserve">Who else has found similar </w:t>
      </w:r>
      <w:proofErr w:type="gramStart"/>
      <w:r w:rsidRPr="00F7092D">
        <w:rPr>
          <w:rFonts w:cstheme="minorHAnsi"/>
          <w:i/>
          <w:iCs/>
          <w:rPrChange w:id="840" w:author="Jochum, Michael D." w:date="2021-08-05T16:09:00Z">
            <w:rPr/>
          </w:rPrChange>
        </w:rPr>
        <w:t>stuff</w:t>
      </w:r>
      <w:proofErr w:type="gramEnd"/>
    </w:p>
    <w:p w14:paraId="2E05D0A2" w14:textId="09BA37FA" w:rsidR="00967225" w:rsidRPr="00F7092D" w:rsidRDefault="00967225">
      <w:pPr>
        <w:pStyle w:val="ListParagraph"/>
        <w:numPr>
          <w:ilvl w:val="0"/>
          <w:numId w:val="4"/>
        </w:numPr>
        <w:spacing w:line="480" w:lineRule="auto"/>
        <w:jc w:val="both"/>
        <w:rPr>
          <w:rFonts w:cstheme="minorHAnsi"/>
          <w:i/>
          <w:iCs/>
          <w:rPrChange w:id="841" w:author="Jochum, Michael D." w:date="2021-08-05T16:09:00Z">
            <w:rPr/>
          </w:rPrChange>
        </w:rPr>
        <w:pPrChange w:id="842" w:author="Jochum, Michael D." w:date="2021-07-06T14:40:00Z">
          <w:pPr>
            <w:spacing w:line="480" w:lineRule="auto"/>
          </w:pPr>
        </w:pPrChange>
      </w:pPr>
      <w:r w:rsidRPr="00F7092D">
        <w:rPr>
          <w:rFonts w:cstheme="minorHAnsi"/>
          <w:i/>
          <w:iCs/>
          <w:rPrChange w:id="843" w:author="Jochum, Michael D." w:date="2021-08-05T16:09:00Z">
            <w:rPr/>
          </w:rPrChange>
        </w:rPr>
        <w:lastRenderedPageBreak/>
        <w:t xml:space="preserve">What are these taxa telling </w:t>
      </w:r>
      <w:proofErr w:type="gramStart"/>
      <w:r w:rsidRPr="00F7092D">
        <w:rPr>
          <w:rFonts w:cstheme="minorHAnsi"/>
          <w:i/>
          <w:iCs/>
          <w:rPrChange w:id="844" w:author="Jochum, Michael D." w:date="2021-08-05T16:09:00Z">
            <w:rPr/>
          </w:rPrChange>
        </w:rPr>
        <w:t>us</w:t>
      </w:r>
      <w:proofErr w:type="gramEnd"/>
    </w:p>
    <w:p w14:paraId="48022299" w14:textId="7FE2245F" w:rsidR="00967225" w:rsidRPr="00F7092D" w:rsidDel="00BC680F" w:rsidRDefault="00967225">
      <w:pPr>
        <w:pStyle w:val="ListParagraph"/>
        <w:numPr>
          <w:ilvl w:val="0"/>
          <w:numId w:val="4"/>
        </w:numPr>
        <w:spacing w:line="480" w:lineRule="auto"/>
        <w:jc w:val="both"/>
        <w:rPr>
          <w:del w:id="845" w:author="Jochum, Michael D." w:date="2021-04-23T14:40:00Z"/>
          <w:rFonts w:cstheme="minorHAnsi"/>
          <w:i/>
          <w:iCs/>
          <w:rPrChange w:id="846" w:author="Jochum, Michael D." w:date="2021-08-05T16:09:00Z">
            <w:rPr>
              <w:del w:id="847" w:author="Jochum, Michael D." w:date="2021-04-23T14:40:00Z"/>
              <w:i/>
              <w:iCs/>
              <w:sz w:val="24"/>
              <w:szCs w:val="24"/>
            </w:rPr>
          </w:rPrChange>
        </w:rPr>
        <w:pPrChange w:id="848" w:author="Jochum, Michael D." w:date="2021-07-06T14:40:00Z">
          <w:pPr>
            <w:pStyle w:val="ListParagraph"/>
            <w:numPr>
              <w:numId w:val="4"/>
            </w:numPr>
            <w:spacing w:line="480" w:lineRule="auto"/>
            <w:ind w:hanging="360"/>
          </w:pPr>
        </w:pPrChange>
      </w:pPr>
      <w:r w:rsidRPr="00F7092D">
        <w:rPr>
          <w:rFonts w:cstheme="minorHAnsi"/>
          <w:i/>
          <w:iCs/>
          <w:rPrChange w:id="849" w:author="Jochum, Michael D." w:date="2021-08-05T16:09:00Z">
            <w:rPr/>
          </w:rPrChange>
        </w:rPr>
        <w:t>Who else has found similar stuff</w:t>
      </w:r>
    </w:p>
    <w:p w14:paraId="2442638F" w14:textId="2E038806" w:rsidR="00967225" w:rsidRPr="00F7092D" w:rsidDel="00DD2BFF" w:rsidRDefault="00967225">
      <w:pPr>
        <w:pStyle w:val="ListParagraph"/>
        <w:numPr>
          <w:ilvl w:val="0"/>
          <w:numId w:val="4"/>
        </w:numPr>
        <w:spacing w:line="480" w:lineRule="auto"/>
        <w:jc w:val="both"/>
        <w:rPr>
          <w:del w:id="850" w:author="Jochum, Michael D." w:date="2021-07-06T14:38:00Z"/>
          <w:rFonts w:cstheme="minorHAnsi"/>
          <w:i/>
          <w:iCs/>
          <w:rPrChange w:id="851" w:author="Jochum, Michael D." w:date="2021-08-05T16:09:00Z">
            <w:rPr>
              <w:del w:id="852" w:author="Jochum, Michael D." w:date="2021-07-06T14:38:00Z"/>
            </w:rPr>
          </w:rPrChange>
        </w:rPr>
        <w:pPrChange w:id="853" w:author="Jochum, Michael D." w:date="2021-07-06T14:40:00Z">
          <w:pPr>
            <w:spacing w:line="480" w:lineRule="auto"/>
          </w:pPr>
        </w:pPrChange>
      </w:pPr>
      <w:del w:id="854" w:author="Jochum, Michael D." w:date="2021-07-06T14:39:00Z">
        <w:r w:rsidRPr="00F7092D" w:rsidDel="00DD2BFF">
          <w:rPr>
            <w:rFonts w:cstheme="minorHAnsi"/>
            <w:i/>
            <w:iCs/>
            <w:rPrChange w:id="855" w:author="Jochum, Michael D." w:date="2021-08-05T16:09:00Z">
              <w:rPr/>
            </w:rPrChange>
          </w:rPr>
          <w:delText>Whats next</w:delText>
        </w:r>
      </w:del>
    </w:p>
    <w:p w14:paraId="7DDC07BA" w14:textId="72DFBC42" w:rsidR="003E2ED5" w:rsidRPr="00F7092D" w:rsidDel="00A1784C" w:rsidRDefault="003E2ED5">
      <w:pPr>
        <w:pStyle w:val="ListParagraph"/>
        <w:jc w:val="both"/>
        <w:rPr>
          <w:del w:id="856" w:author="Jochum, Michael D." w:date="2021-04-23T14:24:00Z"/>
          <w:rFonts w:cstheme="minorHAnsi"/>
          <w:b/>
          <w:bCs/>
          <w:rPrChange w:id="857" w:author="Jochum, Michael D." w:date="2021-08-05T16:09:00Z">
            <w:rPr>
              <w:del w:id="858" w:author="Jochum, Michael D." w:date="2021-04-23T14:24:00Z"/>
            </w:rPr>
          </w:rPrChange>
        </w:rPr>
        <w:pPrChange w:id="859" w:author="Jochum, Michael D." w:date="2021-07-06T14:40:00Z">
          <w:pPr>
            <w:spacing w:line="480" w:lineRule="auto"/>
          </w:pPr>
        </w:pPrChange>
      </w:pPr>
      <w:del w:id="860" w:author="Jochum, Michael D." w:date="2021-07-06T14:38:00Z">
        <w:r w:rsidRPr="00F7092D" w:rsidDel="00DD2BFF">
          <w:rPr>
            <w:rFonts w:cstheme="minorHAnsi"/>
            <w:b/>
            <w:bCs/>
            <w:rPrChange w:id="861" w:author="Jochum, Michael D." w:date="2021-08-05T16:09:00Z">
              <w:rPr/>
            </w:rPrChange>
          </w:rPr>
          <w:delText>Conclusion</w:delText>
        </w:r>
      </w:del>
    </w:p>
    <w:p w14:paraId="7BFFE73C" w14:textId="77777777" w:rsidR="00A1784C" w:rsidRPr="00F7092D" w:rsidRDefault="00A1784C">
      <w:pPr>
        <w:pStyle w:val="ListParagraph"/>
        <w:jc w:val="both"/>
        <w:rPr>
          <w:ins w:id="862" w:author="Jochum, Michael D." w:date="2021-04-23T14:24:00Z"/>
          <w:rFonts w:cstheme="minorHAnsi"/>
        </w:rPr>
        <w:pPrChange w:id="863" w:author="Jochum, Michael D." w:date="2021-07-06T14:40:00Z">
          <w:pPr>
            <w:spacing w:line="480" w:lineRule="auto"/>
          </w:pPr>
        </w:pPrChange>
      </w:pPr>
    </w:p>
    <w:p w14:paraId="6456F83F" w14:textId="77777777" w:rsidR="00154DB4" w:rsidRPr="00F7092D" w:rsidRDefault="00154DB4">
      <w:pPr>
        <w:spacing w:line="480" w:lineRule="auto"/>
        <w:jc w:val="both"/>
        <w:rPr>
          <w:ins w:id="864" w:author="Jochum, Michael D." w:date="2021-07-06T14:27:00Z"/>
          <w:rFonts w:cstheme="minorHAnsi"/>
          <w:i/>
          <w:iCs/>
          <w:rPrChange w:id="865" w:author="Jochum, Michael D." w:date="2021-08-05T16:09:00Z">
            <w:rPr>
              <w:ins w:id="866" w:author="Jochum, Michael D." w:date="2021-07-06T14:27:00Z"/>
              <w:rFonts w:cstheme="minorHAnsi"/>
              <w:sz w:val="24"/>
              <w:szCs w:val="24"/>
            </w:rPr>
          </w:rPrChange>
        </w:rPr>
        <w:pPrChange w:id="867" w:author="Jochum, Michael D." w:date="2021-07-06T14:40:00Z">
          <w:pPr>
            <w:spacing w:line="480" w:lineRule="auto"/>
          </w:pPr>
        </w:pPrChange>
      </w:pPr>
      <w:ins w:id="868" w:author="Jochum, Michael D." w:date="2021-07-06T14:27:00Z">
        <w:r w:rsidRPr="00F7092D">
          <w:rPr>
            <w:rFonts w:cstheme="minorHAnsi"/>
            <w:i/>
            <w:iCs/>
            <w:rPrChange w:id="869" w:author="Jochum, Michael D." w:date="2021-08-05T16:09:00Z">
              <w:rPr>
                <w:rFonts w:cstheme="minorHAnsi"/>
                <w:sz w:val="24"/>
                <w:szCs w:val="24"/>
              </w:rPr>
            </w:rPrChange>
          </w:rPr>
          <w:t>Functional</w:t>
        </w:r>
      </w:ins>
    </w:p>
    <w:p w14:paraId="45624043" w14:textId="7071324F" w:rsidR="00154DB4" w:rsidRPr="00F7092D" w:rsidRDefault="00154DB4">
      <w:pPr>
        <w:spacing w:line="480" w:lineRule="auto"/>
        <w:jc w:val="both"/>
        <w:rPr>
          <w:ins w:id="870" w:author="Jochum, Michael D." w:date="2021-07-06T14:27:00Z"/>
          <w:rFonts w:cstheme="minorHAnsi"/>
          <w:rPrChange w:id="871" w:author="Jochum, Michael D." w:date="2021-08-05T16:09:00Z">
            <w:rPr>
              <w:ins w:id="872" w:author="Jochum, Michael D." w:date="2021-07-06T14:27:00Z"/>
            </w:rPr>
          </w:rPrChange>
        </w:rPr>
        <w:pPrChange w:id="873" w:author="Jochum, Michael D." w:date="2021-07-06T14:40:00Z">
          <w:pPr>
            <w:pStyle w:val="ListParagraph"/>
            <w:numPr>
              <w:numId w:val="3"/>
            </w:numPr>
            <w:spacing w:line="480" w:lineRule="auto"/>
            <w:ind w:hanging="360"/>
          </w:pPr>
        </w:pPrChange>
      </w:pPr>
      <w:ins w:id="874" w:author="Jochum, Michael D." w:date="2021-07-06T14:27:00Z">
        <w:r w:rsidRPr="00F7092D">
          <w:rPr>
            <w:rFonts w:cstheme="minorHAnsi"/>
            <w:rPrChange w:id="875" w:author="Jochum, Michael D." w:date="2021-08-05T16:09:00Z">
              <w:rPr>
                <w:rFonts w:cstheme="minorHAnsi"/>
                <w:sz w:val="24"/>
                <w:szCs w:val="24"/>
              </w:rPr>
            </w:rPrChange>
          </w:rPr>
          <w:t>W</w:t>
        </w:r>
      </w:ins>
      <w:ins w:id="876" w:author="Jochum, Michael D." w:date="2021-07-06T14:24:00Z">
        <w:r w:rsidR="006C1C4D" w:rsidRPr="00F7092D">
          <w:rPr>
            <w:rFonts w:cstheme="minorHAnsi"/>
            <w:rPrChange w:id="877" w:author="Jochum, Michael D." w:date="2021-08-05T16:09:00Z">
              <w:rPr>
                <w:rFonts w:cstheme="minorHAnsi"/>
                <w:sz w:val="24"/>
                <w:szCs w:val="24"/>
              </w:rPr>
            </w:rPrChange>
          </w:rPr>
          <w:t xml:space="preserve">e observed unique and taxonomic and functional discriminant features in the </w:t>
        </w:r>
        <w:proofErr w:type="spellStart"/>
        <w:r w:rsidR="006C1C4D" w:rsidRPr="00F7092D">
          <w:rPr>
            <w:rFonts w:cstheme="minorHAnsi"/>
            <w:rPrChange w:id="878" w:author="Jochum, Michael D." w:date="2021-08-05T16:09:00Z">
              <w:rPr>
                <w:rFonts w:cstheme="minorHAnsi"/>
                <w:sz w:val="24"/>
                <w:szCs w:val="24"/>
              </w:rPr>
            </w:rPrChange>
          </w:rPr>
          <w:t>brochoalveolar</w:t>
        </w:r>
        <w:proofErr w:type="spellEnd"/>
        <w:r w:rsidR="006C1C4D" w:rsidRPr="00F7092D">
          <w:rPr>
            <w:rFonts w:cstheme="minorHAnsi"/>
            <w:rPrChange w:id="879" w:author="Jochum, Michael D." w:date="2021-08-05T16:09:00Z">
              <w:rPr>
                <w:rFonts w:cstheme="minorHAnsi"/>
                <w:sz w:val="24"/>
                <w:szCs w:val="24"/>
              </w:rPr>
            </w:rPrChange>
          </w:rPr>
          <w:t xml:space="preserve"> lavage metatranscriptomes distinctive of COVID19 moderate to serve disease or its treatment, and predictors of COVID19 mortality. </w:t>
        </w:r>
      </w:ins>
      <w:ins w:id="880" w:author="Jochum, Michael D." w:date="2021-07-06T14:25:00Z">
        <w:r w:rsidRPr="00F7092D">
          <w:rPr>
            <w:rFonts w:cstheme="minorHAnsi"/>
            <w:rPrChange w:id="881" w:author="Jochum, Michael D." w:date="2021-08-05T16:09:00Z">
              <w:rPr>
                <w:rFonts w:cstheme="minorHAnsi"/>
                <w:sz w:val="24"/>
                <w:szCs w:val="24"/>
              </w:rPr>
            </w:rPrChange>
          </w:rPr>
          <w:t xml:space="preserve"> </w:t>
        </w:r>
      </w:ins>
      <w:ins w:id="882" w:author="Jochum, Michael D." w:date="2021-07-06T14:24:00Z">
        <w:r w:rsidR="006C1C4D" w:rsidRPr="00F7092D">
          <w:rPr>
            <w:rFonts w:cstheme="minorHAnsi"/>
            <w:rPrChange w:id="883" w:author="Jochum, Michael D." w:date="2021-08-05T16:09:00Z">
              <w:rPr>
                <w:rFonts w:cstheme="minorHAnsi"/>
                <w:sz w:val="24"/>
                <w:szCs w:val="24"/>
              </w:rPr>
            </w:rPrChange>
          </w:rPr>
          <w:t xml:space="preserve">Functionally annotated Gene ontologies of interest included associated </w:t>
        </w:r>
      </w:ins>
      <w:ins w:id="884" w:author="Jochum, Michael D." w:date="2021-08-05T16:02:00Z">
        <w:r w:rsidR="001E74D1" w:rsidRPr="00F7092D">
          <w:rPr>
            <w:rFonts w:cstheme="minorHAnsi"/>
            <w:rPrChange w:id="885" w:author="Jochum, Michael D." w:date="2021-08-05T16:09:00Z">
              <w:rPr>
                <w:rFonts w:cstheme="minorHAnsi"/>
                <w:sz w:val="24"/>
                <w:szCs w:val="24"/>
              </w:rPr>
            </w:rPrChange>
          </w:rPr>
          <w:t>with: Phosphate</w:t>
        </w:r>
      </w:ins>
      <w:ins w:id="886" w:author="Jochum, Michael D." w:date="2021-07-06T14:24:00Z">
        <w:r w:rsidR="006C1C4D" w:rsidRPr="00F7092D">
          <w:rPr>
            <w:rFonts w:cstheme="minorHAnsi"/>
            <w:rPrChange w:id="887" w:author="Jochum, Michael D." w:date="2021-08-05T16:09:00Z">
              <w:rPr>
                <w:rFonts w:cstheme="minorHAnsi"/>
                <w:sz w:val="24"/>
                <w:szCs w:val="24"/>
              </w:rPr>
            </w:rPrChange>
          </w:rPr>
          <w:t xml:space="preserve"> / phosphorylation, metal ion binding (</w:t>
        </w:r>
      </w:ins>
      <w:ins w:id="888" w:author="Jochum, Michael D." w:date="2021-08-05T16:02:00Z">
        <w:r w:rsidR="001E74D1" w:rsidRPr="00F7092D">
          <w:rPr>
            <w:rFonts w:cstheme="minorHAnsi"/>
            <w:rPrChange w:id="889" w:author="Jochum, Michael D." w:date="2021-08-05T16:09:00Z">
              <w:rPr>
                <w:rFonts w:cstheme="minorHAnsi"/>
                <w:sz w:val="24"/>
                <w:szCs w:val="24"/>
              </w:rPr>
            </w:rPrChange>
          </w:rPr>
          <w:t>M</w:t>
        </w:r>
      </w:ins>
      <w:ins w:id="890" w:author="Jochum, Michael D." w:date="2021-07-06T14:24:00Z">
        <w:r w:rsidR="006C1C4D" w:rsidRPr="00F7092D">
          <w:rPr>
            <w:rFonts w:cstheme="minorHAnsi"/>
            <w:rPrChange w:id="891" w:author="Jochum, Michael D." w:date="2021-08-05T16:09:00Z">
              <w:rPr>
                <w:rFonts w:cstheme="minorHAnsi"/>
                <w:sz w:val="24"/>
                <w:szCs w:val="24"/>
              </w:rPr>
            </w:rPrChange>
          </w:rPr>
          <w:t>g,</w:t>
        </w:r>
      </w:ins>
      <w:ins w:id="892" w:author="Jochum, Michael D." w:date="2021-08-05T16:02:00Z">
        <w:r w:rsidR="001E74D1" w:rsidRPr="00F7092D">
          <w:rPr>
            <w:rFonts w:cstheme="minorHAnsi"/>
            <w:rPrChange w:id="893" w:author="Jochum, Michael D." w:date="2021-08-05T16:09:00Z">
              <w:rPr>
                <w:rFonts w:cstheme="minorHAnsi"/>
                <w:sz w:val="24"/>
                <w:szCs w:val="24"/>
              </w:rPr>
            </w:rPrChange>
          </w:rPr>
          <w:t xml:space="preserve"> Z</w:t>
        </w:r>
      </w:ins>
      <w:ins w:id="894" w:author="Jochum, Michael D." w:date="2021-07-06T14:24:00Z">
        <w:r w:rsidR="006C1C4D" w:rsidRPr="00F7092D">
          <w:rPr>
            <w:rFonts w:cstheme="minorHAnsi"/>
            <w:rPrChange w:id="895" w:author="Jochum, Michael D." w:date="2021-08-05T16:09:00Z">
              <w:rPr>
                <w:rFonts w:cstheme="minorHAnsi"/>
                <w:sz w:val="24"/>
                <w:szCs w:val="24"/>
              </w:rPr>
            </w:rPrChange>
          </w:rPr>
          <w:t>n,</w:t>
        </w:r>
      </w:ins>
      <w:ins w:id="896" w:author="Jochum, Michael D." w:date="2021-08-05T16:02:00Z">
        <w:r w:rsidR="001E74D1" w:rsidRPr="00F7092D">
          <w:rPr>
            <w:rFonts w:cstheme="minorHAnsi"/>
            <w:rPrChange w:id="897" w:author="Jochum, Michael D." w:date="2021-08-05T16:09:00Z">
              <w:rPr>
                <w:rFonts w:cstheme="minorHAnsi"/>
                <w:sz w:val="24"/>
                <w:szCs w:val="24"/>
              </w:rPr>
            </w:rPrChange>
          </w:rPr>
          <w:t xml:space="preserve"> </w:t>
        </w:r>
      </w:ins>
      <w:proofErr w:type="spellStart"/>
      <w:ins w:id="898" w:author="Jochum, Michael D." w:date="2021-07-06T14:24:00Z">
        <w:r w:rsidR="006C1C4D" w:rsidRPr="00F7092D">
          <w:rPr>
            <w:rFonts w:cstheme="minorHAnsi"/>
            <w:rPrChange w:id="899" w:author="Jochum, Michael D." w:date="2021-08-05T16:09:00Z">
              <w:rPr>
                <w:rFonts w:cstheme="minorHAnsi"/>
                <w:sz w:val="24"/>
                <w:szCs w:val="24"/>
              </w:rPr>
            </w:rPrChange>
          </w:rPr>
          <w:t>etc</w:t>
        </w:r>
        <w:proofErr w:type="spellEnd"/>
        <w:r w:rsidR="006C1C4D" w:rsidRPr="00F7092D">
          <w:rPr>
            <w:rFonts w:cstheme="minorHAnsi"/>
            <w:rPrChange w:id="900" w:author="Jochum, Michael D." w:date="2021-08-05T16:09:00Z">
              <w:rPr>
                <w:rFonts w:cstheme="minorHAnsi"/>
                <w:sz w:val="24"/>
                <w:szCs w:val="24"/>
              </w:rPr>
            </w:rPrChange>
          </w:rPr>
          <w:t xml:space="preserve">), nucleotide terms (DNA/RNA), Lytic activity (hydrolase, </w:t>
        </w:r>
      </w:ins>
      <w:ins w:id="901" w:author="Jochum, Michael D." w:date="2021-08-05T16:02:00Z">
        <w:r w:rsidR="001E74D1" w:rsidRPr="00F7092D">
          <w:rPr>
            <w:rFonts w:cstheme="minorHAnsi"/>
            <w:rPrChange w:id="902" w:author="Jochum, Michael D." w:date="2021-08-05T16:09:00Z">
              <w:rPr>
                <w:rFonts w:cstheme="minorHAnsi"/>
                <w:sz w:val="24"/>
                <w:szCs w:val="24"/>
              </w:rPr>
            </w:rPrChange>
          </w:rPr>
          <w:t>endopeptidase</w:t>
        </w:r>
      </w:ins>
      <w:ins w:id="903" w:author="Jochum, Michael D." w:date="2021-07-06T14:24:00Z">
        <w:r w:rsidR="006C1C4D" w:rsidRPr="00F7092D">
          <w:rPr>
            <w:rFonts w:cstheme="minorHAnsi"/>
            <w:rPrChange w:id="904" w:author="Jochum, Michael D." w:date="2021-08-05T16:09:00Z">
              <w:rPr>
                <w:rFonts w:cstheme="minorHAnsi"/>
                <w:sz w:val="24"/>
                <w:szCs w:val="24"/>
              </w:rPr>
            </w:rPrChange>
          </w:rPr>
          <w:t>)</w:t>
        </w:r>
      </w:ins>
      <w:ins w:id="905" w:author="Jochum, Michael D." w:date="2021-07-06T14:27:00Z">
        <w:r w:rsidRPr="00F7092D">
          <w:rPr>
            <w:rFonts w:cstheme="minorHAnsi"/>
            <w:rPrChange w:id="906" w:author="Jochum, Michael D." w:date="2021-08-05T16:09:00Z">
              <w:rPr>
                <w:rFonts w:cstheme="minorHAnsi"/>
                <w:sz w:val="24"/>
                <w:szCs w:val="24"/>
              </w:rPr>
            </w:rPrChange>
          </w:rPr>
          <w:t>.</w:t>
        </w:r>
      </w:ins>
      <w:ins w:id="907" w:author="Jochum, Michael D." w:date="2021-07-06T14:24:00Z">
        <w:r w:rsidR="006C1C4D" w:rsidRPr="00F7092D">
          <w:rPr>
            <w:rFonts w:cstheme="minorHAnsi"/>
            <w:rPrChange w:id="908" w:author="Jochum, Michael D." w:date="2021-08-05T16:09:00Z">
              <w:rPr>
                <w:rFonts w:cstheme="minorHAnsi"/>
                <w:sz w:val="24"/>
                <w:szCs w:val="24"/>
              </w:rPr>
            </w:rPrChange>
          </w:rPr>
          <w:t xml:space="preserve"> </w:t>
        </w:r>
      </w:ins>
      <w:ins w:id="909" w:author="Jochum, Michael D." w:date="2021-07-06T14:27:00Z">
        <w:r w:rsidRPr="00F70574">
          <w:rPr>
            <w:rFonts w:cstheme="minorHAnsi"/>
          </w:rPr>
          <w:t xml:space="preserve">The findings from the disease outcome analysis were similar in nature to the </w:t>
        </w:r>
        <w:r w:rsidRPr="00534C8C">
          <w:rPr>
            <w:rFonts w:cstheme="minorHAnsi"/>
          </w:rPr>
          <w:t xml:space="preserve">GO Terms associated with COVID19 versus the uninfected </w:t>
        </w:r>
        <w:r w:rsidRPr="00F7092D">
          <w:rPr>
            <w:rFonts w:cstheme="minorHAnsi"/>
            <w:rPrChange w:id="910" w:author="Jochum, Michael D." w:date="2021-08-05T16:09:00Z">
              <w:rPr/>
            </w:rPrChange>
          </w:rPr>
          <w:t>and community acquired pneumonia patient cohorts.</w:t>
        </w:r>
      </w:ins>
    </w:p>
    <w:p w14:paraId="489A6579" w14:textId="04A02B5A" w:rsidR="00154DB4" w:rsidRPr="00F7092D" w:rsidRDefault="00154DB4">
      <w:pPr>
        <w:spacing w:line="480" w:lineRule="auto"/>
        <w:jc w:val="both"/>
        <w:rPr>
          <w:ins w:id="911" w:author="Jochum, Michael D." w:date="2021-07-06T14:27:00Z"/>
          <w:rFonts w:cstheme="minorHAnsi"/>
          <w:i/>
          <w:iCs/>
          <w:rPrChange w:id="912" w:author="Jochum, Michael D." w:date="2021-08-05T16:09:00Z">
            <w:rPr>
              <w:ins w:id="913" w:author="Jochum, Michael D." w:date="2021-07-06T14:27:00Z"/>
              <w:rFonts w:cstheme="minorHAnsi"/>
              <w:sz w:val="24"/>
              <w:szCs w:val="24"/>
            </w:rPr>
          </w:rPrChange>
        </w:rPr>
        <w:pPrChange w:id="914" w:author="Jochum, Michael D." w:date="2021-07-06T14:40:00Z">
          <w:pPr>
            <w:spacing w:line="480" w:lineRule="auto"/>
          </w:pPr>
        </w:pPrChange>
      </w:pPr>
      <w:ins w:id="915" w:author="Jochum, Michael D." w:date="2021-07-06T14:27:00Z">
        <w:r w:rsidRPr="00F7092D">
          <w:rPr>
            <w:rFonts w:cstheme="minorHAnsi"/>
            <w:i/>
            <w:iCs/>
            <w:rPrChange w:id="916" w:author="Jochum, Michael D." w:date="2021-08-05T16:09:00Z">
              <w:rPr>
                <w:rFonts w:cstheme="minorHAnsi"/>
                <w:sz w:val="24"/>
                <w:szCs w:val="24"/>
              </w:rPr>
            </w:rPrChange>
          </w:rPr>
          <w:t>Taxonomic</w:t>
        </w:r>
      </w:ins>
      <w:ins w:id="917" w:author="Jochum, Michael D." w:date="2021-07-06T14:36:00Z">
        <w:r w:rsidR="00DD2BFF" w:rsidRPr="00F7092D">
          <w:rPr>
            <w:rFonts w:cstheme="minorHAnsi"/>
            <w:i/>
            <w:iCs/>
            <w:rPrChange w:id="918" w:author="Jochum, Michael D." w:date="2021-08-05T16:09:00Z">
              <w:rPr>
                <w:rFonts w:cstheme="minorHAnsi"/>
                <w:i/>
                <w:iCs/>
                <w:sz w:val="24"/>
                <w:szCs w:val="24"/>
              </w:rPr>
            </w:rPrChange>
          </w:rPr>
          <w:t xml:space="preserve"> compari</w:t>
        </w:r>
      </w:ins>
      <w:ins w:id="919" w:author="Jochum, Michael D." w:date="2021-07-06T14:37:00Z">
        <w:r w:rsidR="00DD2BFF" w:rsidRPr="00F7092D">
          <w:rPr>
            <w:rFonts w:cstheme="minorHAnsi"/>
            <w:i/>
            <w:iCs/>
            <w:rPrChange w:id="920" w:author="Jochum, Michael D." w:date="2021-08-05T16:09:00Z">
              <w:rPr>
                <w:rFonts w:cstheme="minorHAnsi"/>
                <w:i/>
                <w:iCs/>
                <w:sz w:val="24"/>
                <w:szCs w:val="24"/>
              </w:rPr>
            </w:rPrChange>
          </w:rPr>
          <w:t>sons</w:t>
        </w:r>
      </w:ins>
    </w:p>
    <w:p w14:paraId="0B1030D8" w14:textId="07F3E28B" w:rsidR="00154DB4" w:rsidRPr="00F7092D" w:rsidRDefault="006C1C4D">
      <w:pPr>
        <w:spacing w:line="480" w:lineRule="auto"/>
        <w:jc w:val="both"/>
        <w:rPr>
          <w:ins w:id="921" w:author="Jochum, Michael D." w:date="2021-07-06T14:32:00Z"/>
          <w:rFonts w:cstheme="minorHAnsi"/>
          <w:b/>
          <w:bCs/>
          <w:rPrChange w:id="922" w:author="Jochum, Michael D." w:date="2021-08-05T16:09:00Z">
            <w:rPr>
              <w:ins w:id="923" w:author="Jochum, Michael D." w:date="2021-07-06T14:32:00Z"/>
            </w:rPr>
          </w:rPrChange>
        </w:rPr>
        <w:pPrChange w:id="924" w:author="Jochum, Michael D." w:date="2021-07-06T14:40:00Z">
          <w:pPr>
            <w:spacing w:line="480" w:lineRule="auto"/>
          </w:pPr>
        </w:pPrChange>
      </w:pPr>
      <w:ins w:id="925" w:author="Jochum, Michael D." w:date="2021-07-06T14:24:00Z">
        <w:r w:rsidRPr="00F7092D">
          <w:rPr>
            <w:rFonts w:cstheme="minorHAnsi"/>
            <w:rPrChange w:id="926" w:author="Jochum, Michael D." w:date="2021-08-05T16:09:00Z">
              <w:rPr>
                <w:rFonts w:cstheme="minorHAnsi"/>
                <w:sz w:val="24"/>
                <w:szCs w:val="24"/>
              </w:rPr>
            </w:rPrChange>
          </w:rPr>
          <w:t>Distinct Taxonomic features of COVID19 disease and mortality include increases in log</w:t>
        </w:r>
        <w:r w:rsidRPr="00F7092D">
          <w:rPr>
            <w:rFonts w:cstheme="minorHAnsi"/>
            <w:vertAlign w:val="subscript"/>
            <w:rPrChange w:id="927" w:author="Jochum, Michael D." w:date="2021-08-05T16:09:00Z">
              <w:rPr>
                <w:rFonts w:cstheme="minorHAnsi"/>
                <w:sz w:val="24"/>
                <w:szCs w:val="24"/>
              </w:rPr>
            </w:rPrChange>
          </w:rPr>
          <w:t>2</w:t>
        </w:r>
        <w:r w:rsidRPr="00F7092D">
          <w:rPr>
            <w:rFonts w:cstheme="minorHAnsi"/>
            <w:rPrChange w:id="928" w:author="Jochum, Michael D." w:date="2021-08-05T16:09:00Z">
              <w:rPr>
                <w:rFonts w:cstheme="minorHAnsi"/>
                <w:sz w:val="24"/>
                <w:szCs w:val="24"/>
              </w:rPr>
            </w:rPrChange>
          </w:rPr>
          <w:t xml:space="preserve"> median ratios of genera </w:t>
        </w:r>
        <w:proofErr w:type="spellStart"/>
        <w:r w:rsidRPr="00F7092D">
          <w:rPr>
            <w:rFonts w:cstheme="minorHAnsi"/>
            <w:i/>
            <w:iCs/>
            <w:rPrChange w:id="929" w:author="Jochum, Michael D." w:date="2021-08-05T16:09:00Z">
              <w:rPr>
                <w:rFonts w:cstheme="minorHAnsi"/>
                <w:sz w:val="24"/>
                <w:szCs w:val="24"/>
              </w:rPr>
            </w:rPrChange>
          </w:rPr>
          <w:t>Sphingomonas</w:t>
        </w:r>
        <w:proofErr w:type="spellEnd"/>
        <w:r w:rsidRPr="00F7092D">
          <w:rPr>
            <w:rFonts w:cstheme="minorHAnsi"/>
            <w:rPrChange w:id="930" w:author="Jochum, Michael D." w:date="2021-08-05T16:09:00Z">
              <w:rPr>
                <w:rFonts w:cstheme="minorHAnsi"/>
                <w:sz w:val="24"/>
                <w:szCs w:val="24"/>
              </w:rPr>
            </w:rPrChange>
          </w:rPr>
          <w:t xml:space="preserve"> and </w:t>
        </w:r>
        <w:proofErr w:type="spellStart"/>
        <w:r w:rsidRPr="00F7092D">
          <w:rPr>
            <w:rFonts w:cstheme="minorHAnsi"/>
            <w:i/>
            <w:iCs/>
            <w:rPrChange w:id="931" w:author="Jochum, Michael D." w:date="2021-08-05T16:09:00Z">
              <w:rPr>
                <w:rFonts w:cstheme="minorHAnsi"/>
                <w:sz w:val="24"/>
                <w:szCs w:val="24"/>
              </w:rPr>
            </w:rPrChange>
          </w:rPr>
          <w:t>Variovorax</w:t>
        </w:r>
        <w:proofErr w:type="spellEnd"/>
        <w:r w:rsidRPr="00F7092D">
          <w:rPr>
            <w:rFonts w:cstheme="minorHAnsi"/>
            <w:rPrChange w:id="932" w:author="Jochum, Michael D." w:date="2021-08-05T16:09:00Z">
              <w:rPr>
                <w:rFonts w:cstheme="minorHAnsi"/>
                <w:sz w:val="24"/>
                <w:szCs w:val="24"/>
              </w:rPr>
            </w:rPrChange>
          </w:rPr>
          <w:t xml:space="preserve"> belonging to the </w:t>
        </w:r>
        <w:proofErr w:type="spellStart"/>
        <w:r w:rsidRPr="00F7092D">
          <w:rPr>
            <w:rFonts w:cstheme="minorHAnsi"/>
            <w:i/>
            <w:iCs/>
            <w:rPrChange w:id="933" w:author="Jochum, Michael D." w:date="2021-08-05T16:09:00Z">
              <w:rPr>
                <w:rFonts w:cstheme="minorHAnsi"/>
                <w:sz w:val="24"/>
                <w:szCs w:val="24"/>
              </w:rPr>
            </w:rPrChange>
          </w:rPr>
          <w:t>Sphingomonadacae</w:t>
        </w:r>
        <w:proofErr w:type="spellEnd"/>
        <w:r w:rsidRPr="00F7092D">
          <w:rPr>
            <w:rFonts w:cstheme="minorHAnsi"/>
            <w:i/>
            <w:iCs/>
            <w:rPrChange w:id="934" w:author="Jochum, Michael D." w:date="2021-08-05T16:09:00Z">
              <w:rPr>
                <w:rFonts w:cstheme="minorHAnsi"/>
                <w:sz w:val="24"/>
                <w:szCs w:val="24"/>
              </w:rPr>
            </w:rPrChange>
          </w:rPr>
          <w:t xml:space="preserve"> </w:t>
        </w:r>
        <w:r w:rsidRPr="00F7092D">
          <w:rPr>
            <w:rFonts w:cstheme="minorHAnsi"/>
            <w:rPrChange w:id="935" w:author="Jochum, Michael D." w:date="2021-08-05T16:09:00Z">
              <w:rPr>
                <w:rFonts w:cstheme="minorHAnsi"/>
                <w:sz w:val="24"/>
                <w:szCs w:val="24"/>
              </w:rPr>
            </w:rPrChange>
          </w:rPr>
          <w:t xml:space="preserve">and </w:t>
        </w:r>
        <w:proofErr w:type="spellStart"/>
        <w:r w:rsidRPr="00F7092D">
          <w:rPr>
            <w:rFonts w:cstheme="minorHAnsi"/>
            <w:i/>
            <w:iCs/>
            <w:rPrChange w:id="936" w:author="Jochum, Michael D." w:date="2021-08-05T16:09:00Z">
              <w:rPr>
                <w:rFonts w:cstheme="minorHAnsi"/>
                <w:sz w:val="24"/>
                <w:szCs w:val="24"/>
              </w:rPr>
            </w:rPrChange>
          </w:rPr>
          <w:t>Comonomonadacea</w:t>
        </w:r>
        <w:proofErr w:type="spellEnd"/>
        <w:r w:rsidRPr="00F7092D">
          <w:rPr>
            <w:rFonts w:cstheme="minorHAnsi"/>
            <w:rPrChange w:id="937" w:author="Jochum, Michael D." w:date="2021-08-05T16:09:00Z">
              <w:rPr>
                <w:rFonts w:cstheme="minorHAnsi"/>
                <w:sz w:val="24"/>
                <w:szCs w:val="24"/>
              </w:rPr>
            </w:rPrChange>
          </w:rPr>
          <w:t xml:space="preserve"> </w:t>
        </w:r>
      </w:ins>
      <w:ins w:id="938" w:author="Jochum, Michael D." w:date="2021-08-03T15:33:00Z">
        <w:r w:rsidR="00A72ED3" w:rsidRPr="00F7092D">
          <w:rPr>
            <w:rFonts w:cstheme="minorHAnsi"/>
            <w:rPrChange w:id="939" w:author="Jochum, Michael D." w:date="2021-08-05T16:09:00Z">
              <w:rPr>
                <w:rFonts w:cstheme="minorHAnsi"/>
                <w:sz w:val="24"/>
                <w:szCs w:val="24"/>
              </w:rPr>
            </w:rPrChange>
          </w:rPr>
          <w:t>families and</w:t>
        </w:r>
      </w:ins>
      <w:ins w:id="940" w:author="Jochum, Michael D." w:date="2021-07-06T14:24:00Z">
        <w:r w:rsidRPr="00F7092D">
          <w:rPr>
            <w:rFonts w:cstheme="minorHAnsi"/>
            <w:rPrChange w:id="941" w:author="Jochum, Michael D." w:date="2021-08-05T16:09:00Z">
              <w:rPr>
                <w:rFonts w:cstheme="minorHAnsi"/>
                <w:sz w:val="24"/>
                <w:szCs w:val="24"/>
              </w:rPr>
            </w:rPrChange>
          </w:rPr>
          <w:t xml:space="preserve"> decreases in the class </w:t>
        </w:r>
        <w:proofErr w:type="spellStart"/>
        <w:r w:rsidRPr="00F7092D">
          <w:rPr>
            <w:rFonts w:cstheme="minorHAnsi"/>
            <w:i/>
            <w:iCs/>
            <w:rPrChange w:id="942" w:author="Jochum, Michael D." w:date="2021-08-05T16:09:00Z">
              <w:rPr>
                <w:rFonts w:cstheme="minorHAnsi"/>
                <w:sz w:val="24"/>
                <w:szCs w:val="24"/>
              </w:rPr>
            </w:rPrChange>
          </w:rPr>
          <w:t>Bacteroidia</w:t>
        </w:r>
        <w:proofErr w:type="spellEnd"/>
        <w:r w:rsidRPr="00F7092D">
          <w:rPr>
            <w:rFonts w:cstheme="minorHAnsi"/>
            <w:rPrChange w:id="943" w:author="Jochum, Michael D." w:date="2021-08-05T16:09:00Z">
              <w:rPr>
                <w:rFonts w:cstheme="minorHAnsi"/>
                <w:sz w:val="24"/>
                <w:szCs w:val="24"/>
              </w:rPr>
            </w:rPrChange>
          </w:rPr>
          <w:t xml:space="preserve"> belonging to the order </w:t>
        </w:r>
        <w:proofErr w:type="spellStart"/>
        <w:r w:rsidRPr="00F7092D">
          <w:rPr>
            <w:rFonts w:cstheme="minorHAnsi"/>
            <w:i/>
            <w:iCs/>
            <w:rPrChange w:id="944" w:author="Jochum, Michael D." w:date="2021-08-05T16:09:00Z">
              <w:rPr>
                <w:rFonts w:cstheme="minorHAnsi"/>
                <w:sz w:val="24"/>
                <w:szCs w:val="24"/>
              </w:rPr>
            </w:rPrChange>
          </w:rPr>
          <w:t>Bacteroidiales</w:t>
        </w:r>
        <w:proofErr w:type="spellEnd"/>
        <w:r w:rsidRPr="00F7092D">
          <w:rPr>
            <w:rFonts w:cstheme="minorHAnsi"/>
            <w:rPrChange w:id="945" w:author="Jochum, Michael D." w:date="2021-08-05T16:09:00Z">
              <w:rPr>
                <w:rFonts w:cstheme="minorHAnsi"/>
                <w:sz w:val="24"/>
                <w:szCs w:val="24"/>
              </w:rPr>
            </w:rPrChange>
          </w:rPr>
          <w:t>.</w:t>
        </w:r>
      </w:ins>
      <w:ins w:id="946" w:author="Jochum, Michael D." w:date="2021-07-06T14:25:00Z">
        <w:r w:rsidR="00154DB4" w:rsidRPr="00F7092D">
          <w:rPr>
            <w:rFonts w:cstheme="minorHAnsi"/>
            <w:rPrChange w:id="947" w:author="Jochum, Michael D." w:date="2021-08-05T16:09:00Z">
              <w:rPr>
                <w:rFonts w:cstheme="minorHAnsi"/>
                <w:sz w:val="24"/>
                <w:szCs w:val="24"/>
              </w:rPr>
            </w:rPrChange>
          </w:rPr>
          <w:t xml:space="preserve"> </w:t>
        </w:r>
      </w:ins>
      <w:ins w:id="948" w:author="Jochum, Michael D." w:date="2021-07-06T14:28:00Z">
        <w:r w:rsidR="00154DB4" w:rsidRPr="00F70574">
          <w:rPr>
            <w:rFonts w:cstheme="minorHAnsi"/>
          </w:rPr>
          <w:t xml:space="preserve">These finding support previous reports regarding an association with </w:t>
        </w:r>
        <w:proofErr w:type="spellStart"/>
        <w:r w:rsidR="00154DB4" w:rsidRPr="00534C8C">
          <w:rPr>
            <w:rFonts w:cstheme="minorHAnsi"/>
            <w:i/>
            <w:iCs/>
          </w:rPr>
          <w:t>Sphingomonas</w:t>
        </w:r>
        <w:proofErr w:type="spellEnd"/>
        <w:r w:rsidR="00154DB4" w:rsidRPr="00F7092D">
          <w:rPr>
            <w:rFonts w:cstheme="minorHAnsi"/>
            <w:rPrChange w:id="949" w:author="Jochum, Michael D." w:date="2021-08-05T16:09:00Z">
              <w:rPr/>
            </w:rPrChange>
          </w:rPr>
          <w:t xml:space="preserve"> </w:t>
        </w:r>
        <w:r w:rsidR="00154DB4" w:rsidRPr="00F7092D">
          <w:rPr>
            <w:rFonts w:cstheme="minorHAnsi"/>
            <w:b/>
            <w:bCs/>
            <w:rPrChange w:id="950" w:author="Jochum, Michael D." w:date="2021-08-05T16:09:00Z">
              <w:rPr>
                <w:b/>
                <w:bCs/>
              </w:rPr>
            </w:rPrChange>
          </w:rPr>
          <w:t>[CITE ME]</w:t>
        </w:r>
        <w:r w:rsidR="00154DB4" w:rsidRPr="00F7092D">
          <w:rPr>
            <w:rFonts w:cstheme="minorHAnsi"/>
            <w:rPrChange w:id="951" w:author="Jochum, Michael D." w:date="2021-08-05T16:09:00Z">
              <w:rPr/>
            </w:rPrChange>
          </w:rPr>
          <w:t>, which is commonly known as an opportunistic pathogen found in healthcare-associated pneumonia.</w:t>
        </w:r>
      </w:ins>
    </w:p>
    <w:p w14:paraId="61279330" w14:textId="555EF916" w:rsidR="00154DB4" w:rsidRPr="00F7092D" w:rsidRDefault="00DD2BFF">
      <w:pPr>
        <w:spacing w:line="480" w:lineRule="auto"/>
        <w:jc w:val="both"/>
        <w:rPr>
          <w:ins w:id="952" w:author="Jochum, Michael D." w:date="2021-07-06T14:33:00Z"/>
          <w:rFonts w:cstheme="minorHAnsi"/>
          <w:b/>
          <w:bCs/>
        </w:rPr>
        <w:pPrChange w:id="953" w:author="Jochum, Michael D." w:date="2021-07-06T14:40:00Z">
          <w:pPr>
            <w:spacing w:line="480" w:lineRule="auto"/>
          </w:pPr>
        </w:pPrChange>
      </w:pPr>
      <w:ins w:id="954" w:author="Jochum, Michael D." w:date="2021-07-06T14:39:00Z">
        <w:r w:rsidRPr="00F7092D">
          <w:rPr>
            <w:rFonts w:cstheme="minorHAnsi"/>
            <w:b/>
            <w:bCs/>
          </w:rPr>
          <w:t>[</w:t>
        </w:r>
      </w:ins>
      <w:ins w:id="955" w:author="Jochum, Michael D." w:date="2021-07-06T14:33:00Z">
        <w:r w:rsidR="00154DB4" w:rsidRPr="00F7092D">
          <w:rPr>
            <w:rFonts w:cstheme="minorHAnsi"/>
            <w:b/>
            <w:bCs/>
            <w:rPrChange w:id="956" w:author="Jochum, Michael D." w:date="2021-08-05T16:09:00Z">
              <w:rPr/>
            </w:rPrChange>
          </w:rPr>
          <w:t>Define and tie the ta</w:t>
        </w:r>
        <w:r w:rsidR="00154DB4" w:rsidRPr="00F7092D">
          <w:rPr>
            <w:rFonts w:cstheme="minorHAnsi"/>
            <w:b/>
            <w:bCs/>
          </w:rPr>
          <w:t>x</w:t>
        </w:r>
        <w:r w:rsidR="00154DB4" w:rsidRPr="00F7092D">
          <w:rPr>
            <w:rFonts w:cstheme="minorHAnsi"/>
            <w:b/>
            <w:bCs/>
            <w:rPrChange w:id="957" w:author="Jochum, Michael D." w:date="2021-08-05T16:09:00Z">
              <w:rPr/>
            </w:rPrChange>
          </w:rPr>
          <w:t xml:space="preserve">a to the GO terms </w:t>
        </w:r>
        <w:proofErr w:type="spellStart"/>
        <w:r w:rsidR="00154DB4" w:rsidRPr="00F7092D">
          <w:rPr>
            <w:rFonts w:cstheme="minorHAnsi"/>
            <w:b/>
            <w:bCs/>
            <w:rPrChange w:id="958" w:author="Jochum, Michael D." w:date="2021-08-05T16:09:00Z">
              <w:rPr/>
            </w:rPrChange>
          </w:rPr>
          <w:t>throught</w:t>
        </w:r>
        <w:proofErr w:type="spellEnd"/>
        <w:r w:rsidR="00154DB4" w:rsidRPr="00F7092D">
          <w:rPr>
            <w:rFonts w:cstheme="minorHAnsi"/>
            <w:b/>
            <w:bCs/>
            <w:rPrChange w:id="959" w:author="Jochum, Michael D." w:date="2021-08-05T16:09:00Z">
              <w:rPr/>
            </w:rPrChange>
          </w:rPr>
          <w:t xml:space="preserve"> the use of the </w:t>
        </w:r>
        <w:proofErr w:type="spellStart"/>
        <w:r w:rsidR="00154DB4" w:rsidRPr="00F7092D">
          <w:rPr>
            <w:rFonts w:cstheme="minorHAnsi"/>
            <w:b/>
            <w:bCs/>
            <w:rPrChange w:id="960" w:author="Jochum, Michael D." w:date="2021-08-05T16:09:00Z">
              <w:rPr/>
            </w:rPrChange>
          </w:rPr>
          <w:t>Uniprot</w:t>
        </w:r>
        <w:proofErr w:type="spellEnd"/>
        <w:r w:rsidR="00154DB4" w:rsidRPr="00F7092D">
          <w:rPr>
            <w:rFonts w:cstheme="minorHAnsi"/>
            <w:b/>
            <w:bCs/>
            <w:rPrChange w:id="961" w:author="Jochum, Michael D." w:date="2021-08-05T16:09:00Z">
              <w:rPr/>
            </w:rPrChange>
          </w:rPr>
          <w:t xml:space="preserve"> things here</w:t>
        </w:r>
      </w:ins>
      <w:ins w:id="962" w:author="Jochum, Michael D." w:date="2021-07-06T14:39:00Z">
        <w:r w:rsidRPr="00F7092D">
          <w:rPr>
            <w:rFonts w:cstheme="minorHAnsi"/>
            <w:b/>
            <w:bCs/>
          </w:rPr>
          <w:t>]</w:t>
        </w:r>
      </w:ins>
    </w:p>
    <w:p w14:paraId="7C124D8A" w14:textId="3F9D22A4" w:rsidR="00154DB4" w:rsidRPr="00F7092D" w:rsidRDefault="00154DB4">
      <w:pPr>
        <w:spacing w:line="480" w:lineRule="auto"/>
        <w:jc w:val="both"/>
        <w:rPr>
          <w:ins w:id="963" w:author="Jochum, Michael D." w:date="2021-07-06T14:30:00Z"/>
          <w:rFonts w:cstheme="minorHAnsi"/>
          <w:rPrChange w:id="964" w:author="Jochum, Michael D." w:date="2021-08-05T16:09:00Z">
            <w:rPr>
              <w:ins w:id="965" w:author="Jochum, Michael D." w:date="2021-07-06T14:30:00Z"/>
              <w:sz w:val="24"/>
              <w:szCs w:val="24"/>
            </w:rPr>
          </w:rPrChange>
        </w:rPr>
        <w:pPrChange w:id="966" w:author="Jochum, Michael D." w:date="2021-07-06T14:40:00Z">
          <w:pPr>
            <w:spacing w:line="480" w:lineRule="auto"/>
          </w:pPr>
        </w:pPrChange>
      </w:pPr>
      <w:ins w:id="967" w:author="Jochum, Michael D." w:date="2021-07-06T14:31:00Z">
        <w:r w:rsidRPr="00F7092D">
          <w:rPr>
            <w:rFonts w:cstheme="minorHAnsi"/>
            <w:rPrChange w:id="968" w:author="Jochum, Michael D." w:date="2021-08-05T16:09:00Z">
              <w:rPr>
                <w:i/>
                <w:iCs/>
                <w:sz w:val="24"/>
                <w:szCs w:val="24"/>
              </w:rPr>
            </w:rPrChange>
          </w:rPr>
          <w:t>Proteins derived from</w:t>
        </w:r>
        <w:r w:rsidRPr="00F7092D">
          <w:rPr>
            <w:rFonts w:cstheme="minorHAnsi"/>
            <w:i/>
            <w:iCs/>
            <w:rPrChange w:id="969" w:author="Jochum, Michael D." w:date="2021-08-05T16:09:00Z">
              <w:rPr>
                <w:rFonts w:cstheme="minorHAnsi"/>
                <w:i/>
                <w:iCs/>
                <w:sz w:val="24"/>
                <w:szCs w:val="24"/>
              </w:rPr>
            </w:rPrChange>
          </w:rPr>
          <w:t xml:space="preserve"> </w:t>
        </w:r>
      </w:ins>
      <w:proofErr w:type="spellStart"/>
      <w:ins w:id="970" w:author="Jochum, Michael D." w:date="2021-07-06T14:30:00Z">
        <w:r w:rsidRPr="00F7092D">
          <w:rPr>
            <w:rFonts w:cstheme="minorHAnsi"/>
            <w:i/>
            <w:iCs/>
            <w:rPrChange w:id="971" w:author="Jochum, Michael D." w:date="2021-08-05T16:09:00Z">
              <w:rPr>
                <w:rFonts w:cstheme="minorHAnsi"/>
                <w:i/>
                <w:iCs/>
                <w:sz w:val="24"/>
                <w:szCs w:val="24"/>
              </w:rPr>
            </w:rPrChange>
          </w:rPr>
          <w:t>Sphingomonas</w:t>
        </w:r>
        <w:proofErr w:type="spellEnd"/>
        <w:r w:rsidRPr="00F7092D">
          <w:rPr>
            <w:rFonts w:cstheme="minorHAnsi"/>
            <w:rPrChange w:id="972" w:author="Jochum, Michael D." w:date="2021-08-05T16:09:00Z">
              <w:rPr>
                <w:rFonts w:cstheme="minorHAnsi"/>
                <w:sz w:val="24"/>
                <w:szCs w:val="24"/>
              </w:rPr>
            </w:rPrChange>
          </w:rPr>
          <w:t xml:space="preserve"> </w:t>
        </w:r>
      </w:ins>
      <w:ins w:id="973" w:author="Jochum, Michael D." w:date="2021-07-06T14:31:00Z">
        <w:r w:rsidRPr="00F7092D">
          <w:rPr>
            <w:rFonts w:cstheme="minorHAnsi"/>
            <w:rPrChange w:id="974" w:author="Jochum, Michael D." w:date="2021-08-05T16:09:00Z">
              <w:rPr>
                <w:rFonts w:cstheme="minorHAnsi"/>
                <w:sz w:val="24"/>
                <w:szCs w:val="24"/>
              </w:rPr>
            </w:rPrChange>
          </w:rPr>
          <w:t>contributed to the Sig. G</w:t>
        </w:r>
      </w:ins>
      <w:ins w:id="975" w:author="Jochum, Michael D." w:date="2021-07-06T14:32:00Z">
        <w:r w:rsidRPr="00F7092D">
          <w:rPr>
            <w:rFonts w:cstheme="minorHAnsi"/>
            <w:rPrChange w:id="976" w:author="Jochum, Michael D." w:date="2021-08-05T16:09:00Z">
              <w:rPr>
                <w:rFonts w:cstheme="minorHAnsi"/>
                <w:sz w:val="24"/>
                <w:szCs w:val="24"/>
              </w:rPr>
            </w:rPrChange>
          </w:rPr>
          <w:t>O terms of interest hydrogen</w:t>
        </w:r>
      </w:ins>
      <w:ins w:id="977" w:author="Jochum, Michael D." w:date="2021-07-06T14:30:00Z">
        <w:r w:rsidRPr="00F7092D">
          <w:rPr>
            <w:rFonts w:cstheme="minorHAnsi"/>
            <w:rPrChange w:id="978" w:author="Jochum, Michael D." w:date="2021-08-05T16:09:00Z">
              <w:rPr>
                <w:sz w:val="24"/>
                <w:szCs w:val="24"/>
              </w:rPr>
            </w:rPrChange>
          </w:rPr>
          <w:t xml:space="preserve"> peroxide catabolic process [GO:0042744]; response to oxidative stress [GO:0006979]</w:t>
        </w:r>
      </w:ins>
    </w:p>
    <w:p w14:paraId="339E6F18" w14:textId="34965B45" w:rsidR="00154DB4" w:rsidRPr="00F7092D" w:rsidRDefault="00154DB4">
      <w:pPr>
        <w:spacing w:line="480" w:lineRule="auto"/>
        <w:jc w:val="both"/>
        <w:rPr>
          <w:ins w:id="979" w:author="Jochum, Michael D." w:date="2021-07-06T14:28:00Z"/>
          <w:rFonts w:cstheme="minorHAnsi"/>
          <w:rPrChange w:id="980" w:author="Jochum, Michael D." w:date="2021-08-05T16:09:00Z">
            <w:rPr>
              <w:ins w:id="981" w:author="Jochum, Michael D." w:date="2021-07-06T14:28:00Z"/>
              <w:sz w:val="24"/>
              <w:szCs w:val="24"/>
            </w:rPr>
          </w:rPrChange>
        </w:rPr>
        <w:pPrChange w:id="982" w:author="Jochum, Michael D." w:date="2021-07-06T14:40:00Z">
          <w:pPr>
            <w:pStyle w:val="ListParagraph"/>
            <w:numPr>
              <w:ilvl w:val="1"/>
              <w:numId w:val="3"/>
            </w:numPr>
            <w:spacing w:line="480" w:lineRule="auto"/>
            <w:ind w:left="1440" w:hanging="360"/>
          </w:pPr>
        </w:pPrChange>
      </w:pPr>
      <w:ins w:id="983" w:author="Jochum, Michael D." w:date="2021-07-06T14:30:00Z">
        <w:r w:rsidRPr="00F7092D">
          <w:rPr>
            <w:rFonts w:cstheme="minorHAnsi"/>
            <w:rPrChange w:id="984" w:author="Jochum, Michael D." w:date="2021-08-05T16:09:00Z">
              <w:rPr>
                <w:sz w:val="24"/>
                <w:szCs w:val="24"/>
              </w:rPr>
            </w:rPrChange>
          </w:rPr>
          <w:t>catalase activity [GO:0004096]; heme binding [GO:0020037]; and metal ion binding [GO:0046872]</w:t>
        </w:r>
      </w:ins>
      <w:ins w:id="985" w:author="Jochum, Michael D." w:date="2021-07-06T14:32:00Z">
        <w:r w:rsidRPr="00F7092D">
          <w:rPr>
            <w:rFonts w:cstheme="minorHAnsi"/>
            <w:rPrChange w:id="986" w:author="Jochum, Michael D." w:date="2021-08-05T16:09:00Z">
              <w:rPr>
                <w:sz w:val="24"/>
                <w:szCs w:val="24"/>
              </w:rPr>
            </w:rPrChange>
          </w:rPr>
          <w:t xml:space="preserve"> amongst the COVID-19 cohort</w:t>
        </w:r>
      </w:ins>
      <w:ins w:id="987" w:author="Jochum, Michael D." w:date="2021-07-06T14:30:00Z">
        <w:r w:rsidRPr="00F7092D">
          <w:rPr>
            <w:rFonts w:cstheme="minorHAnsi"/>
            <w:rPrChange w:id="988" w:author="Jochum, Michael D." w:date="2021-08-05T16:09:00Z">
              <w:rPr>
                <w:sz w:val="24"/>
                <w:szCs w:val="24"/>
              </w:rPr>
            </w:rPrChange>
          </w:rPr>
          <w:t>.</w:t>
        </w:r>
      </w:ins>
      <w:ins w:id="989" w:author="Jochum, Michael D." w:date="2021-07-06T14:32:00Z">
        <w:r w:rsidRPr="00F7092D">
          <w:rPr>
            <w:rFonts w:cstheme="minorHAnsi"/>
            <w:rPrChange w:id="990" w:author="Jochum, Michael D." w:date="2021-08-05T16:09:00Z">
              <w:rPr>
                <w:sz w:val="24"/>
                <w:szCs w:val="24"/>
              </w:rPr>
            </w:rPrChange>
          </w:rPr>
          <w:t xml:space="preserve"> </w:t>
        </w:r>
      </w:ins>
      <w:ins w:id="991" w:author="Jochum, Michael D." w:date="2021-07-06T14:28:00Z">
        <w:r w:rsidRPr="00F7092D">
          <w:rPr>
            <w:rFonts w:cstheme="minorHAnsi"/>
            <w:rPrChange w:id="992" w:author="Jochum, Michael D." w:date="2021-08-05T16:09:00Z">
              <w:rPr>
                <w:sz w:val="24"/>
                <w:szCs w:val="24"/>
              </w:rPr>
            </w:rPrChange>
          </w:rPr>
          <w:t>The catalase protein decomposes hydrogen peroxide into water and oxygen; serves to protect cells from the toxic effects of hydrogen peroxide</w:t>
        </w:r>
      </w:ins>
      <w:ins w:id="993" w:author="Jochum, Michael D." w:date="2021-07-06T14:33:00Z">
        <w:r w:rsidRPr="00F7092D">
          <w:rPr>
            <w:rFonts w:cstheme="minorHAnsi"/>
            <w:rPrChange w:id="994" w:author="Jochum, Michael D." w:date="2021-08-05T16:09:00Z">
              <w:rPr>
                <w:sz w:val="24"/>
                <w:szCs w:val="24"/>
              </w:rPr>
            </w:rPrChange>
          </w:rPr>
          <w:t xml:space="preserve">, which may </w:t>
        </w:r>
      </w:ins>
      <w:ins w:id="995" w:author="Jochum, Michael D." w:date="2021-07-06T14:34:00Z">
        <w:r w:rsidRPr="00F7092D">
          <w:rPr>
            <w:rFonts w:cstheme="minorHAnsi"/>
            <w:rPrChange w:id="996" w:author="Jochum, Michael D." w:date="2021-08-05T16:09:00Z">
              <w:rPr>
                <w:sz w:val="24"/>
                <w:szCs w:val="24"/>
              </w:rPr>
            </w:rPrChange>
          </w:rPr>
          <w:t xml:space="preserve">suggest that </w:t>
        </w:r>
      </w:ins>
      <w:proofErr w:type="spellStart"/>
      <w:ins w:id="997" w:author="Jochum, Michael D." w:date="2021-07-06T14:28:00Z">
        <w:r w:rsidRPr="00F7092D">
          <w:rPr>
            <w:rFonts w:cstheme="minorHAnsi"/>
            <w:i/>
            <w:iCs/>
            <w:rPrChange w:id="998" w:author="Jochum, Michael D." w:date="2021-08-05T16:09:00Z">
              <w:rPr>
                <w:sz w:val="24"/>
                <w:szCs w:val="24"/>
              </w:rPr>
            </w:rPrChange>
          </w:rPr>
          <w:lastRenderedPageBreak/>
          <w:t>Sphingomonas</w:t>
        </w:r>
        <w:proofErr w:type="spellEnd"/>
        <w:r w:rsidRPr="00F7092D">
          <w:rPr>
            <w:rFonts w:cstheme="minorHAnsi"/>
            <w:rPrChange w:id="999" w:author="Jochum, Michael D." w:date="2021-08-05T16:09:00Z">
              <w:rPr>
                <w:rFonts w:cstheme="minorHAnsi"/>
                <w:sz w:val="24"/>
                <w:szCs w:val="24"/>
              </w:rPr>
            </w:rPrChange>
          </w:rPr>
          <w:t xml:space="preserve"> </w:t>
        </w:r>
      </w:ins>
      <w:ins w:id="1000" w:author="Jochum, Michael D." w:date="2021-07-06T14:34:00Z">
        <w:r w:rsidRPr="00F7092D">
          <w:rPr>
            <w:rFonts w:cstheme="minorHAnsi"/>
            <w:rPrChange w:id="1001" w:author="Jochum, Michael D." w:date="2021-08-05T16:09:00Z">
              <w:rPr>
                <w:rFonts w:cstheme="minorHAnsi"/>
                <w:sz w:val="24"/>
                <w:szCs w:val="24"/>
              </w:rPr>
            </w:rPrChange>
          </w:rPr>
          <w:t>spp. r</w:t>
        </w:r>
      </w:ins>
      <w:ins w:id="1002" w:author="Jochum, Michael D." w:date="2021-07-06T14:28:00Z">
        <w:r w:rsidRPr="00F7092D">
          <w:rPr>
            <w:rFonts w:cstheme="minorHAnsi"/>
            <w:rPrChange w:id="1003" w:author="Jochum, Michael D." w:date="2021-08-05T16:09:00Z">
              <w:rPr>
                <w:sz w:val="24"/>
                <w:szCs w:val="24"/>
              </w:rPr>
            </w:rPrChange>
          </w:rPr>
          <w:t>espond</w:t>
        </w:r>
      </w:ins>
      <w:ins w:id="1004" w:author="Jochum, Michael D." w:date="2021-07-06T14:34:00Z">
        <w:r w:rsidRPr="00F7092D">
          <w:rPr>
            <w:rFonts w:cstheme="minorHAnsi"/>
            <w:rPrChange w:id="1005" w:author="Jochum, Michael D." w:date="2021-08-05T16:09:00Z">
              <w:rPr>
                <w:sz w:val="24"/>
                <w:szCs w:val="24"/>
              </w:rPr>
            </w:rPrChange>
          </w:rPr>
          <w:t xml:space="preserve">s </w:t>
        </w:r>
      </w:ins>
      <w:ins w:id="1006" w:author="Jochum, Michael D." w:date="2021-07-06T14:28:00Z">
        <w:r w:rsidRPr="00F7092D">
          <w:rPr>
            <w:rFonts w:cstheme="minorHAnsi"/>
            <w:rPrChange w:id="1007" w:author="Jochum, Michael D." w:date="2021-08-05T16:09:00Z">
              <w:rPr>
                <w:sz w:val="24"/>
                <w:szCs w:val="24"/>
              </w:rPr>
            </w:rPrChange>
          </w:rPr>
          <w:t xml:space="preserve">to COVID-19 conditions in the patient by expressing genes that help it to survive well </w:t>
        </w:r>
      </w:ins>
      <w:ins w:id="1008" w:author="Jochum, Michael D." w:date="2021-07-06T14:34:00Z">
        <w:r w:rsidRPr="00F7092D">
          <w:rPr>
            <w:rFonts w:cstheme="minorHAnsi"/>
            <w:rPrChange w:id="1009" w:author="Jochum, Michael D." w:date="2021-08-05T16:09:00Z">
              <w:rPr>
                <w:sz w:val="24"/>
                <w:szCs w:val="24"/>
              </w:rPr>
            </w:rPrChange>
          </w:rPr>
          <w:t xml:space="preserve">in </w:t>
        </w:r>
      </w:ins>
      <w:ins w:id="1010" w:author="Jochum, Michael D." w:date="2021-08-03T15:32:00Z">
        <w:r w:rsidR="00A72ED3" w:rsidRPr="00F7092D">
          <w:rPr>
            <w:rFonts w:cstheme="minorHAnsi"/>
            <w:rPrChange w:id="1011" w:author="Jochum, Michael D." w:date="2021-08-05T16:09:00Z">
              <w:rPr>
                <w:rFonts w:cstheme="minorHAnsi"/>
                <w:sz w:val="24"/>
                <w:szCs w:val="24"/>
              </w:rPr>
            </w:rPrChange>
          </w:rPr>
          <w:t>environments</w:t>
        </w:r>
      </w:ins>
      <w:ins w:id="1012" w:author="Jochum, Michael D." w:date="2021-07-06T14:34:00Z">
        <w:r w:rsidRPr="00F7092D">
          <w:rPr>
            <w:rFonts w:cstheme="minorHAnsi"/>
            <w:rPrChange w:id="1013" w:author="Jochum, Michael D." w:date="2021-08-05T16:09:00Z">
              <w:rPr>
                <w:sz w:val="24"/>
                <w:szCs w:val="24"/>
              </w:rPr>
            </w:rPrChange>
          </w:rPr>
          <w:t xml:space="preserve"> undergo</w:t>
        </w:r>
      </w:ins>
      <w:ins w:id="1014" w:author="Jochum, Michael D." w:date="2021-07-06T14:35:00Z">
        <w:r w:rsidRPr="00F7092D">
          <w:rPr>
            <w:rFonts w:cstheme="minorHAnsi"/>
            <w:rPrChange w:id="1015" w:author="Jochum, Michael D." w:date="2021-08-05T16:09:00Z">
              <w:rPr>
                <w:sz w:val="24"/>
                <w:szCs w:val="24"/>
              </w:rPr>
            </w:rPrChange>
          </w:rPr>
          <w:t xml:space="preserve">ing great amounts of </w:t>
        </w:r>
      </w:ins>
      <w:ins w:id="1016" w:author="Jochum, Michael D." w:date="2021-07-06T14:34:00Z">
        <w:r w:rsidRPr="00F7092D">
          <w:rPr>
            <w:rFonts w:cstheme="minorHAnsi"/>
            <w:rPrChange w:id="1017" w:author="Jochum, Michael D." w:date="2021-08-05T16:09:00Z">
              <w:rPr>
                <w:sz w:val="24"/>
                <w:szCs w:val="24"/>
              </w:rPr>
            </w:rPrChange>
          </w:rPr>
          <w:t>oxidative stress</w:t>
        </w:r>
      </w:ins>
      <w:ins w:id="1018" w:author="Jochum, Michael D." w:date="2021-07-06T14:28:00Z">
        <w:r w:rsidRPr="00F7092D">
          <w:rPr>
            <w:rFonts w:cstheme="minorHAnsi"/>
            <w:rPrChange w:id="1019" w:author="Jochum, Michael D." w:date="2021-08-05T16:09:00Z">
              <w:rPr>
                <w:sz w:val="24"/>
                <w:szCs w:val="24"/>
              </w:rPr>
            </w:rPrChange>
          </w:rPr>
          <w:t>.</w:t>
        </w:r>
      </w:ins>
    </w:p>
    <w:p w14:paraId="59CBED8D" w14:textId="1EDC42EB" w:rsidR="00154DB4" w:rsidRPr="00F7092D" w:rsidRDefault="00154DB4">
      <w:pPr>
        <w:spacing w:line="480" w:lineRule="auto"/>
        <w:jc w:val="both"/>
        <w:rPr>
          <w:ins w:id="1020" w:author="Jochum, Michael D." w:date="2021-07-06T14:36:00Z"/>
          <w:rFonts w:cstheme="minorHAnsi"/>
          <w:rPrChange w:id="1021" w:author="Jochum, Michael D." w:date="2021-08-05T16:09:00Z">
            <w:rPr>
              <w:ins w:id="1022" w:author="Jochum, Michael D." w:date="2021-07-06T14:36:00Z"/>
              <w:rFonts w:cstheme="minorHAnsi"/>
              <w:sz w:val="24"/>
              <w:szCs w:val="24"/>
            </w:rPr>
          </w:rPrChange>
        </w:rPr>
        <w:pPrChange w:id="1023" w:author="Jochum, Michael D." w:date="2021-07-06T14:40:00Z">
          <w:pPr>
            <w:spacing w:line="480" w:lineRule="auto"/>
          </w:pPr>
        </w:pPrChange>
      </w:pPr>
      <w:ins w:id="1024" w:author="Jochum, Michael D." w:date="2021-07-06T14:35:00Z">
        <w:r w:rsidRPr="00F7092D">
          <w:rPr>
            <w:rFonts w:cstheme="minorHAnsi"/>
            <w:rPrChange w:id="1025" w:author="Jochum, Michael D." w:date="2021-08-05T16:09:00Z">
              <w:rPr>
                <w:rFonts w:cstheme="minorHAnsi"/>
                <w:sz w:val="24"/>
                <w:szCs w:val="24"/>
              </w:rPr>
            </w:rPrChange>
          </w:rPr>
          <w:t>[PUT OTHER STUFF ABOUT VARIOVORAX and BACTEROIDIA HERE]</w:t>
        </w:r>
      </w:ins>
    </w:p>
    <w:p w14:paraId="02FFF82F" w14:textId="3C04FD5D" w:rsidR="00DD2BFF" w:rsidRPr="00F7092D" w:rsidRDefault="00DD2BFF">
      <w:pPr>
        <w:spacing w:line="480" w:lineRule="auto"/>
        <w:jc w:val="both"/>
        <w:rPr>
          <w:ins w:id="1026" w:author="Jochum, Michael D." w:date="2021-07-06T14:37:00Z"/>
          <w:rFonts w:cstheme="minorHAnsi"/>
          <w:rPrChange w:id="1027" w:author="Jochum, Michael D." w:date="2021-08-05T16:09:00Z">
            <w:rPr>
              <w:ins w:id="1028" w:author="Jochum, Michael D." w:date="2021-07-06T14:37:00Z"/>
              <w:rFonts w:cstheme="minorHAnsi"/>
              <w:sz w:val="24"/>
              <w:szCs w:val="24"/>
            </w:rPr>
          </w:rPrChange>
        </w:rPr>
        <w:pPrChange w:id="1029" w:author="Jochum, Michael D." w:date="2021-07-06T14:40:00Z">
          <w:pPr>
            <w:spacing w:line="480" w:lineRule="auto"/>
          </w:pPr>
        </w:pPrChange>
      </w:pPr>
      <w:ins w:id="1030" w:author="Jochum, Michael D." w:date="2021-07-06T14:36:00Z">
        <w:r w:rsidRPr="00F7092D">
          <w:rPr>
            <w:rFonts w:cstheme="minorHAnsi"/>
            <w:rPrChange w:id="1031" w:author="Jochum, Michael D." w:date="2021-08-05T16:09:00Z">
              <w:rPr>
                <w:rFonts w:cstheme="minorHAnsi"/>
                <w:sz w:val="24"/>
                <w:szCs w:val="24"/>
              </w:rPr>
            </w:rPrChange>
          </w:rPr>
          <w:t>[DEFINE</w:t>
        </w:r>
      </w:ins>
      <w:ins w:id="1032" w:author="Jochum, Michael D." w:date="2021-07-06T14:39:00Z">
        <w:r w:rsidRPr="00F7092D">
          <w:rPr>
            <w:rFonts w:cstheme="minorHAnsi"/>
            <w:rPrChange w:id="1033" w:author="Jochum, Michael D." w:date="2021-08-05T16:09:00Z">
              <w:rPr>
                <w:rFonts w:cstheme="minorHAnsi"/>
                <w:sz w:val="24"/>
                <w:szCs w:val="24"/>
              </w:rPr>
            </w:rPrChange>
          </w:rPr>
          <w:t>D</w:t>
        </w:r>
      </w:ins>
      <w:ins w:id="1034" w:author="Jochum, Michael D." w:date="2021-07-06T14:36:00Z">
        <w:r w:rsidRPr="00F7092D">
          <w:rPr>
            <w:rFonts w:cstheme="minorHAnsi"/>
            <w:rPrChange w:id="1035" w:author="Jochum, Michael D." w:date="2021-08-05T16:09:00Z">
              <w:rPr>
                <w:rFonts w:cstheme="minorHAnsi"/>
                <w:sz w:val="24"/>
                <w:szCs w:val="24"/>
              </w:rPr>
            </w:rPrChange>
          </w:rPr>
          <w:t xml:space="preserve"> GO TERMS]</w:t>
        </w:r>
      </w:ins>
    </w:p>
    <w:p w14:paraId="19504650" w14:textId="77777777" w:rsidR="00DD2BFF" w:rsidRPr="00F7092D" w:rsidRDefault="00DD2BFF" w:rsidP="00DD2BFF">
      <w:pPr>
        <w:pStyle w:val="ListParagraph"/>
        <w:numPr>
          <w:ilvl w:val="0"/>
          <w:numId w:val="5"/>
        </w:numPr>
        <w:spacing w:line="480" w:lineRule="auto"/>
        <w:rPr>
          <w:ins w:id="1036" w:author="Jochum, Michael D." w:date="2021-07-06T14:37:00Z"/>
          <w:rFonts w:cstheme="minorHAnsi"/>
          <w:rPrChange w:id="1037" w:author="Jochum, Michael D." w:date="2021-08-05T16:09:00Z">
            <w:rPr>
              <w:ins w:id="1038" w:author="Jochum, Michael D." w:date="2021-07-06T14:37:00Z"/>
              <w:rFonts w:cstheme="minorHAnsi"/>
              <w:sz w:val="24"/>
              <w:szCs w:val="24"/>
            </w:rPr>
          </w:rPrChange>
        </w:rPr>
      </w:pPr>
      <w:ins w:id="1039" w:author="Jochum, Michael D." w:date="2021-07-06T14:37:00Z">
        <w:r w:rsidRPr="00F70574">
          <w:rPr>
            <w:rFonts w:cstheme="minorHAnsi"/>
          </w:rPr>
          <w:t xml:space="preserve">Nucleobase containing compound biosynthetic process is defined as: “The chemical reactions and pathways resulting in the formation of nucleobases, nucleosides, nucleotides and nucleic acids.” </w:t>
        </w:r>
      </w:ins>
    </w:p>
    <w:p w14:paraId="5AD3910D" w14:textId="3CEC1C87" w:rsidR="00DD2BFF" w:rsidRPr="00F7092D" w:rsidRDefault="00DD2BFF" w:rsidP="00DD2BFF">
      <w:pPr>
        <w:pStyle w:val="ListParagraph"/>
        <w:numPr>
          <w:ilvl w:val="0"/>
          <w:numId w:val="5"/>
        </w:numPr>
        <w:spacing w:line="480" w:lineRule="auto"/>
        <w:rPr>
          <w:ins w:id="1040" w:author="Jochum, Michael D." w:date="2021-07-06T14:37:00Z"/>
          <w:rFonts w:cstheme="minorHAnsi"/>
          <w:rPrChange w:id="1041" w:author="Jochum, Michael D." w:date="2021-08-05T16:09:00Z">
            <w:rPr>
              <w:ins w:id="1042" w:author="Jochum, Michael D." w:date="2021-07-06T14:37:00Z"/>
              <w:rFonts w:cstheme="minorHAnsi"/>
              <w:sz w:val="24"/>
              <w:szCs w:val="24"/>
            </w:rPr>
          </w:rPrChange>
        </w:rPr>
      </w:pPr>
      <w:ins w:id="1043" w:author="Jochum, Michael D." w:date="2021-07-06T14:37:00Z">
        <w:r w:rsidRPr="00F70574">
          <w:rPr>
            <w:rFonts w:cstheme="minorHAnsi"/>
          </w:rPr>
          <w:t xml:space="preserve">RNA phosphodiester bond hydrolysis </w:t>
        </w:r>
      </w:ins>
      <w:ins w:id="1044" w:author="Jochum, Michael D." w:date="2021-08-05T16:03:00Z">
        <w:r w:rsidR="001E74D1" w:rsidRPr="00F7092D">
          <w:rPr>
            <w:rFonts w:cstheme="minorHAnsi"/>
            <w:rPrChange w:id="1045" w:author="Jochum, Michael D." w:date="2021-08-05T16:09:00Z">
              <w:rPr>
                <w:rFonts w:cstheme="minorHAnsi"/>
                <w:sz w:val="24"/>
                <w:szCs w:val="24"/>
              </w:rPr>
            </w:rPrChange>
          </w:rPr>
          <w:t>exonucleolytic is</w:t>
        </w:r>
      </w:ins>
      <w:ins w:id="1046" w:author="Jochum, Michael D." w:date="2021-07-06T14:37:00Z">
        <w:r w:rsidRPr="00F70574">
          <w:rPr>
            <w:rFonts w:cstheme="minorHAnsi"/>
          </w:rPr>
          <w:t xml:space="preserve"> defined as “The chemical reactions and pathways involving the hydrolysis of terminal 3',5'-phosphodiester bonds in one or two strands of ribonucleotides.”  </w:t>
        </w:r>
      </w:ins>
    </w:p>
    <w:p w14:paraId="270465B3" w14:textId="173AEE14" w:rsidR="00DD2BFF" w:rsidRPr="00F7092D" w:rsidRDefault="00DD2BFF" w:rsidP="00DD2BFF">
      <w:pPr>
        <w:pStyle w:val="ListParagraph"/>
        <w:numPr>
          <w:ilvl w:val="0"/>
          <w:numId w:val="5"/>
        </w:numPr>
        <w:spacing w:line="480" w:lineRule="auto"/>
        <w:rPr>
          <w:ins w:id="1047" w:author="Jochum, Michael D." w:date="2021-07-06T14:38:00Z"/>
          <w:rFonts w:cstheme="minorHAnsi"/>
          <w:rPrChange w:id="1048" w:author="Jochum, Michael D." w:date="2021-08-05T16:09:00Z">
            <w:rPr>
              <w:ins w:id="1049" w:author="Jochum, Michael D." w:date="2021-07-06T14:38:00Z"/>
              <w:rFonts w:cstheme="minorHAnsi"/>
              <w:sz w:val="24"/>
              <w:szCs w:val="24"/>
            </w:rPr>
          </w:rPrChange>
        </w:rPr>
      </w:pPr>
      <w:ins w:id="1050" w:author="Jochum, Michael D." w:date="2021-07-06T14:38:00Z">
        <w:r w:rsidRPr="00F7092D">
          <w:rPr>
            <w:rFonts w:cstheme="minorHAnsi"/>
            <w:rPrChange w:id="1051" w:author="Jochum, Michael D." w:date="2021-08-05T16:09:00Z">
              <w:rPr>
                <w:rFonts w:cstheme="minorHAnsi"/>
                <w:sz w:val="24"/>
                <w:szCs w:val="24"/>
              </w:rPr>
            </w:rPrChange>
          </w:rPr>
          <w:t>C</w:t>
        </w:r>
      </w:ins>
      <w:ins w:id="1052" w:author="Jochum, Michael D." w:date="2021-07-06T14:37:00Z">
        <w:r w:rsidRPr="00F70574">
          <w:rPr>
            <w:rFonts w:cstheme="minorHAnsi"/>
          </w:rPr>
          <w:t>atalytic activity acting on RNA is defined as Catalytic activity that acts to modify RNA</w:t>
        </w:r>
      </w:ins>
      <w:ins w:id="1053" w:author="Jochum, Michael D." w:date="2021-08-05T15:58:00Z">
        <w:r w:rsidR="00195469" w:rsidRPr="00F7092D">
          <w:rPr>
            <w:rFonts w:cstheme="minorHAnsi"/>
            <w:rPrChange w:id="1054" w:author="Jochum, Michael D." w:date="2021-08-05T16:09:00Z">
              <w:rPr>
                <w:rFonts w:cstheme="minorHAnsi"/>
                <w:sz w:val="24"/>
                <w:szCs w:val="24"/>
              </w:rPr>
            </w:rPrChange>
          </w:rPr>
          <w:t>., Oxidoreductase</w:t>
        </w:r>
      </w:ins>
      <w:ins w:id="1055" w:author="Jochum, Michael D." w:date="2021-07-06T14:37:00Z">
        <w:r w:rsidRPr="00F70574">
          <w:rPr>
            <w:rFonts w:cstheme="minorHAnsi"/>
          </w:rPr>
          <w:t xml:space="preserve"> ac</w:t>
        </w:r>
        <w:r w:rsidRPr="00534C8C">
          <w:rPr>
            <w:rFonts w:cstheme="minorHAnsi"/>
          </w:rPr>
          <w:t>tivity is defined as “</w:t>
        </w:r>
        <w:r w:rsidRPr="00F7092D">
          <w:rPr>
            <w:rFonts w:cstheme="minorHAnsi"/>
            <w:i/>
            <w:iCs/>
            <w:rPrChange w:id="1056" w:author="Jochum, Michael D." w:date="2021-08-05T16:09:00Z">
              <w:rPr>
                <w:i/>
                <w:iCs/>
              </w:rPr>
            </w:rPrChange>
          </w:rPr>
          <w:t>Catalysis of an oxidation-reduction or redox reaction, a reversible chemical reaction in which the oxidation state of an atom or atoms within a molecule is altered via one substrate acting as an electron donor and becoming oxidized, while the other acts as an electron acceptor and becomes reduced.”</w:t>
        </w:r>
        <w:r w:rsidRPr="00F7092D">
          <w:rPr>
            <w:rFonts w:cstheme="minorHAnsi"/>
            <w:rPrChange w:id="1057" w:author="Jochum, Michael D." w:date="2021-08-05T16:09:00Z">
              <w:rPr/>
            </w:rPrChange>
          </w:rPr>
          <w:t xml:space="preserve">  </w:t>
        </w:r>
      </w:ins>
    </w:p>
    <w:p w14:paraId="5C4A2789" w14:textId="77777777" w:rsidR="00DD2BFF" w:rsidRPr="00F7092D" w:rsidRDefault="00DD2BFF" w:rsidP="00A72ED3">
      <w:pPr>
        <w:pStyle w:val="ListParagraph"/>
        <w:numPr>
          <w:ilvl w:val="0"/>
          <w:numId w:val="5"/>
        </w:numPr>
        <w:spacing w:line="480" w:lineRule="auto"/>
        <w:rPr>
          <w:ins w:id="1058" w:author="Jochum, Michael D." w:date="2021-07-06T14:38:00Z"/>
          <w:rFonts w:cstheme="minorHAnsi"/>
          <w:rPrChange w:id="1059" w:author="Jochum, Michael D." w:date="2021-08-05T16:09:00Z">
            <w:rPr>
              <w:ins w:id="1060" w:author="Jochum, Michael D." w:date="2021-07-06T14:38:00Z"/>
              <w:rFonts w:cstheme="minorHAnsi"/>
              <w:sz w:val="24"/>
              <w:szCs w:val="24"/>
            </w:rPr>
          </w:rPrChange>
        </w:rPr>
      </w:pPr>
      <w:ins w:id="1061" w:author="Jochum, Michael D." w:date="2021-07-06T14:37:00Z">
        <w:r w:rsidRPr="00F70574">
          <w:rPr>
            <w:rFonts w:cstheme="minorHAnsi"/>
          </w:rPr>
          <w:t>The Terminal GO Term endopeptidase activity is defined as “</w:t>
        </w:r>
        <w:r w:rsidRPr="00F70574">
          <w:rPr>
            <w:rFonts w:cstheme="minorHAnsi"/>
            <w:i/>
            <w:iCs/>
          </w:rPr>
          <w:t>Catalysis of the hydrolysis of internal, alpha-peptide bonds in a polypeptide chain.”</w:t>
        </w:r>
        <w:r w:rsidRPr="00534C8C">
          <w:rPr>
            <w:rFonts w:cstheme="minorHAnsi"/>
          </w:rPr>
          <w:t xml:space="preserve"> </w:t>
        </w:r>
      </w:ins>
    </w:p>
    <w:p w14:paraId="2111D198" w14:textId="03593999" w:rsidR="00154DB4" w:rsidRPr="00F70574" w:rsidRDefault="00DD2BFF">
      <w:pPr>
        <w:pStyle w:val="ListParagraph"/>
        <w:numPr>
          <w:ilvl w:val="0"/>
          <w:numId w:val="5"/>
        </w:numPr>
        <w:spacing w:line="480" w:lineRule="auto"/>
        <w:rPr>
          <w:ins w:id="1062" w:author="Jochum, Michael D." w:date="2021-07-06T14:35:00Z"/>
          <w:rFonts w:cstheme="minorHAnsi"/>
        </w:rPr>
        <w:pPrChange w:id="1063" w:author="Jochum, Michael D." w:date="2021-08-05T16:01:00Z">
          <w:pPr>
            <w:spacing w:line="480" w:lineRule="auto"/>
          </w:pPr>
        </w:pPrChange>
      </w:pPr>
      <w:ins w:id="1064" w:author="Jochum, Michael D." w:date="2021-07-06T14:37:00Z">
        <w:r w:rsidRPr="00F7092D">
          <w:rPr>
            <w:rFonts w:cstheme="minorHAnsi"/>
            <w:rPrChange w:id="1065" w:author="Jochum, Michael D." w:date="2021-08-05T16:09:00Z">
              <w:rPr>
                <w:rFonts w:cstheme="minorHAnsi"/>
                <w:sz w:val="24"/>
                <w:szCs w:val="24"/>
              </w:rPr>
            </w:rPrChange>
          </w:rPr>
          <w:t xml:space="preserve">RNA binding is defined as </w:t>
        </w:r>
        <w:r w:rsidRPr="00F7092D">
          <w:rPr>
            <w:rFonts w:cstheme="minorHAnsi"/>
            <w:i/>
            <w:iCs/>
            <w:rPrChange w:id="1066" w:author="Jochum, Michael D." w:date="2021-08-05T16:09:00Z">
              <w:rPr>
                <w:rFonts w:cstheme="minorHAnsi"/>
                <w:i/>
                <w:iCs/>
                <w:sz w:val="24"/>
                <w:szCs w:val="24"/>
              </w:rPr>
            </w:rPrChange>
          </w:rPr>
          <w:t>Interacting selectively and non-covalently with an RNA molecule or a portion thereof.</w:t>
        </w:r>
        <w:r w:rsidRPr="00F7092D">
          <w:rPr>
            <w:rFonts w:cstheme="minorHAnsi"/>
            <w:rPrChange w:id="1067" w:author="Jochum, Michael D." w:date="2021-08-05T16:09:00Z">
              <w:rPr>
                <w:rFonts w:cstheme="minorHAnsi"/>
                <w:sz w:val="24"/>
                <w:szCs w:val="24"/>
              </w:rPr>
            </w:rPrChange>
          </w:rPr>
          <w:t xml:space="preserve">  </w:t>
        </w:r>
      </w:ins>
      <w:ins w:id="1068" w:author="Jochum, Michael D." w:date="2021-07-06T14:38:00Z">
        <w:r w:rsidRPr="00F7092D">
          <w:rPr>
            <w:rFonts w:cstheme="minorHAnsi"/>
            <w:i/>
            <w:iCs/>
            <w:rPrChange w:id="1069" w:author="Jochum, Michael D." w:date="2021-08-05T16:09:00Z">
              <w:rPr>
                <w:rFonts w:cstheme="minorHAnsi"/>
                <w:sz w:val="24"/>
                <w:szCs w:val="24"/>
              </w:rPr>
            </w:rPrChange>
          </w:rPr>
          <w:t>I</w:t>
        </w:r>
      </w:ins>
      <w:ins w:id="1070" w:author="Jochum, Michael D." w:date="2021-07-06T14:37:00Z">
        <w:r w:rsidRPr="00F7092D">
          <w:rPr>
            <w:rFonts w:cstheme="minorHAnsi"/>
            <w:i/>
            <w:iCs/>
            <w:rPrChange w:id="1071" w:author="Jochum, Michael D." w:date="2021-08-05T16:09:00Z">
              <w:rPr>
                <w:rFonts w:cstheme="minorHAnsi"/>
                <w:i/>
                <w:iCs/>
                <w:sz w:val="24"/>
                <w:szCs w:val="24"/>
              </w:rPr>
            </w:rPrChange>
          </w:rPr>
          <w:t>on binding is defined as Interacting selectively and non-covalently with magnesium (Mg) and (Zn) ions.</w:t>
        </w:r>
      </w:ins>
    </w:p>
    <w:p w14:paraId="56663138" w14:textId="6610B83A" w:rsidR="006C1C4D" w:rsidRPr="00F7092D" w:rsidRDefault="006C1C4D">
      <w:pPr>
        <w:spacing w:line="480" w:lineRule="auto"/>
        <w:rPr>
          <w:ins w:id="1072" w:author="Jochum, Michael D." w:date="2021-07-06T14:24:00Z"/>
          <w:rFonts w:cstheme="minorHAnsi"/>
          <w:rPrChange w:id="1073" w:author="Jochum, Michael D." w:date="2021-08-05T16:09:00Z">
            <w:rPr>
              <w:ins w:id="1074" w:author="Jochum, Michael D." w:date="2021-07-06T14:24:00Z"/>
              <w:rFonts w:cstheme="minorHAnsi"/>
              <w:sz w:val="24"/>
              <w:szCs w:val="24"/>
            </w:rPr>
          </w:rPrChange>
        </w:rPr>
        <w:pPrChange w:id="1075" w:author="Jochum, Michael D." w:date="2021-07-06T14:25:00Z">
          <w:pPr>
            <w:numPr>
              <w:numId w:val="2"/>
            </w:numPr>
            <w:spacing w:line="480" w:lineRule="auto"/>
            <w:ind w:left="720" w:hanging="360"/>
          </w:pPr>
        </w:pPrChange>
      </w:pPr>
      <w:ins w:id="1076" w:author="Jochum, Michael D." w:date="2021-07-06T14:24:00Z">
        <w:r w:rsidRPr="00F7092D">
          <w:rPr>
            <w:rFonts w:cstheme="minorHAnsi"/>
            <w:rPrChange w:id="1077" w:author="Jochum, Michael D." w:date="2021-08-05T16:09:00Z">
              <w:rPr>
                <w:rFonts w:cstheme="minorHAnsi"/>
                <w:sz w:val="24"/>
                <w:szCs w:val="24"/>
              </w:rPr>
            </w:rPrChange>
          </w:rPr>
          <w:t xml:space="preserve">Collectively, while this data does cannot speak to causality or directionality of the association, it does demonstrate a significant relationship between the human microbiome and severity of COVID-19, rendering further testable hypotheses that warrant further investigation. </w:t>
        </w:r>
      </w:ins>
    </w:p>
    <w:p w14:paraId="04A971C7" w14:textId="4E693A83" w:rsidR="00154DB4" w:rsidRPr="00F7092D" w:rsidRDefault="00154DB4" w:rsidP="00154DB4">
      <w:pPr>
        <w:spacing w:line="480" w:lineRule="auto"/>
        <w:rPr>
          <w:ins w:id="1078" w:author="Jochum, Michael D." w:date="2021-07-06T14:25:00Z"/>
          <w:rFonts w:cstheme="minorHAnsi"/>
          <w:b/>
          <w:bCs/>
          <w:u w:val="single"/>
          <w:rPrChange w:id="1079" w:author="Jochum, Michael D." w:date="2021-08-05T16:09:00Z">
            <w:rPr>
              <w:ins w:id="1080" w:author="Jochum, Michael D." w:date="2021-07-06T14:25:00Z"/>
              <w:rFonts w:cstheme="minorHAnsi"/>
              <w:sz w:val="24"/>
              <w:szCs w:val="24"/>
            </w:rPr>
          </w:rPrChange>
        </w:rPr>
      </w:pPr>
      <w:ins w:id="1081" w:author="Jochum, Michael D." w:date="2021-07-06T14:26:00Z">
        <w:r w:rsidRPr="00F7092D">
          <w:rPr>
            <w:rFonts w:cstheme="minorHAnsi"/>
            <w:b/>
            <w:bCs/>
            <w:u w:val="single"/>
            <w:rPrChange w:id="1082" w:author="Jochum, Michael D." w:date="2021-08-05T16:09:00Z">
              <w:rPr>
                <w:rFonts w:cstheme="minorHAnsi"/>
                <w:sz w:val="24"/>
                <w:szCs w:val="24"/>
                <w:u w:val="single"/>
              </w:rPr>
            </w:rPrChange>
          </w:rPr>
          <w:t>Acknowledgments</w:t>
        </w:r>
      </w:ins>
    </w:p>
    <w:p w14:paraId="25FE32FC" w14:textId="451DC594" w:rsidR="003E2ED5" w:rsidRDefault="006C1C4D">
      <w:pPr>
        <w:spacing w:line="480" w:lineRule="auto"/>
        <w:rPr>
          <w:ins w:id="1083" w:author="Jochum, Michael D." w:date="2021-08-05T16:28:00Z"/>
          <w:rFonts w:cstheme="minorHAnsi"/>
        </w:rPr>
      </w:pPr>
      <w:ins w:id="1084" w:author="Jochum, Michael D." w:date="2021-07-06T14:24:00Z">
        <w:r w:rsidRPr="00F7092D">
          <w:rPr>
            <w:rFonts w:cstheme="minorHAnsi"/>
            <w:rPrChange w:id="1085" w:author="Jochum, Michael D." w:date="2021-08-05T16:09:00Z">
              <w:rPr>
                <w:rFonts w:cstheme="minorHAnsi"/>
                <w:sz w:val="24"/>
                <w:szCs w:val="24"/>
              </w:rPr>
            </w:rPrChange>
          </w:rPr>
          <w:lastRenderedPageBreak/>
          <w:t>W</w:t>
        </w:r>
      </w:ins>
      <w:ins w:id="1086" w:author="Jochum, Michael D." w:date="2021-07-06T14:26:00Z">
        <w:r w:rsidR="00154DB4" w:rsidRPr="00F7092D">
          <w:rPr>
            <w:rFonts w:cstheme="minorHAnsi"/>
            <w:rPrChange w:id="1087" w:author="Jochum, Michael D." w:date="2021-08-05T16:09:00Z">
              <w:rPr>
                <w:rFonts w:cstheme="minorHAnsi"/>
                <w:sz w:val="24"/>
                <w:szCs w:val="24"/>
              </w:rPr>
            </w:rPrChange>
          </w:rPr>
          <w:t xml:space="preserve">e </w:t>
        </w:r>
      </w:ins>
      <w:ins w:id="1088" w:author="Jochum, Michael D." w:date="2021-07-06T14:24:00Z">
        <w:r w:rsidRPr="00F7092D">
          <w:rPr>
            <w:rFonts w:cstheme="minorHAnsi"/>
            <w:rPrChange w:id="1089" w:author="Jochum, Michael D." w:date="2021-08-05T16:09:00Z">
              <w:rPr>
                <w:rFonts w:cstheme="minorHAnsi"/>
                <w:sz w:val="24"/>
                <w:szCs w:val="24"/>
              </w:rPr>
            </w:rPrChange>
          </w:rPr>
          <w:t xml:space="preserve">would like to thank the COVIRT microbial subgroup team members and give special acknowledgment to John Fonner and the Texas Advanced Computing Center (TACC) at The University of Texas at Austin for providing HPC resources that have contributed to the research results reported. </w:t>
        </w:r>
      </w:ins>
    </w:p>
    <w:p w14:paraId="0499E347" w14:textId="18646D75" w:rsidR="00A53245" w:rsidRPr="00F7092D" w:rsidRDefault="00A53245">
      <w:pPr>
        <w:spacing w:line="480" w:lineRule="auto"/>
        <w:rPr>
          <w:rFonts w:cstheme="minorHAnsi"/>
          <w:rPrChange w:id="1090" w:author="Jochum, Michael D." w:date="2021-08-05T16:09:00Z">
            <w:rPr>
              <w:rFonts w:cstheme="minorHAnsi"/>
              <w:sz w:val="24"/>
              <w:szCs w:val="24"/>
            </w:rPr>
          </w:rPrChange>
        </w:rPr>
        <w:pPrChange w:id="1091" w:author="Jochum, Michael D." w:date="2021-07-06T14:26:00Z">
          <w:pPr>
            <w:pStyle w:val="EndNoteBibliography"/>
          </w:pPr>
        </w:pPrChange>
      </w:pPr>
    </w:p>
    <w:p w14:paraId="42E41946" w14:textId="78F7B97A" w:rsidR="005F2C06" w:rsidRPr="00F7092D" w:rsidRDefault="005F2C06" w:rsidP="003E2ED5">
      <w:pPr>
        <w:pStyle w:val="EndNoteBibliography"/>
        <w:rPr>
          <w:rFonts w:asciiTheme="minorHAnsi" w:hAnsiTheme="minorHAnsi" w:cstheme="minorHAnsi"/>
          <w:b/>
          <w:bCs/>
          <w:rPrChange w:id="1092" w:author="Jochum, Michael D." w:date="2021-08-05T16:09:00Z">
            <w:rPr>
              <w:b/>
              <w:bCs/>
              <w:sz w:val="24"/>
              <w:szCs w:val="24"/>
            </w:rPr>
          </w:rPrChange>
        </w:rPr>
      </w:pPr>
      <w:r w:rsidRPr="00F7092D">
        <w:rPr>
          <w:rFonts w:asciiTheme="minorHAnsi" w:hAnsiTheme="minorHAnsi" w:cstheme="minorHAnsi"/>
          <w:b/>
          <w:bCs/>
          <w:rPrChange w:id="1093" w:author="Jochum, Michael D." w:date="2021-08-05T16:09:00Z">
            <w:rPr>
              <w:b/>
              <w:bCs/>
              <w:sz w:val="24"/>
              <w:szCs w:val="24"/>
            </w:rPr>
          </w:rPrChange>
        </w:rPr>
        <w:t>References</w:t>
      </w:r>
    </w:p>
    <w:p w14:paraId="5B9DE499" w14:textId="5A00C75F" w:rsidR="005F2C06" w:rsidRPr="00F7092D" w:rsidRDefault="005F2C06" w:rsidP="005F2C06">
      <w:pPr>
        <w:rPr>
          <w:rFonts w:cstheme="minorHAnsi"/>
          <w:rPrChange w:id="1094" w:author="Jochum, Michael D." w:date="2021-08-05T16:09:00Z">
            <w:rPr>
              <w:sz w:val="24"/>
              <w:szCs w:val="24"/>
            </w:rPr>
          </w:rPrChange>
        </w:rPr>
      </w:pPr>
      <w:r w:rsidRPr="00F7092D">
        <w:rPr>
          <w:rFonts w:cstheme="minorHAnsi"/>
          <w:rPrChange w:id="1095" w:author="Jochum, Michael D." w:date="2021-08-05T16:09:00Z">
            <w:rPr>
              <w:rFonts w:cstheme="minorHAnsi"/>
              <w:sz w:val="24"/>
              <w:szCs w:val="24"/>
            </w:rPr>
          </w:rPrChange>
        </w:rPr>
        <w:t xml:space="preserve">1. Chen L, Liu W, Zhang Q, </w:t>
      </w:r>
      <w:r w:rsidRPr="00F7092D">
        <w:rPr>
          <w:rFonts w:cstheme="minorHAnsi"/>
          <w:rPrChange w:id="1096" w:author="Jochum, Michael D." w:date="2021-08-05T16:09:00Z">
            <w:rPr>
              <w:sz w:val="24"/>
              <w:szCs w:val="24"/>
            </w:rPr>
          </w:rPrChange>
        </w:rPr>
        <w:t xml:space="preserve">Xu K, Ye G, Wu W, et al. RNA based </w:t>
      </w:r>
      <w:proofErr w:type="spellStart"/>
      <w:r w:rsidRPr="00F7092D">
        <w:rPr>
          <w:rFonts w:cstheme="minorHAnsi"/>
          <w:rPrChange w:id="1097" w:author="Jochum, Michael D." w:date="2021-08-05T16:09:00Z">
            <w:rPr>
              <w:sz w:val="24"/>
              <w:szCs w:val="24"/>
            </w:rPr>
          </w:rPrChange>
        </w:rPr>
        <w:t>mNGS</w:t>
      </w:r>
      <w:proofErr w:type="spellEnd"/>
      <w:r w:rsidRPr="00F7092D">
        <w:rPr>
          <w:rFonts w:cstheme="minorHAnsi"/>
          <w:rPrChange w:id="1098" w:author="Jochum, Michael D." w:date="2021-08-05T16:09:00Z">
            <w:rPr>
              <w:sz w:val="24"/>
              <w:szCs w:val="24"/>
            </w:rPr>
          </w:rPrChange>
        </w:rPr>
        <w:t xml:space="preserve"> approach identifies a novel human coronavirus from two individual pneumonia cases in 2019 Wuhan outbreak. </w:t>
      </w:r>
      <w:proofErr w:type="spellStart"/>
      <w:r w:rsidRPr="00F7092D">
        <w:rPr>
          <w:rFonts w:cstheme="minorHAnsi"/>
          <w:rPrChange w:id="1099" w:author="Jochum, Michael D." w:date="2021-08-05T16:09:00Z">
            <w:rPr>
              <w:sz w:val="24"/>
              <w:szCs w:val="24"/>
            </w:rPr>
          </w:rPrChange>
        </w:rPr>
        <w:t>Emerg</w:t>
      </w:r>
      <w:proofErr w:type="spellEnd"/>
      <w:r w:rsidRPr="00F7092D">
        <w:rPr>
          <w:rFonts w:cstheme="minorHAnsi"/>
          <w:rPrChange w:id="1100" w:author="Jochum, Michael D." w:date="2021-08-05T16:09:00Z">
            <w:rPr>
              <w:sz w:val="24"/>
              <w:szCs w:val="24"/>
            </w:rPr>
          </w:rPrChange>
        </w:rPr>
        <w:t xml:space="preserve"> Microbes Infect. 2020;9: 313–319.</w:t>
      </w:r>
    </w:p>
    <w:p w14:paraId="5357B68B" w14:textId="167CD568" w:rsidR="005F2C06" w:rsidRPr="00F7092D" w:rsidRDefault="005F2C06" w:rsidP="005F2C06">
      <w:pPr>
        <w:rPr>
          <w:rFonts w:cstheme="minorHAnsi"/>
          <w:rPrChange w:id="1101" w:author="Jochum, Michael D." w:date="2021-08-05T16:09:00Z">
            <w:rPr>
              <w:sz w:val="24"/>
              <w:szCs w:val="24"/>
            </w:rPr>
          </w:rPrChange>
        </w:rPr>
      </w:pPr>
      <w:r w:rsidRPr="00F7092D">
        <w:rPr>
          <w:rFonts w:cstheme="minorHAnsi"/>
          <w:rPrChange w:id="1102" w:author="Jochum, Michael D." w:date="2021-08-05T16:09:00Z">
            <w:rPr>
              <w:sz w:val="24"/>
              <w:szCs w:val="24"/>
            </w:rPr>
          </w:rPrChange>
        </w:rPr>
        <w:t>2. Wu F, Zhao S, Yu B, Chen Y-M, Wang W, Song Z-G, et al. A new coronavirus associated with human respiratory disease in China. Nature. 2020;579: 265–269.</w:t>
      </w:r>
    </w:p>
    <w:p w14:paraId="6702E117" w14:textId="67D4D518" w:rsidR="005F2C06" w:rsidRPr="00F7092D" w:rsidRDefault="005F2C06" w:rsidP="005F2C06">
      <w:pPr>
        <w:rPr>
          <w:rFonts w:cstheme="minorHAnsi"/>
          <w:rPrChange w:id="1103" w:author="Jochum, Michael D." w:date="2021-08-05T16:09:00Z">
            <w:rPr>
              <w:sz w:val="24"/>
              <w:szCs w:val="24"/>
            </w:rPr>
          </w:rPrChange>
        </w:rPr>
      </w:pPr>
      <w:r w:rsidRPr="00F7092D">
        <w:rPr>
          <w:rFonts w:cstheme="minorHAnsi"/>
          <w:rPrChange w:id="1104" w:author="Jochum, Michael D." w:date="2021-08-05T16:09:00Z">
            <w:rPr>
              <w:sz w:val="24"/>
              <w:szCs w:val="24"/>
            </w:rPr>
          </w:rPrChange>
        </w:rPr>
        <w:t>3. Zhou P, Yang X-L, Wang X-G, Hu B, Zhang L, Zhang W, et al. A pneumonia outbreak associated with a new coronavirus of probable bat origin. Nature. 2020;579: 270–273.</w:t>
      </w:r>
    </w:p>
    <w:p w14:paraId="74820D16" w14:textId="6F9109C3" w:rsidR="005F2C06" w:rsidRPr="00F7092D" w:rsidRDefault="005F2C06" w:rsidP="005F2C06">
      <w:pPr>
        <w:rPr>
          <w:rFonts w:cstheme="minorHAnsi"/>
          <w:rPrChange w:id="1105" w:author="Jochum, Michael D." w:date="2021-08-05T16:09:00Z">
            <w:rPr>
              <w:sz w:val="24"/>
              <w:szCs w:val="24"/>
            </w:rPr>
          </w:rPrChange>
        </w:rPr>
      </w:pPr>
      <w:r w:rsidRPr="00F7092D">
        <w:rPr>
          <w:rFonts w:cstheme="minorHAnsi"/>
          <w:rPrChange w:id="1106" w:author="Jochum, Michael D." w:date="2021-08-05T16:09:00Z">
            <w:rPr>
              <w:sz w:val="24"/>
              <w:szCs w:val="24"/>
            </w:rPr>
          </w:rPrChange>
        </w:rPr>
        <w:t xml:space="preserve">4. </w:t>
      </w:r>
      <w:proofErr w:type="spellStart"/>
      <w:r w:rsidRPr="00F7092D">
        <w:rPr>
          <w:rFonts w:cstheme="minorHAnsi"/>
          <w:rPrChange w:id="1107" w:author="Jochum, Michael D." w:date="2021-08-05T16:09:00Z">
            <w:rPr>
              <w:sz w:val="24"/>
              <w:szCs w:val="24"/>
            </w:rPr>
          </w:rPrChange>
        </w:rPr>
        <w:t>Xiong</w:t>
      </w:r>
      <w:proofErr w:type="spellEnd"/>
      <w:r w:rsidRPr="00F7092D">
        <w:rPr>
          <w:rFonts w:cstheme="minorHAnsi"/>
          <w:rPrChange w:id="1108" w:author="Jochum, Michael D." w:date="2021-08-05T16:09:00Z">
            <w:rPr>
              <w:sz w:val="24"/>
              <w:szCs w:val="24"/>
            </w:rPr>
          </w:rPrChange>
        </w:rPr>
        <w:t xml:space="preserve"> Y, Liu Y, Cao L, Wang D, Guo M, Jiang A, et al. Transcriptomic characteristics of bronchoalveolar lavage fluid and peripheral blood mononuclear cells in COVID-19 patients. </w:t>
      </w:r>
      <w:proofErr w:type="spellStart"/>
      <w:r w:rsidRPr="00F7092D">
        <w:rPr>
          <w:rFonts w:cstheme="minorHAnsi"/>
          <w:rPrChange w:id="1109" w:author="Jochum, Michael D." w:date="2021-08-05T16:09:00Z">
            <w:rPr>
              <w:sz w:val="24"/>
              <w:szCs w:val="24"/>
            </w:rPr>
          </w:rPrChange>
        </w:rPr>
        <w:t>Emerg</w:t>
      </w:r>
      <w:proofErr w:type="spellEnd"/>
      <w:r w:rsidRPr="00F7092D">
        <w:rPr>
          <w:rFonts w:cstheme="minorHAnsi"/>
          <w:rPrChange w:id="1110" w:author="Jochum, Michael D." w:date="2021-08-05T16:09:00Z">
            <w:rPr>
              <w:sz w:val="24"/>
              <w:szCs w:val="24"/>
            </w:rPr>
          </w:rPrChange>
        </w:rPr>
        <w:t xml:space="preserve"> Microbes Infect. 2020;9: 761–770.</w:t>
      </w:r>
    </w:p>
    <w:p w14:paraId="3C3D0E1D" w14:textId="2B016600" w:rsidR="005F2C06" w:rsidRPr="00F7092D" w:rsidRDefault="005F2C06" w:rsidP="005F2C06">
      <w:pPr>
        <w:rPr>
          <w:rFonts w:cstheme="minorHAnsi"/>
          <w:rPrChange w:id="1111" w:author="Jochum, Michael D." w:date="2021-08-05T16:09:00Z">
            <w:rPr>
              <w:sz w:val="24"/>
              <w:szCs w:val="24"/>
            </w:rPr>
          </w:rPrChange>
        </w:rPr>
      </w:pPr>
      <w:r w:rsidRPr="00F7092D">
        <w:rPr>
          <w:rFonts w:cstheme="minorHAnsi"/>
          <w:rPrChange w:id="1112" w:author="Jochum, Michael D." w:date="2021-08-05T16:09:00Z">
            <w:rPr>
              <w:sz w:val="24"/>
              <w:szCs w:val="24"/>
            </w:rPr>
          </w:rPrChange>
        </w:rPr>
        <w:t xml:space="preserve">5. Shen Z, Xiao Y, Kang L, Ma W, Shi L, Zhang L, et al. Genomic Diversity of Severe Acute Respiratory Syndrome–Coronavirus 2 in Patients </w:t>
      </w:r>
      <w:r w:rsidR="00CE4BD9" w:rsidRPr="00F7092D">
        <w:rPr>
          <w:rFonts w:cstheme="minorHAnsi"/>
          <w:rPrChange w:id="1113" w:author="Jochum, Michael D." w:date="2021-08-05T16:09:00Z">
            <w:rPr>
              <w:sz w:val="24"/>
              <w:szCs w:val="24"/>
            </w:rPr>
          </w:rPrChange>
        </w:rPr>
        <w:t>w</w:t>
      </w:r>
      <w:r w:rsidRPr="00F7092D">
        <w:rPr>
          <w:rFonts w:cstheme="minorHAnsi"/>
          <w:rPrChange w:id="1114" w:author="Jochum, Michael D." w:date="2021-08-05T16:09:00Z">
            <w:rPr>
              <w:sz w:val="24"/>
              <w:szCs w:val="24"/>
            </w:rPr>
          </w:rPrChange>
        </w:rPr>
        <w:t>ith Coronavirus Disease 2019. Clinical Infectious Diseases. 2020. doi:10.1093/</w:t>
      </w:r>
      <w:proofErr w:type="spellStart"/>
      <w:r w:rsidRPr="00F7092D">
        <w:rPr>
          <w:rFonts w:cstheme="minorHAnsi"/>
          <w:rPrChange w:id="1115" w:author="Jochum, Michael D." w:date="2021-08-05T16:09:00Z">
            <w:rPr>
              <w:sz w:val="24"/>
              <w:szCs w:val="24"/>
            </w:rPr>
          </w:rPrChange>
        </w:rPr>
        <w:t>cid</w:t>
      </w:r>
      <w:proofErr w:type="spellEnd"/>
      <w:r w:rsidRPr="00F7092D">
        <w:rPr>
          <w:rFonts w:cstheme="minorHAnsi"/>
          <w:rPrChange w:id="1116" w:author="Jochum, Michael D." w:date="2021-08-05T16:09:00Z">
            <w:rPr>
              <w:sz w:val="24"/>
              <w:szCs w:val="24"/>
            </w:rPr>
          </w:rPrChange>
        </w:rPr>
        <w:t>/ciaa203</w:t>
      </w:r>
    </w:p>
    <w:p w14:paraId="0D533199" w14:textId="68C41A38" w:rsidR="005F2C06" w:rsidRPr="00F7092D" w:rsidRDefault="005F2C06" w:rsidP="005F2C06">
      <w:pPr>
        <w:rPr>
          <w:rFonts w:cstheme="minorHAnsi"/>
          <w:rPrChange w:id="1117" w:author="Jochum, Michael D." w:date="2021-08-05T16:09:00Z">
            <w:rPr>
              <w:sz w:val="24"/>
              <w:szCs w:val="24"/>
            </w:rPr>
          </w:rPrChange>
        </w:rPr>
      </w:pPr>
      <w:r w:rsidRPr="00F7092D">
        <w:rPr>
          <w:rFonts w:cstheme="minorHAnsi"/>
          <w:rPrChange w:id="1118" w:author="Jochum, Michael D." w:date="2021-08-05T16:09:00Z">
            <w:rPr>
              <w:sz w:val="24"/>
              <w:szCs w:val="24"/>
            </w:rPr>
          </w:rPrChange>
        </w:rPr>
        <w:t xml:space="preserve">6. </w:t>
      </w:r>
      <w:proofErr w:type="spellStart"/>
      <w:r w:rsidRPr="00F7092D">
        <w:rPr>
          <w:rFonts w:cstheme="minorHAnsi"/>
          <w:rPrChange w:id="1119" w:author="Jochum, Michael D." w:date="2021-08-05T16:09:00Z">
            <w:rPr>
              <w:sz w:val="24"/>
              <w:szCs w:val="24"/>
            </w:rPr>
          </w:rPrChange>
        </w:rPr>
        <w:t>Michalovich</w:t>
      </w:r>
      <w:proofErr w:type="spellEnd"/>
      <w:r w:rsidRPr="00F7092D">
        <w:rPr>
          <w:rFonts w:cstheme="minorHAnsi"/>
          <w:rPrChange w:id="1120" w:author="Jochum, Michael D." w:date="2021-08-05T16:09:00Z">
            <w:rPr>
              <w:sz w:val="24"/>
              <w:szCs w:val="24"/>
            </w:rPr>
          </w:rPrChange>
        </w:rPr>
        <w:t xml:space="preserve"> D, Rodriguez-Perez N, </w:t>
      </w:r>
      <w:proofErr w:type="spellStart"/>
      <w:r w:rsidRPr="00F7092D">
        <w:rPr>
          <w:rFonts w:cstheme="minorHAnsi"/>
          <w:rPrChange w:id="1121" w:author="Jochum, Michael D." w:date="2021-08-05T16:09:00Z">
            <w:rPr>
              <w:sz w:val="24"/>
              <w:szCs w:val="24"/>
            </w:rPr>
          </w:rPrChange>
        </w:rPr>
        <w:t>Smolinska</w:t>
      </w:r>
      <w:proofErr w:type="spellEnd"/>
      <w:r w:rsidRPr="00F7092D">
        <w:rPr>
          <w:rFonts w:cstheme="minorHAnsi"/>
          <w:rPrChange w:id="1122" w:author="Jochum, Michael D." w:date="2021-08-05T16:09:00Z">
            <w:rPr>
              <w:sz w:val="24"/>
              <w:szCs w:val="24"/>
            </w:rPr>
          </w:rPrChange>
        </w:rPr>
        <w:t xml:space="preserve"> S, </w:t>
      </w:r>
      <w:proofErr w:type="spellStart"/>
      <w:r w:rsidRPr="00F7092D">
        <w:rPr>
          <w:rFonts w:cstheme="minorHAnsi"/>
          <w:rPrChange w:id="1123" w:author="Jochum, Michael D." w:date="2021-08-05T16:09:00Z">
            <w:rPr>
              <w:sz w:val="24"/>
              <w:szCs w:val="24"/>
            </w:rPr>
          </w:rPrChange>
        </w:rPr>
        <w:t>Pirozynski</w:t>
      </w:r>
      <w:proofErr w:type="spellEnd"/>
      <w:r w:rsidRPr="00F7092D">
        <w:rPr>
          <w:rFonts w:cstheme="minorHAnsi"/>
          <w:rPrChange w:id="1124" w:author="Jochum, Michael D." w:date="2021-08-05T16:09:00Z">
            <w:rPr>
              <w:sz w:val="24"/>
              <w:szCs w:val="24"/>
            </w:rPr>
          </w:rPrChange>
        </w:rPr>
        <w:t xml:space="preserve"> M, Mayhew D, Uddin S, et al. Obesity and disease severity magnify disturbed microbiome-immune interactions in asthma patients. Nat </w:t>
      </w:r>
      <w:proofErr w:type="spellStart"/>
      <w:r w:rsidRPr="00F7092D">
        <w:rPr>
          <w:rFonts w:cstheme="minorHAnsi"/>
          <w:rPrChange w:id="1125" w:author="Jochum, Michael D." w:date="2021-08-05T16:09:00Z">
            <w:rPr>
              <w:sz w:val="24"/>
              <w:szCs w:val="24"/>
            </w:rPr>
          </w:rPrChange>
        </w:rPr>
        <w:t>Commun</w:t>
      </w:r>
      <w:proofErr w:type="spellEnd"/>
      <w:r w:rsidRPr="00F7092D">
        <w:rPr>
          <w:rFonts w:cstheme="minorHAnsi"/>
          <w:rPrChange w:id="1126" w:author="Jochum, Michael D." w:date="2021-08-05T16:09:00Z">
            <w:rPr>
              <w:sz w:val="24"/>
              <w:szCs w:val="24"/>
            </w:rPr>
          </w:rPrChange>
        </w:rPr>
        <w:t>. 2019;10: 5711.</w:t>
      </w:r>
    </w:p>
    <w:p w14:paraId="4BA283DD" w14:textId="1E6C2DE1" w:rsidR="005F2C06" w:rsidRPr="00F7092D" w:rsidRDefault="005F2C06" w:rsidP="005F2C06">
      <w:pPr>
        <w:rPr>
          <w:rFonts w:cstheme="minorHAnsi"/>
          <w:rPrChange w:id="1127" w:author="Jochum, Michael D." w:date="2021-08-05T16:09:00Z">
            <w:rPr>
              <w:sz w:val="24"/>
              <w:szCs w:val="24"/>
            </w:rPr>
          </w:rPrChange>
        </w:rPr>
      </w:pPr>
      <w:r w:rsidRPr="00F7092D">
        <w:rPr>
          <w:rFonts w:cstheme="minorHAnsi"/>
          <w:rPrChange w:id="1128" w:author="Jochum, Michael D." w:date="2021-08-05T16:09:00Z">
            <w:rPr>
              <w:sz w:val="24"/>
              <w:szCs w:val="24"/>
            </w:rPr>
          </w:rPrChange>
        </w:rPr>
        <w:t xml:space="preserve">7. Huang W, Yin C, Wang G, Rosenblum J, Krishnan S, Dimitrova N, et al. Optimizing a </w:t>
      </w:r>
      <w:proofErr w:type="spellStart"/>
      <w:r w:rsidRPr="00F7092D">
        <w:rPr>
          <w:rFonts w:cstheme="minorHAnsi"/>
          <w:rPrChange w:id="1129" w:author="Jochum, Michael D." w:date="2021-08-05T16:09:00Z">
            <w:rPr>
              <w:sz w:val="24"/>
              <w:szCs w:val="24"/>
            </w:rPr>
          </w:rPrChange>
        </w:rPr>
        <w:t>Metatranscriptomic</w:t>
      </w:r>
      <w:proofErr w:type="spellEnd"/>
      <w:r w:rsidRPr="00F7092D">
        <w:rPr>
          <w:rFonts w:cstheme="minorHAnsi"/>
          <w:rPrChange w:id="1130" w:author="Jochum, Michael D." w:date="2021-08-05T16:09:00Z">
            <w:rPr>
              <w:sz w:val="24"/>
              <w:szCs w:val="24"/>
            </w:rPr>
          </w:rPrChange>
        </w:rPr>
        <w:t xml:space="preserve"> Next-Generation Sequencing Protocol for Bronchoalveolar Lavage Diagnostics. J Mol Diagn. 2019;21: 251–261.</w:t>
      </w:r>
    </w:p>
    <w:p w14:paraId="34A9817D" w14:textId="6150D28B" w:rsidR="005F2C06" w:rsidRPr="00F7092D" w:rsidRDefault="005F2C06" w:rsidP="005F2C06">
      <w:pPr>
        <w:rPr>
          <w:rFonts w:cstheme="minorHAnsi"/>
          <w:rPrChange w:id="1131" w:author="Jochum, Michael D." w:date="2021-08-05T16:09:00Z">
            <w:rPr>
              <w:sz w:val="24"/>
              <w:szCs w:val="24"/>
            </w:rPr>
          </w:rPrChange>
        </w:rPr>
      </w:pPr>
      <w:r w:rsidRPr="00F7092D">
        <w:rPr>
          <w:rFonts w:cstheme="minorHAnsi"/>
          <w:rPrChange w:id="1132" w:author="Jochum, Michael D." w:date="2021-08-05T16:09:00Z">
            <w:rPr>
              <w:sz w:val="24"/>
              <w:szCs w:val="24"/>
            </w:rPr>
          </w:rPrChange>
        </w:rPr>
        <w:t xml:space="preserve">8. Ren L, Zhang R, Rao J, Xiao Y, Zhang Z, Yang B, et al. Transcriptionally Active Lung Microbiome and Its Association with Bacterial Biomass and Host Inflammatory Status. </w:t>
      </w:r>
      <w:proofErr w:type="spellStart"/>
      <w:r w:rsidRPr="00F7092D">
        <w:rPr>
          <w:rFonts w:cstheme="minorHAnsi"/>
          <w:rPrChange w:id="1133" w:author="Jochum, Michael D." w:date="2021-08-05T16:09:00Z">
            <w:rPr>
              <w:sz w:val="24"/>
              <w:szCs w:val="24"/>
            </w:rPr>
          </w:rPrChange>
        </w:rPr>
        <w:t>mSystems</w:t>
      </w:r>
      <w:proofErr w:type="spellEnd"/>
      <w:r w:rsidRPr="00F7092D">
        <w:rPr>
          <w:rFonts w:cstheme="minorHAnsi"/>
          <w:rPrChange w:id="1134" w:author="Jochum, Michael D." w:date="2021-08-05T16:09:00Z">
            <w:rPr>
              <w:sz w:val="24"/>
              <w:szCs w:val="24"/>
            </w:rPr>
          </w:rPrChange>
        </w:rPr>
        <w:t>. 2018;3. doi:10.1128/mSystems.00199-18</w:t>
      </w:r>
    </w:p>
    <w:p w14:paraId="71BA645F" w14:textId="3E28F2C2" w:rsidR="00DC575C" w:rsidRPr="00F7092D" w:rsidRDefault="007834DF" w:rsidP="007834DF">
      <w:pPr>
        <w:rPr>
          <w:rFonts w:cstheme="minorHAnsi"/>
          <w:rPrChange w:id="1135" w:author="Jochum, Michael D." w:date="2021-08-05T16:09:00Z">
            <w:rPr>
              <w:sz w:val="24"/>
              <w:szCs w:val="24"/>
            </w:rPr>
          </w:rPrChange>
        </w:rPr>
      </w:pPr>
      <w:r w:rsidRPr="00F7092D">
        <w:rPr>
          <w:rFonts w:cstheme="minorHAnsi"/>
          <w:rPrChange w:id="1136" w:author="Jochum, Michael D." w:date="2021-08-05T16:09:00Z">
            <w:rPr>
              <w:sz w:val="24"/>
              <w:szCs w:val="24"/>
            </w:rPr>
          </w:rPrChange>
        </w:rPr>
        <w:t xml:space="preserve">9. </w:t>
      </w:r>
      <w:proofErr w:type="spellStart"/>
      <w:r w:rsidRPr="00F7092D">
        <w:rPr>
          <w:rFonts w:cstheme="minorHAnsi"/>
          <w:highlight w:val="yellow"/>
          <w:rPrChange w:id="1137" w:author="Jochum, Michael D." w:date="2021-08-05T16:09:00Z">
            <w:rPr>
              <w:sz w:val="24"/>
              <w:szCs w:val="24"/>
              <w:highlight w:val="yellow"/>
            </w:rPr>
          </w:rPrChange>
        </w:rPr>
        <w:t>FastQC</w:t>
      </w:r>
      <w:proofErr w:type="spellEnd"/>
    </w:p>
    <w:p w14:paraId="43F5CE39" w14:textId="5C8D6531" w:rsidR="007834DF" w:rsidRPr="00F7092D" w:rsidRDefault="007834DF" w:rsidP="007834DF">
      <w:pPr>
        <w:rPr>
          <w:rFonts w:cstheme="minorHAnsi"/>
          <w:rPrChange w:id="1138" w:author="Jochum, Michael D." w:date="2021-08-05T16:09:00Z">
            <w:rPr>
              <w:sz w:val="24"/>
              <w:szCs w:val="24"/>
            </w:rPr>
          </w:rPrChange>
        </w:rPr>
      </w:pPr>
      <w:r w:rsidRPr="00F7092D">
        <w:rPr>
          <w:rFonts w:cstheme="minorHAnsi"/>
          <w:rPrChange w:id="1139" w:author="Jochum, Michael D." w:date="2021-08-05T16:09:00Z">
            <w:rPr>
              <w:sz w:val="24"/>
              <w:szCs w:val="24"/>
            </w:rPr>
          </w:rPrChange>
        </w:rPr>
        <w:t xml:space="preserve">10. </w:t>
      </w:r>
      <w:proofErr w:type="spellStart"/>
      <w:r w:rsidRPr="00F7092D">
        <w:rPr>
          <w:rFonts w:cstheme="minorHAnsi"/>
          <w:highlight w:val="yellow"/>
          <w:rPrChange w:id="1140" w:author="Jochum, Michael D." w:date="2021-08-05T16:09:00Z">
            <w:rPr>
              <w:sz w:val="24"/>
              <w:szCs w:val="24"/>
              <w:highlight w:val="yellow"/>
            </w:rPr>
          </w:rPrChange>
        </w:rPr>
        <w:t>Trimmomatic</w:t>
      </w:r>
      <w:proofErr w:type="spellEnd"/>
    </w:p>
    <w:p w14:paraId="376FEF9A" w14:textId="6E177B4E" w:rsidR="007E00DD" w:rsidRPr="00F7092D" w:rsidRDefault="007E00DD" w:rsidP="007834DF">
      <w:pPr>
        <w:rPr>
          <w:rFonts w:cstheme="minorHAnsi"/>
          <w:rPrChange w:id="1141" w:author="Jochum, Michael D." w:date="2021-08-05T16:09:00Z">
            <w:rPr>
              <w:sz w:val="24"/>
              <w:szCs w:val="24"/>
            </w:rPr>
          </w:rPrChange>
        </w:rPr>
      </w:pPr>
      <w:r w:rsidRPr="00F7092D">
        <w:rPr>
          <w:rFonts w:cstheme="minorHAnsi"/>
          <w:rPrChange w:id="1142" w:author="Jochum, Michael D." w:date="2021-08-05T16:09:00Z">
            <w:rPr>
              <w:sz w:val="24"/>
              <w:szCs w:val="24"/>
            </w:rPr>
          </w:rPrChange>
        </w:rPr>
        <w:t xml:space="preserve">11. </w:t>
      </w:r>
      <w:r w:rsidR="00127AF2" w:rsidRPr="00F7092D">
        <w:rPr>
          <w:rFonts w:cstheme="minorHAnsi"/>
          <w:highlight w:val="yellow"/>
          <w:rPrChange w:id="1143" w:author="Jochum, Michael D." w:date="2021-08-05T16:09:00Z">
            <w:rPr>
              <w:sz w:val="24"/>
              <w:szCs w:val="24"/>
              <w:highlight w:val="yellow"/>
            </w:rPr>
          </w:rPrChange>
        </w:rPr>
        <w:t>flash</w:t>
      </w:r>
    </w:p>
    <w:p w14:paraId="7E201884" w14:textId="4D0400DB" w:rsidR="007E00DD" w:rsidRPr="00F7092D" w:rsidRDefault="007E00DD" w:rsidP="007834DF">
      <w:pPr>
        <w:rPr>
          <w:rFonts w:cstheme="minorHAnsi"/>
          <w:rPrChange w:id="1144" w:author="Jochum, Michael D." w:date="2021-08-05T16:09:00Z">
            <w:rPr>
              <w:sz w:val="24"/>
              <w:szCs w:val="24"/>
            </w:rPr>
          </w:rPrChange>
        </w:rPr>
      </w:pPr>
      <w:r w:rsidRPr="00F7092D">
        <w:rPr>
          <w:rFonts w:cstheme="minorHAnsi"/>
          <w:rPrChange w:id="1145" w:author="Jochum, Michael D." w:date="2021-08-05T16:09:00Z">
            <w:rPr>
              <w:sz w:val="24"/>
              <w:szCs w:val="24"/>
            </w:rPr>
          </w:rPrChange>
        </w:rPr>
        <w:t xml:space="preserve">12. </w:t>
      </w:r>
      <w:r w:rsidR="00127AF2" w:rsidRPr="00F7092D">
        <w:rPr>
          <w:rFonts w:cstheme="minorHAnsi"/>
          <w:highlight w:val="yellow"/>
          <w:rPrChange w:id="1146" w:author="Jochum, Michael D." w:date="2021-08-05T16:09:00Z">
            <w:rPr>
              <w:sz w:val="24"/>
              <w:szCs w:val="24"/>
              <w:highlight w:val="yellow"/>
            </w:rPr>
          </w:rPrChange>
        </w:rPr>
        <w:t>Kraken2</w:t>
      </w:r>
    </w:p>
    <w:p w14:paraId="0F0C905E" w14:textId="61C7F6DD" w:rsidR="00BD14E3" w:rsidRPr="00F7092D" w:rsidRDefault="007E00DD" w:rsidP="00BD14E3">
      <w:pPr>
        <w:tabs>
          <w:tab w:val="left" w:pos="7660"/>
        </w:tabs>
        <w:rPr>
          <w:rFonts w:cstheme="minorHAnsi"/>
          <w:rPrChange w:id="1147" w:author="Jochum, Michael D." w:date="2021-08-05T16:09:00Z">
            <w:rPr>
              <w:sz w:val="24"/>
              <w:szCs w:val="24"/>
            </w:rPr>
          </w:rPrChange>
        </w:rPr>
      </w:pPr>
      <w:r w:rsidRPr="00F7092D">
        <w:rPr>
          <w:rFonts w:cstheme="minorHAnsi"/>
          <w:rPrChange w:id="1148" w:author="Jochum, Michael D." w:date="2021-08-05T16:09:00Z">
            <w:rPr>
              <w:sz w:val="24"/>
              <w:szCs w:val="24"/>
            </w:rPr>
          </w:rPrChange>
        </w:rPr>
        <w:t xml:space="preserve">13. </w:t>
      </w:r>
      <w:proofErr w:type="spellStart"/>
      <w:r w:rsidR="00127AF2" w:rsidRPr="00F7092D">
        <w:rPr>
          <w:rFonts w:cstheme="minorHAnsi"/>
          <w:highlight w:val="yellow"/>
          <w:rPrChange w:id="1149" w:author="Jochum, Michael D." w:date="2021-08-05T16:09:00Z">
            <w:rPr>
              <w:sz w:val="24"/>
              <w:szCs w:val="24"/>
              <w:highlight w:val="yellow"/>
            </w:rPr>
          </w:rPrChange>
        </w:rPr>
        <w:t>fastp</w:t>
      </w:r>
      <w:proofErr w:type="spellEnd"/>
    </w:p>
    <w:p w14:paraId="4F566483" w14:textId="5FAC2B9A" w:rsidR="00BD14E3" w:rsidRPr="00F7092D" w:rsidRDefault="00BD14E3" w:rsidP="00BD14E3">
      <w:pPr>
        <w:tabs>
          <w:tab w:val="left" w:pos="7660"/>
        </w:tabs>
        <w:rPr>
          <w:rFonts w:cstheme="minorHAnsi"/>
          <w:rPrChange w:id="1150" w:author="Jochum, Michael D." w:date="2021-08-05T16:09:00Z">
            <w:rPr>
              <w:sz w:val="24"/>
              <w:szCs w:val="24"/>
            </w:rPr>
          </w:rPrChange>
        </w:rPr>
      </w:pPr>
      <w:r w:rsidRPr="00F7092D">
        <w:rPr>
          <w:rFonts w:cstheme="minorHAnsi"/>
          <w:rPrChange w:id="1151" w:author="Jochum, Michael D." w:date="2021-08-05T16:09:00Z">
            <w:rPr>
              <w:sz w:val="24"/>
              <w:szCs w:val="24"/>
            </w:rPr>
          </w:rPrChange>
        </w:rPr>
        <w:lastRenderedPageBreak/>
        <w:t xml:space="preserve">14. </w:t>
      </w:r>
      <w:proofErr w:type="spellStart"/>
      <w:r w:rsidRPr="00F7092D">
        <w:rPr>
          <w:rFonts w:cstheme="minorHAnsi"/>
          <w:highlight w:val="yellow"/>
          <w:rPrChange w:id="1152" w:author="Jochum, Michael D." w:date="2021-08-05T16:09:00Z">
            <w:rPr>
              <w:sz w:val="24"/>
              <w:szCs w:val="24"/>
              <w:highlight w:val="yellow"/>
            </w:rPr>
          </w:rPrChange>
        </w:rPr>
        <w:t>decontam</w:t>
      </w:r>
      <w:proofErr w:type="spellEnd"/>
    </w:p>
    <w:p w14:paraId="6B119D91" w14:textId="18E0025F" w:rsidR="00BD14E3" w:rsidRPr="00F7092D" w:rsidRDefault="00BD14E3" w:rsidP="00BD14E3">
      <w:pPr>
        <w:tabs>
          <w:tab w:val="left" w:pos="7660"/>
        </w:tabs>
        <w:rPr>
          <w:rFonts w:cstheme="minorHAnsi"/>
          <w:rPrChange w:id="1153" w:author="Jochum, Michael D." w:date="2021-08-05T16:09:00Z">
            <w:rPr>
              <w:sz w:val="24"/>
              <w:szCs w:val="24"/>
            </w:rPr>
          </w:rPrChange>
        </w:rPr>
      </w:pPr>
      <w:r w:rsidRPr="00F7092D">
        <w:rPr>
          <w:rFonts w:cstheme="minorHAnsi"/>
          <w:rPrChange w:id="1154" w:author="Jochum, Michael D." w:date="2021-08-05T16:09:00Z">
            <w:rPr>
              <w:sz w:val="24"/>
              <w:szCs w:val="24"/>
            </w:rPr>
          </w:rPrChange>
        </w:rPr>
        <w:t xml:space="preserve">15. </w:t>
      </w:r>
      <w:proofErr w:type="spellStart"/>
      <w:r w:rsidRPr="00F7092D">
        <w:rPr>
          <w:rFonts w:cstheme="minorHAnsi"/>
          <w:highlight w:val="yellow"/>
          <w:rPrChange w:id="1155" w:author="Jochum, Michael D." w:date="2021-08-05T16:09:00Z">
            <w:rPr>
              <w:sz w:val="24"/>
              <w:szCs w:val="24"/>
              <w:highlight w:val="yellow"/>
            </w:rPr>
          </w:rPrChange>
        </w:rPr>
        <w:t>SeqScreen</w:t>
      </w:r>
      <w:proofErr w:type="spellEnd"/>
    </w:p>
    <w:p w14:paraId="64C7C6AF" w14:textId="40D74C24" w:rsidR="00E22037" w:rsidRPr="00F7092D" w:rsidRDefault="00E22037" w:rsidP="00BD14E3">
      <w:pPr>
        <w:tabs>
          <w:tab w:val="left" w:pos="7660"/>
        </w:tabs>
        <w:rPr>
          <w:rFonts w:cstheme="minorHAnsi"/>
          <w:rPrChange w:id="1156" w:author="Jochum, Michael D." w:date="2021-08-05T16:09:00Z">
            <w:rPr>
              <w:sz w:val="24"/>
              <w:szCs w:val="24"/>
            </w:rPr>
          </w:rPrChange>
        </w:rPr>
      </w:pPr>
      <w:r w:rsidRPr="00F7092D">
        <w:rPr>
          <w:rFonts w:cstheme="minorHAnsi"/>
          <w:rPrChange w:id="1157" w:author="Jochum, Michael D." w:date="2021-08-05T16:09:00Z">
            <w:rPr>
              <w:sz w:val="24"/>
              <w:szCs w:val="24"/>
            </w:rPr>
          </w:rPrChange>
        </w:rPr>
        <w:t xml:space="preserve">16. </w:t>
      </w:r>
      <w:proofErr w:type="spellStart"/>
      <w:r w:rsidRPr="00F7092D">
        <w:rPr>
          <w:rFonts w:cstheme="minorHAnsi"/>
          <w:highlight w:val="yellow"/>
          <w:rPrChange w:id="1158" w:author="Jochum, Michael D." w:date="2021-08-05T16:09:00Z">
            <w:rPr>
              <w:sz w:val="24"/>
              <w:szCs w:val="24"/>
              <w:highlight w:val="yellow"/>
            </w:rPr>
          </w:rPrChange>
        </w:rPr>
        <w:t>CoV</w:t>
      </w:r>
      <w:proofErr w:type="spellEnd"/>
      <w:r w:rsidRPr="00F7092D">
        <w:rPr>
          <w:rFonts w:cstheme="minorHAnsi"/>
          <w:highlight w:val="yellow"/>
          <w:rPrChange w:id="1159" w:author="Jochum, Michael D." w:date="2021-08-05T16:09:00Z">
            <w:rPr>
              <w:sz w:val="24"/>
              <w:szCs w:val="24"/>
              <w:highlight w:val="yellow"/>
            </w:rPr>
          </w:rPrChange>
        </w:rPr>
        <w:t xml:space="preserve">-IRT-Micro </w:t>
      </w:r>
      <w:proofErr w:type="spellStart"/>
      <w:r w:rsidRPr="00F7092D">
        <w:rPr>
          <w:rFonts w:cstheme="minorHAnsi"/>
          <w:highlight w:val="yellow"/>
          <w:rPrChange w:id="1160" w:author="Jochum, Michael D." w:date="2021-08-05T16:09:00Z">
            <w:rPr>
              <w:sz w:val="24"/>
              <w:szCs w:val="24"/>
              <w:highlight w:val="yellow"/>
            </w:rPr>
          </w:rPrChange>
        </w:rPr>
        <w:t>conda</w:t>
      </w:r>
      <w:proofErr w:type="spellEnd"/>
      <w:r w:rsidRPr="00F7092D">
        <w:rPr>
          <w:rFonts w:cstheme="minorHAnsi"/>
          <w:highlight w:val="yellow"/>
          <w:rPrChange w:id="1161" w:author="Jochum, Michael D." w:date="2021-08-05T16:09:00Z">
            <w:rPr>
              <w:sz w:val="24"/>
              <w:szCs w:val="24"/>
              <w:highlight w:val="yellow"/>
            </w:rPr>
          </w:rPrChange>
        </w:rPr>
        <w:t xml:space="preserve"> package</w:t>
      </w:r>
    </w:p>
    <w:p w14:paraId="528BFAE4" w14:textId="05E75DF2" w:rsidR="00473877" w:rsidRPr="00F7092D" w:rsidRDefault="00E22037" w:rsidP="00DC575C">
      <w:pPr>
        <w:rPr>
          <w:rFonts w:cstheme="minorHAnsi"/>
          <w:rPrChange w:id="1162" w:author="Jochum, Michael D." w:date="2021-08-05T16:09:00Z">
            <w:rPr>
              <w:sz w:val="24"/>
              <w:szCs w:val="24"/>
            </w:rPr>
          </w:rPrChange>
        </w:rPr>
      </w:pPr>
      <w:r w:rsidRPr="00F7092D">
        <w:rPr>
          <w:rFonts w:cstheme="minorHAnsi"/>
          <w:rPrChange w:id="1163" w:author="Jochum, Michael D." w:date="2021-08-05T16:09:00Z">
            <w:rPr>
              <w:sz w:val="24"/>
              <w:szCs w:val="24"/>
            </w:rPr>
          </w:rPrChange>
        </w:rPr>
        <w:t xml:space="preserve">17. </w:t>
      </w:r>
      <w:proofErr w:type="spellStart"/>
      <w:r w:rsidR="00CE4BD9" w:rsidRPr="00F7092D">
        <w:rPr>
          <w:rFonts w:cstheme="minorHAnsi"/>
          <w:rPrChange w:id="1164" w:author="Jochum, Michael D." w:date="2021-08-05T16:09:00Z">
            <w:rPr>
              <w:sz w:val="24"/>
              <w:szCs w:val="24"/>
            </w:rPr>
          </w:rPrChange>
        </w:rPr>
        <w:t>McMurdie</w:t>
      </w:r>
      <w:proofErr w:type="spellEnd"/>
      <w:r w:rsidR="00CE4BD9" w:rsidRPr="00F7092D">
        <w:rPr>
          <w:rFonts w:cstheme="minorHAnsi"/>
          <w:rPrChange w:id="1165" w:author="Jochum, Michael D." w:date="2021-08-05T16:09:00Z">
            <w:rPr>
              <w:sz w:val="24"/>
              <w:szCs w:val="24"/>
            </w:rPr>
          </w:rPrChange>
        </w:rPr>
        <w:t xml:space="preserve"> PJ, Holmes S: </w:t>
      </w:r>
      <w:proofErr w:type="spellStart"/>
      <w:r w:rsidR="00CE4BD9" w:rsidRPr="00F7092D">
        <w:rPr>
          <w:rFonts w:cstheme="minorHAnsi"/>
          <w:b/>
          <w:rPrChange w:id="1166" w:author="Jochum, Michael D." w:date="2021-08-05T16:09:00Z">
            <w:rPr>
              <w:b/>
              <w:sz w:val="24"/>
              <w:szCs w:val="24"/>
            </w:rPr>
          </w:rPrChange>
        </w:rPr>
        <w:t>phyloseq</w:t>
      </w:r>
      <w:proofErr w:type="spellEnd"/>
      <w:r w:rsidR="00CE4BD9" w:rsidRPr="00F7092D">
        <w:rPr>
          <w:rFonts w:cstheme="minorHAnsi"/>
          <w:b/>
          <w:rPrChange w:id="1167" w:author="Jochum, Michael D." w:date="2021-08-05T16:09:00Z">
            <w:rPr>
              <w:b/>
              <w:sz w:val="24"/>
              <w:szCs w:val="24"/>
            </w:rPr>
          </w:rPrChange>
        </w:rPr>
        <w:t>: An R Package for Reproducible Interactive Analysis and Graphics of Microbiome Census Data</w:t>
      </w:r>
      <w:r w:rsidR="00CE4BD9" w:rsidRPr="00F7092D">
        <w:rPr>
          <w:rFonts w:cstheme="minorHAnsi"/>
          <w:rPrChange w:id="1168" w:author="Jochum, Michael D." w:date="2021-08-05T16:09:00Z">
            <w:rPr>
              <w:sz w:val="24"/>
              <w:szCs w:val="24"/>
            </w:rPr>
          </w:rPrChange>
        </w:rPr>
        <w:t xml:space="preserve">. </w:t>
      </w:r>
      <w:r w:rsidR="00CE4BD9" w:rsidRPr="00F7092D">
        <w:rPr>
          <w:rFonts w:cstheme="minorHAnsi"/>
          <w:i/>
          <w:rPrChange w:id="1169" w:author="Jochum, Michael D." w:date="2021-08-05T16:09:00Z">
            <w:rPr>
              <w:i/>
              <w:sz w:val="24"/>
              <w:szCs w:val="24"/>
            </w:rPr>
          </w:rPrChange>
        </w:rPr>
        <w:t xml:space="preserve">PLOS ONE </w:t>
      </w:r>
      <w:r w:rsidR="00CE4BD9" w:rsidRPr="00F7092D">
        <w:rPr>
          <w:rFonts w:cstheme="minorHAnsi"/>
          <w:rPrChange w:id="1170" w:author="Jochum, Michael D." w:date="2021-08-05T16:09:00Z">
            <w:rPr>
              <w:sz w:val="24"/>
              <w:szCs w:val="24"/>
            </w:rPr>
          </w:rPrChange>
        </w:rPr>
        <w:t xml:space="preserve">2013, </w:t>
      </w:r>
      <w:r w:rsidR="00CE4BD9" w:rsidRPr="00F7092D">
        <w:rPr>
          <w:rFonts w:cstheme="minorHAnsi"/>
          <w:b/>
          <w:rPrChange w:id="1171" w:author="Jochum, Michael D." w:date="2021-08-05T16:09:00Z">
            <w:rPr>
              <w:b/>
              <w:sz w:val="24"/>
              <w:szCs w:val="24"/>
            </w:rPr>
          </w:rPrChange>
        </w:rPr>
        <w:t>8</w:t>
      </w:r>
      <w:r w:rsidR="00CE4BD9" w:rsidRPr="00F7092D">
        <w:rPr>
          <w:rFonts w:cstheme="minorHAnsi"/>
          <w:rPrChange w:id="1172" w:author="Jochum, Michael D." w:date="2021-08-05T16:09:00Z">
            <w:rPr>
              <w:sz w:val="24"/>
              <w:szCs w:val="24"/>
            </w:rPr>
          </w:rPrChange>
        </w:rPr>
        <w:t>(4</w:t>
      </w:r>
      <w:proofErr w:type="gramStart"/>
      <w:r w:rsidR="00CE4BD9" w:rsidRPr="00F7092D">
        <w:rPr>
          <w:rFonts w:cstheme="minorHAnsi"/>
          <w:rPrChange w:id="1173" w:author="Jochum, Michael D." w:date="2021-08-05T16:09:00Z">
            <w:rPr>
              <w:sz w:val="24"/>
              <w:szCs w:val="24"/>
            </w:rPr>
          </w:rPrChange>
        </w:rPr>
        <w:t>):e</w:t>
      </w:r>
      <w:proofErr w:type="gramEnd"/>
      <w:r w:rsidR="00CE4BD9" w:rsidRPr="00F7092D">
        <w:rPr>
          <w:rFonts w:cstheme="minorHAnsi"/>
          <w:rPrChange w:id="1174" w:author="Jochum, Michael D." w:date="2021-08-05T16:09:00Z">
            <w:rPr>
              <w:sz w:val="24"/>
              <w:szCs w:val="24"/>
            </w:rPr>
          </w:rPrChange>
        </w:rPr>
        <w:t>61217.</w:t>
      </w:r>
    </w:p>
    <w:p w14:paraId="180BBB99" w14:textId="190C186C" w:rsidR="00CE4BD9" w:rsidRPr="00F7092D" w:rsidRDefault="00CE4BD9" w:rsidP="00DC575C">
      <w:pPr>
        <w:rPr>
          <w:rFonts w:cstheme="minorHAnsi"/>
          <w:rPrChange w:id="1175" w:author="Jochum, Michael D." w:date="2021-08-05T16:09:00Z">
            <w:rPr>
              <w:sz w:val="24"/>
              <w:szCs w:val="24"/>
            </w:rPr>
          </w:rPrChange>
        </w:rPr>
      </w:pPr>
      <w:r w:rsidRPr="00F7092D">
        <w:rPr>
          <w:rFonts w:cstheme="minorHAnsi"/>
          <w:rPrChange w:id="1176" w:author="Jochum, Michael D." w:date="2021-08-05T16:09:00Z">
            <w:rPr>
              <w:sz w:val="24"/>
              <w:szCs w:val="24"/>
            </w:rPr>
          </w:rPrChange>
        </w:rPr>
        <w:t xml:space="preserve">18. </w:t>
      </w:r>
      <w:r w:rsidRPr="00F7092D">
        <w:rPr>
          <w:rFonts w:cstheme="minorHAnsi"/>
          <w:highlight w:val="yellow"/>
          <w:rPrChange w:id="1177" w:author="Jochum, Michael D." w:date="2021-08-05T16:09:00Z">
            <w:rPr>
              <w:sz w:val="24"/>
              <w:szCs w:val="24"/>
              <w:highlight w:val="yellow"/>
            </w:rPr>
          </w:rPrChange>
        </w:rPr>
        <w:t>R 4.03</w:t>
      </w:r>
    </w:p>
    <w:p w14:paraId="0011A607" w14:textId="1571F873" w:rsidR="00CE4BD9" w:rsidRPr="00F7092D" w:rsidRDefault="00CE4BD9" w:rsidP="00DC575C">
      <w:pPr>
        <w:rPr>
          <w:rFonts w:cstheme="minorHAnsi"/>
          <w:rPrChange w:id="1178" w:author="Jochum, Michael D." w:date="2021-08-05T16:09:00Z">
            <w:rPr>
              <w:sz w:val="24"/>
              <w:szCs w:val="24"/>
            </w:rPr>
          </w:rPrChange>
        </w:rPr>
      </w:pPr>
      <w:r w:rsidRPr="00F7092D">
        <w:rPr>
          <w:rFonts w:cstheme="minorHAnsi"/>
          <w:rPrChange w:id="1179" w:author="Jochum, Michael D." w:date="2021-08-05T16:09:00Z">
            <w:rPr>
              <w:sz w:val="24"/>
              <w:szCs w:val="24"/>
            </w:rPr>
          </w:rPrChange>
        </w:rPr>
        <w:t xml:space="preserve">19. </w:t>
      </w:r>
      <w:r w:rsidRPr="00F7092D">
        <w:rPr>
          <w:rFonts w:cstheme="minorHAnsi"/>
          <w:highlight w:val="yellow"/>
          <w:rPrChange w:id="1180" w:author="Jochum, Michael D." w:date="2021-08-05T16:09:00Z">
            <w:rPr>
              <w:sz w:val="24"/>
              <w:szCs w:val="24"/>
              <w:highlight w:val="yellow"/>
            </w:rPr>
          </w:rPrChange>
        </w:rPr>
        <w:t>Maaslin2</w:t>
      </w:r>
    </w:p>
    <w:p w14:paraId="09DFC5EE" w14:textId="77777777" w:rsidR="00CE4BD9" w:rsidRPr="00F7092D" w:rsidRDefault="00CE4BD9" w:rsidP="00FB16F2">
      <w:pPr>
        <w:pStyle w:val="EndNoteBibliography"/>
        <w:spacing w:after="0" w:line="259" w:lineRule="auto"/>
        <w:ind w:left="720" w:hanging="720"/>
        <w:rPr>
          <w:rFonts w:asciiTheme="minorHAnsi" w:hAnsiTheme="minorHAnsi" w:cstheme="minorHAnsi"/>
          <w:b/>
          <w:rPrChange w:id="1181" w:author="Jochum, Michael D." w:date="2021-08-05T16:09:00Z">
            <w:rPr>
              <w:b/>
              <w:sz w:val="24"/>
              <w:szCs w:val="24"/>
            </w:rPr>
          </w:rPrChange>
        </w:rPr>
      </w:pPr>
      <w:r w:rsidRPr="00F7092D">
        <w:rPr>
          <w:rFonts w:asciiTheme="minorHAnsi" w:hAnsiTheme="minorHAnsi" w:cstheme="minorHAnsi"/>
          <w:rPrChange w:id="1182" w:author="Jochum, Michael D." w:date="2021-08-05T16:09:00Z">
            <w:rPr>
              <w:sz w:val="24"/>
              <w:szCs w:val="24"/>
            </w:rPr>
          </w:rPrChange>
        </w:rPr>
        <w:t xml:space="preserve">20. Benjamini Y, Hochberg Y: </w:t>
      </w:r>
      <w:r w:rsidRPr="00F7092D">
        <w:rPr>
          <w:rFonts w:asciiTheme="minorHAnsi" w:hAnsiTheme="minorHAnsi" w:cstheme="minorHAnsi"/>
          <w:b/>
          <w:rPrChange w:id="1183" w:author="Jochum, Michael D." w:date="2021-08-05T16:09:00Z">
            <w:rPr>
              <w:b/>
              <w:sz w:val="24"/>
              <w:szCs w:val="24"/>
            </w:rPr>
          </w:rPrChange>
        </w:rPr>
        <w:t>Controlling the false discovery rate: a practical and powerful</w:t>
      </w:r>
    </w:p>
    <w:p w14:paraId="04692C17" w14:textId="77777777" w:rsidR="00CE4BD9" w:rsidRPr="00F7092D" w:rsidRDefault="00CE4BD9" w:rsidP="00FB16F2">
      <w:pPr>
        <w:pStyle w:val="EndNoteBibliography"/>
        <w:spacing w:after="0" w:line="259" w:lineRule="auto"/>
        <w:ind w:left="720" w:hanging="720"/>
        <w:rPr>
          <w:rFonts w:asciiTheme="minorHAnsi" w:hAnsiTheme="minorHAnsi" w:cstheme="minorHAnsi"/>
          <w:i/>
          <w:rPrChange w:id="1184" w:author="Jochum, Michael D." w:date="2021-08-05T16:09:00Z">
            <w:rPr>
              <w:i/>
              <w:sz w:val="24"/>
              <w:szCs w:val="24"/>
            </w:rPr>
          </w:rPrChange>
        </w:rPr>
      </w:pPr>
      <w:r w:rsidRPr="00F7092D">
        <w:rPr>
          <w:rFonts w:asciiTheme="minorHAnsi" w:hAnsiTheme="minorHAnsi" w:cstheme="minorHAnsi"/>
          <w:b/>
          <w:rPrChange w:id="1185" w:author="Jochum, Michael D." w:date="2021-08-05T16:09:00Z">
            <w:rPr>
              <w:b/>
              <w:sz w:val="24"/>
              <w:szCs w:val="24"/>
            </w:rPr>
          </w:rPrChange>
        </w:rPr>
        <w:t>approach to multiple testing</w:t>
      </w:r>
      <w:r w:rsidRPr="00F7092D">
        <w:rPr>
          <w:rFonts w:asciiTheme="minorHAnsi" w:hAnsiTheme="minorHAnsi" w:cstheme="minorHAnsi"/>
          <w:rPrChange w:id="1186" w:author="Jochum, Michael D." w:date="2021-08-05T16:09:00Z">
            <w:rPr>
              <w:sz w:val="24"/>
              <w:szCs w:val="24"/>
            </w:rPr>
          </w:rPrChange>
        </w:rPr>
        <w:t xml:space="preserve">. </w:t>
      </w:r>
      <w:r w:rsidRPr="00F7092D">
        <w:rPr>
          <w:rFonts w:asciiTheme="minorHAnsi" w:hAnsiTheme="minorHAnsi" w:cstheme="minorHAnsi"/>
          <w:i/>
          <w:rPrChange w:id="1187" w:author="Jochum, Michael D." w:date="2021-08-05T16:09:00Z">
            <w:rPr>
              <w:i/>
              <w:sz w:val="24"/>
              <w:szCs w:val="24"/>
            </w:rPr>
          </w:rPrChange>
        </w:rPr>
        <w:t>Journal of the Royal statistical society: series B (Methodological)</w:t>
      </w:r>
    </w:p>
    <w:p w14:paraId="23A51720" w14:textId="77777777" w:rsidR="00FB16F2" w:rsidRPr="00F7092D" w:rsidRDefault="00CE4BD9" w:rsidP="00FB16F2">
      <w:pPr>
        <w:pStyle w:val="EndNoteBibliography"/>
        <w:spacing w:after="0" w:line="259" w:lineRule="auto"/>
        <w:ind w:left="720" w:hanging="720"/>
        <w:rPr>
          <w:rFonts w:asciiTheme="minorHAnsi" w:hAnsiTheme="minorHAnsi" w:cstheme="minorHAnsi"/>
          <w:rPrChange w:id="1188" w:author="Jochum, Michael D." w:date="2021-08-05T16:09:00Z">
            <w:rPr>
              <w:sz w:val="24"/>
              <w:szCs w:val="24"/>
            </w:rPr>
          </w:rPrChange>
        </w:rPr>
      </w:pPr>
      <w:r w:rsidRPr="00F7092D">
        <w:rPr>
          <w:rFonts w:asciiTheme="minorHAnsi" w:hAnsiTheme="minorHAnsi" w:cstheme="minorHAnsi"/>
          <w:rPrChange w:id="1189" w:author="Jochum, Michael D." w:date="2021-08-05T16:09:00Z">
            <w:rPr>
              <w:sz w:val="24"/>
              <w:szCs w:val="24"/>
            </w:rPr>
          </w:rPrChange>
        </w:rPr>
        <w:t xml:space="preserve">1995, </w:t>
      </w:r>
      <w:r w:rsidRPr="00F7092D">
        <w:rPr>
          <w:rFonts w:asciiTheme="minorHAnsi" w:hAnsiTheme="minorHAnsi" w:cstheme="minorHAnsi"/>
          <w:b/>
          <w:rPrChange w:id="1190" w:author="Jochum, Michael D." w:date="2021-08-05T16:09:00Z">
            <w:rPr>
              <w:b/>
              <w:sz w:val="24"/>
              <w:szCs w:val="24"/>
            </w:rPr>
          </w:rPrChange>
        </w:rPr>
        <w:t>57</w:t>
      </w:r>
      <w:r w:rsidRPr="00F7092D">
        <w:rPr>
          <w:rFonts w:asciiTheme="minorHAnsi" w:hAnsiTheme="minorHAnsi" w:cstheme="minorHAnsi"/>
          <w:rPrChange w:id="1191" w:author="Jochum, Michael D." w:date="2021-08-05T16:09:00Z">
            <w:rPr>
              <w:sz w:val="24"/>
              <w:szCs w:val="24"/>
            </w:rPr>
          </w:rPrChange>
        </w:rPr>
        <w:t>(1):289-300.</w:t>
      </w:r>
    </w:p>
    <w:p w14:paraId="2D2A7E03" w14:textId="77777777" w:rsidR="00FB16F2" w:rsidRPr="00F7092D" w:rsidRDefault="00FB16F2" w:rsidP="00FB16F2">
      <w:pPr>
        <w:pStyle w:val="EndNoteBibliography"/>
        <w:spacing w:after="0" w:line="259" w:lineRule="auto"/>
        <w:ind w:left="720" w:hanging="720"/>
        <w:rPr>
          <w:rFonts w:asciiTheme="minorHAnsi" w:hAnsiTheme="minorHAnsi" w:cstheme="minorHAnsi"/>
          <w:rPrChange w:id="1192" w:author="Jochum, Michael D." w:date="2021-08-05T16:09:00Z">
            <w:rPr>
              <w:sz w:val="24"/>
              <w:szCs w:val="24"/>
            </w:rPr>
          </w:rPrChange>
        </w:rPr>
      </w:pPr>
    </w:p>
    <w:p w14:paraId="66995DDC" w14:textId="1CFD7D8B" w:rsidR="00FB16F2" w:rsidRPr="00F7092D" w:rsidRDefault="00FB16F2" w:rsidP="00FB16F2">
      <w:pPr>
        <w:pStyle w:val="EndNoteBibliography"/>
        <w:spacing w:after="0" w:line="259" w:lineRule="auto"/>
        <w:ind w:left="720" w:hanging="720"/>
        <w:rPr>
          <w:rFonts w:asciiTheme="minorHAnsi" w:hAnsiTheme="minorHAnsi" w:cstheme="minorHAnsi"/>
          <w:b/>
          <w:rPrChange w:id="1193" w:author="Jochum, Michael D." w:date="2021-08-05T16:09:00Z">
            <w:rPr>
              <w:b/>
              <w:sz w:val="24"/>
              <w:szCs w:val="24"/>
            </w:rPr>
          </w:rPrChange>
        </w:rPr>
      </w:pPr>
      <w:r w:rsidRPr="00F7092D">
        <w:rPr>
          <w:rFonts w:asciiTheme="minorHAnsi" w:hAnsiTheme="minorHAnsi" w:cstheme="minorHAnsi"/>
          <w:rPrChange w:id="1194" w:author="Jochum, Michael D." w:date="2021-08-05T16:09:00Z">
            <w:rPr>
              <w:sz w:val="24"/>
              <w:szCs w:val="24"/>
            </w:rPr>
          </w:rPrChange>
        </w:rPr>
        <w:t xml:space="preserve">21. Holmes I, Harris K, Quince C: </w:t>
      </w:r>
      <w:r w:rsidRPr="00F7092D">
        <w:rPr>
          <w:rFonts w:asciiTheme="minorHAnsi" w:hAnsiTheme="minorHAnsi" w:cstheme="minorHAnsi"/>
          <w:b/>
          <w:rPrChange w:id="1195" w:author="Jochum, Michael D." w:date="2021-08-05T16:09:00Z">
            <w:rPr>
              <w:b/>
              <w:sz w:val="24"/>
              <w:szCs w:val="24"/>
            </w:rPr>
          </w:rPrChange>
        </w:rPr>
        <w:t>Dirichlet Multinomial Mixtures: Generative Models for</w:t>
      </w:r>
    </w:p>
    <w:p w14:paraId="48F1E3BB" w14:textId="1DF54D0B" w:rsidR="00FB16F2" w:rsidRPr="00F7092D" w:rsidRDefault="00FB16F2" w:rsidP="00FB16F2">
      <w:pPr>
        <w:pStyle w:val="EndNoteBibliography"/>
        <w:spacing w:after="0" w:line="259" w:lineRule="auto"/>
        <w:ind w:left="720" w:hanging="720"/>
        <w:rPr>
          <w:rFonts w:asciiTheme="minorHAnsi" w:hAnsiTheme="minorHAnsi" w:cstheme="minorHAnsi"/>
          <w:rPrChange w:id="1196" w:author="Jochum, Michael D." w:date="2021-08-05T16:09:00Z">
            <w:rPr>
              <w:sz w:val="24"/>
              <w:szCs w:val="24"/>
            </w:rPr>
          </w:rPrChange>
        </w:rPr>
      </w:pPr>
      <w:r w:rsidRPr="00F7092D">
        <w:rPr>
          <w:rFonts w:asciiTheme="minorHAnsi" w:hAnsiTheme="minorHAnsi" w:cstheme="minorHAnsi"/>
          <w:b/>
          <w:rPrChange w:id="1197" w:author="Jochum, Michael D." w:date="2021-08-05T16:09:00Z">
            <w:rPr>
              <w:b/>
              <w:sz w:val="24"/>
              <w:szCs w:val="24"/>
            </w:rPr>
          </w:rPrChange>
        </w:rPr>
        <w:t>Microbial Metagenomics</w:t>
      </w:r>
      <w:r w:rsidRPr="00F7092D">
        <w:rPr>
          <w:rFonts w:asciiTheme="minorHAnsi" w:hAnsiTheme="minorHAnsi" w:cstheme="minorHAnsi"/>
          <w:rPrChange w:id="1198" w:author="Jochum, Michael D." w:date="2021-08-05T16:09:00Z">
            <w:rPr>
              <w:sz w:val="24"/>
              <w:szCs w:val="24"/>
            </w:rPr>
          </w:rPrChange>
        </w:rPr>
        <w:t xml:space="preserve">. </w:t>
      </w:r>
      <w:r w:rsidRPr="00F7092D">
        <w:rPr>
          <w:rFonts w:asciiTheme="minorHAnsi" w:hAnsiTheme="minorHAnsi" w:cstheme="minorHAnsi"/>
          <w:i/>
          <w:rPrChange w:id="1199" w:author="Jochum, Michael D." w:date="2021-08-05T16:09:00Z">
            <w:rPr>
              <w:i/>
              <w:sz w:val="24"/>
              <w:szCs w:val="24"/>
            </w:rPr>
          </w:rPrChange>
        </w:rPr>
        <w:t xml:space="preserve">PLOS ONE </w:t>
      </w:r>
      <w:r w:rsidRPr="00F7092D">
        <w:rPr>
          <w:rFonts w:asciiTheme="minorHAnsi" w:hAnsiTheme="minorHAnsi" w:cstheme="minorHAnsi"/>
          <w:rPrChange w:id="1200" w:author="Jochum, Michael D." w:date="2021-08-05T16:09:00Z">
            <w:rPr>
              <w:sz w:val="24"/>
              <w:szCs w:val="24"/>
            </w:rPr>
          </w:rPrChange>
        </w:rPr>
        <w:t xml:space="preserve">2012, </w:t>
      </w:r>
      <w:r w:rsidRPr="00F7092D">
        <w:rPr>
          <w:rFonts w:asciiTheme="minorHAnsi" w:hAnsiTheme="minorHAnsi" w:cstheme="minorHAnsi"/>
          <w:b/>
          <w:rPrChange w:id="1201" w:author="Jochum, Michael D." w:date="2021-08-05T16:09:00Z">
            <w:rPr>
              <w:b/>
              <w:sz w:val="24"/>
              <w:szCs w:val="24"/>
            </w:rPr>
          </w:rPrChange>
        </w:rPr>
        <w:t>7</w:t>
      </w:r>
      <w:r w:rsidRPr="00F7092D">
        <w:rPr>
          <w:rFonts w:asciiTheme="minorHAnsi" w:hAnsiTheme="minorHAnsi" w:cstheme="minorHAnsi"/>
          <w:rPrChange w:id="1202" w:author="Jochum, Michael D." w:date="2021-08-05T16:09:00Z">
            <w:rPr>
              <w:sz w:val="24"/>
              <w:szCs w:val="24"/>
            </w:rPr>
          </w:rPrChange>
        </w:rPr>
        <w:t>(2):e30126.</w:t>
      </w:r>
    </w:p>
    <w:p w14:paraId="50551F87" w14:textId="3B9670AA" w:rsidR="00CE4BD9" w:rsidRPr="00F7092D" w:rsidRDefault="00CE4BD9" w:rsidP="00FB16F2">
      <w:pPr>
        <w:rPr>
          <w:rFonts w:cstheme="minorHAnsi"/>
          <w:rPrChange w:id="1203" w:author="Jochum, Michael D." w:date="2021-08-05T16:09:00Z">
            <w:rPr>
              <w:sz w:val="24"/>
              <w:szCs w:val="24"/>
            </w:rPr>
          </w:rPrChange>
        </w:rPr>
      </w:pPr>
    </w:p>
    <w:p w14:paraId="3FF98FC9" w14:textId="103E8450" w:rsidR="003E2ED5" w:rsidRPr="00F7092D" w:rsidRDefault="00FB16F2" w:rsidP="00FB16F2">
      <w:pPr>
        <w:rPr>
          <w:rFonts w:cstheme="minorHAnsi"/>
          <w:rPrChange w:id="1204" w:author="Jochum, Michael D." w:date="2021-08-05T16:09:00Z">
            <w:rPr>
              <w:sz w:val="24"/>
              <w:szCs w:val="24"/>
            </w:rPr>
          </w:rPrChange>
        </w:rPr>
      </w:pPr>
      <w:r w:rsidRPr="00F7092D">
        <w:rPr>
          <w:rFonts w:cstheme="minorHAnsi"/>
          <w:rPrChange w:id="1205" w:author="Jochum, Michael D." w:date="2021-08-05T16:09:00Z">
            <w:rPr>
              <w:sz w:val="24"/>
              <w:szCs w:val="24"/>
            </w:rPr>
          </w:rPrChange>
        </w:rPr>
        <w:t xml:space="preserve">22. </w:t>
      </w:r>
      <w:r w:rsidR="00473877" w:rsidRPr="00F7092D">
        <w:rPr>
          <w:rFonts w:cstheme="minorHAnsi"/>
          <w:rPrChange w:id="1206" w:author="Jochum, Michael D." w:date="2021-08-05T16:09:00Z">
            <w:rPr>
              <w:sz w:val="24"/>
              <w:szCs w:val="24"/>
            </w:rPr>
          </w:rPrChange>
        </w:rPr>
        <w:fldChar w:fldCharType="begin"/>
      </w:r>
      <w:r w:rsidR="00473877" w:rsidRPr="00F7092D">
        <w:rPr>
          <w:rFonts w:cstheme="minorHAnsi"/>
          <w:rPrChange w:id="1207" w:author="Jochum, Michael D." w:date="2021-08-05T16:09:00Z">
            <w:rPr>
              <w:sz w:val="24"/>
              <w:szCs w:val="24"/>
            </w:rPr>
          </w:rPrChange>
        </w:rPr>
        <w:instrText xml:space="preserve"> ADDIN EN.REFLIST </w:instrText>
      </w:r>
      <w:r w:rsidR="00473877" w:rsidRPr="00F7092D">
        <w:rPr>
          <w:rFonts w:cstheme="minorHAnsi"/>
          <w:rPrChange w:id="1208" w:author="Jochum, Michael D." w:date="2021-08-05T16:09:00Z">
            <w:rPr>
              <w:sz w:val="24"/>
              <w:szCs w:val="24"/>
            </w:rPr>
          </w:rPrChange>
        </w:rPr>
        <w:fldChar w:fldCharType="separate"/>
      </w:r>
      <w:r w:rsidR="003E2ED5" w:rsidRPr="00F7092D">
        <w:rPr>
          <w:rFonts w:cstheme="minorHAnsi"/>
          <w:rPrChange w:id="1209" w:author="Jochum, Michael D." w:date="2021-08-05T16:09:00Z">
            <w:rPr>
              <w:sz w:val="24"/>
              <w:szCs w:val="24"/>
            </w:rPr>
          </w:rPrChange>
        </w:rPr>
        <w:t xml:space="preserve">Kolde R: </w:t>
      </w:r>
      <w:r w:rsidR="003E2ED5" w:rsidRPr="00F7092D">
        <w:rPr>
          <w:rFonts w:cstheme="minorHAnsi"/>
          <w:b/>
          <w:rPrChange w:id="1210" w:author="Jochum, Michael D." w:date="2021-08-05T16:09:00Z">
            <w:rPr>
              <w:b/>
              <w:sz w:val="24"/>
              <w:szCs w:val="24"/>
            </w:rPr>
          </w:rPrChange>
        </w:rPr>
        <w:t>Pheatmap: pretty heatmaps</w:t>
      </w:r>
      <w:r w:rsidR="003E2ED5" w:rsidRPr="00F7092D">
        <w:rPr>
          <w:rFonts w:cstheme="minorHAnsi"/>
          <w:rPrChange w:id="1211" w:author="Jochum, Michael D." w:date="2021-08-05T16:09:00Z">
            <w:rPr>
              <w:sz w:val="24"/>
              <w:szCs w:val="24"/>
            </w:rPr>
          </w:rPrChange>
        </w:rPr>
        <w:t xml:space="preserve">. </w:t>
      </w:r>
      <w:r w:rsidR="003E2ED5" w:rsidRPr="00F7092D">
        <w:rPr>
          <w:rFonts w:cstheme="minorHAnsi"/>
          <w:i/>
          <w:rPrChange w:id="1212" w:author="Jochum, Michael D." w:date="2021-08-05T16:09:00Z">
            <w:rPr>
              <w:i/>
              <w:sz w:val="24"/>
              <w:szCs w:val="24"/>
            </w:rPr>
          </w:rPrChange>
        </w:rPr>
        <w:t xml:space="preserve">R package version </w:t>
      </w:r>
      <w:r w:rsidR="003E2ED5" w:rsidRPr="00F7092D">
        <w:rPr>
          <w:rFonts w:cstheme="minorHAnsi"/>
          <w:rPrChange w:id="1213" w:author="Jochum, Michael D." w:date="2021-08-05T16:09:00Z">
            <w:rPr>
              <w:sz w:val="24"/>
              <w:szCs w:val="24"/>
            </w:rPr>
          </w:rPrChange>
        </w:rPr>
        <w:t xml:space="preserve">2012, </w:t>
      </w:r>
      <w:r w:rsidR="003E2ED5" w:rsidRPr="00F7092D">
        <w:rPr>
          <w:rFonts w:cstheme="minorHAnsi"/>
          <w:b/>
          <w:rPrChange w:id="1214" w:author="Jochum, Michael D." w:date="2021-08-05T16:09:00Z">
            <w:rPr>
              <w:b/>
              <w:sz w:val="24"/>
              <w:szCs w:val="24"/>
            </w:rPr>
          </w:rPrChange>
        </w:rPr>
        <w:t>1</w:t>
      </w:r>
      <w:r w:rsidR="003E2ED5" w:rsidRPr="00F7092D">
        <w:rPr>
          <w:rFonts w:cstheme="minorHAnsi"/>
          <w:rPrChange w:id="1215" w:author="Jochum, Michael D." w:date="2021-08-05T16:09:00Z">
            <w:rPr>
              <w:sz w:val="24"/>
              <w:szCs w:val="24"/>
            </w:rPr>
          </w:rPrChange>
        </w:rPr>
        <w:t>(2).</w:t>
      </w:r>
    </w:p>
    <w:p w14:paraId="699A0D55" w14:textId="14B8D556" w:rsidR="00320396" w:rsidRPr="00F7092D" w:rsidRDefault="00473877" w:rsidP="00DC575C">
      <w:pPr>
        <w:rPr>
          <w:ins w:id="1216" w:author="Jochum, Michael D." w:date="2021-08-03T13:36:00Z"/>
          <w:rFonts w:cstheme="minorHAnsi"/>
          <w:rPrChange w:id="1217" w:author="Jochum, Michael D." w:date="2021-08-05T16:09:00Z">
            <w:rPr>
              <w:ins w:id="1218" w:author="Jochum, Michael D." w:date="2021-08-03T13:36:00Z"/>
              <w:sz w:val="24"/>
              <w:szCs w:val="24"/>
            </w:rPr>
          </w:rPrChange>
        </w:rPr>
      </w:pPr>
      <w:r w:rsidRPr="00F7092D">
        <w:rPr>
          <w:rFonts w:cstheme="minorHAnsi"/>
          <w:rPrChange w:id="1219" w:author="Jochum, Michael D." w:date="2021-08-05T16:09:00Z">
            <w:rPr>
              <w:sz w:val="24"/>
              <w:szCs w:val="24"/>
            </w:rPr>
          </w:rPrChange>
        </w:rPr>
        <w:fldChar w:fldCharType="end"/>
      </w:r>
    </w:p>
    <w:p w14:paraId="11DD0A27" w14:textId="77777777" w:rsidR="00320396" w:rsidRPr="00F7092D" w:rsidRDefault="00320396">
      <w:pPr>
        <w:rPr>
          <w:ins w:id="1220" w:author="Jochum, Michael D." w:date="2021-08-03T13:36:00Z"/>
          <w:rFonts w:cstheme="minorHAnsi"/>
          <w:rPrChange w:id="1221" w:author="Jochum, Michael D." w:date="2021-08-05T16:09:00Z">
            <w:rPr>
              <w:ins w:id="1222" w:author="Jochum, Michael D." w:date="2021-08-03T13:36:00Z"/>
              <w:sz w:val="24"/>
              <w:szCs w:val="24"/>
            </w:rPr>
          </w:rPrChange>
        </w:rPr>
      </w:pPr>
      <w:ins w:id="1223" w:author="Jochum, Michael D." w:date="2021-08-03T13:36:00Z">
        <w:r w:rsidRPr="00F7092D">
          <w:rPr>
            <w:rFonts w:cstheme="minorHAnsi"/>
            <w:rPrChange w:id="1224" w:author="Jochum, Michael D." w:date="2021-08-05T16:09:00Z">
              <w:rPr>
                <w:sz w:val="24"/>
                <w:szCs w:val="24"/>
              </w:rPr>
            </w:rPrChange>
          </w:rPr>
          <w:br w:type="page"/>
        </w:r>
      </w:ins>
    </w:p>
    <w:p w14:paraId="50469E9B" w14:textId="2A65EEC7" w:rsidR="004B6E59" w:rsidRPr="00F7092D" w:rsidRDefault="004B6E59">
      <w:pPr>
        <w:pStyle w:val="Caption"/>
        <w:rPr>
          <w:ins w:id="1225" w:author="Jochum, Michael D." w:date="2021-08-03T13:48:00Z"/>
          <w:rPrChange w:id="1226" w:author="Jochum, Michael D." w:date="2021-08-05T16:09:00Z">
            <w:rPr>
              <w:ins w:id="1227" w:author="Jochum, Michael D." w:date="2021-08-03T13:48:00Z"/>
            </w:rPr>
          </w:rPrChange>
        </w:rPr>
        <w:pPrChange w:id="1228" w:author="Jochum, Michael D." w:date="2021-08-05T16:16:00Z">
          <w:pPr/>
        </w:pPrChange>
      </w:pPr>
      <w:bookmarkStart w:id="1229" w:name="_Ref78892161"/>
      <w:bookmarkStart w:id="1230" w:name="_Ref78892154"/>
      <w:ins w:id="1231" w:author="Jochum, Michael D." w:date="2021-08-03T13:48:00Z">
        <w:r w:rsidRPr="00F70574">
          <w:lastRenderedPageBreak/>
          <w:t xml:space="preserve">Table </w:t>
        </w:r>
        <w:r w:rsidRPr="00F7092D">
          <w:fldChar w:fldCharType="begin"/>
        </w:r>
        <w:r w:rsidRPr="00F7092D">
          <w:rPr>
            <w:rPrChange w:id="1232" w:author="Jochum, Michael D." w:date="2021-08-05T16:09:00Z">
              <w:rPr/>
            </w:rPrChange>
          </w:rPr>
          <w:instrText xml:space="preserve"> SEQ Table \* ARABIC </w:instrText>
        </w:r>
      </w:ins>
      <w:r w:rsidRPr="00F7092D">
        <w:rPr>
          <w:rPrChange w:id="1233" w:author="Jochum, Michael D." w:date="2021-08-05T16:09:00Z">
            <w:rPr/>
          </w:rPrChange>
        </w:rPr>
        <w:fldChar w:fldCharType="separate"/>
      </w:r>
      <w:ins w:id="1234" w:author="Jochum, Michael D." w:date="2021-08-05T15:35:00Z">
        <w:r w:rsidR="003C0ECD" w:rsidRPr="00F7092D">
          <w:rPr>
            <w:noProof/>
            <w:rPrChange w:id="1235" w:author="Jochum, Michael D." w:date="2021-08-05T16:09:00Z">
              <w:rPr>
                <w:noProof/>
              </w:rPr>
            </w:rPrChange>
          </w:rPr>
          <w:t>1</w:t>
        </w:r>
      </w:ins>
      <w:ins w:id="1236" w:author="Jochum, Michael D." w:date="2021-08-03T13:48:00Z">
        <w:r w:rsidRPr="00F7092D">
          <w:rPr>
            <w:rPrChange w:id="1237" w:author="Jochum, Michael D." w:date="2021-08-05T16:09:00Z">
              <w:rPr/>
            </w:rPrChange>
          </w:rPr>
          <w:fldChar w:fldCharType="end"/>
        </w:r>
      </w:ins>
      <w:bookmarkEnd w:id="1229"/>
      <w:ins w:id="1238" w:author="Jochum, Michael D." w:date="2021-08-03T13:49:00Z">
        <w:r w:rsidR="00C67DA8" w:rsidRPr="00F7092D">
          <w:rPr>
            <w:rPrChange w:id="1239" w:author="Jochum, Michael D." w:date="2021-08-05T16:09:00Z">
              <w:rPr/>
            </w:rPrChange>
          </w:rPr>
          <w:t xml:space="preserve">. </w:t>
        </w:r>
        <w:r w:rsidR="00C67DA8" w:rsidRPr="00F7092D">
          <w:rPr>
            <w:rPrChange w:id="1240" w:author="Jochum, Michael D." w:date="2021-08-05T16:09:00Z">
              <w:rPr>
                <w:b/>
                <w:iCs/>
              </w:rPr>
            </w:rPrChange>
          </w:rPr>
          <w:t xml:space="preserve">Overview of Meta-analysis dataset Clinical Characteristics </w:t>
        </w:r>
      </w:ins>
      <w:ins w:id="1241" w:author="Jochum, Michael D." w:date="2021-08-05T15:30:00Z">
        <w:r w:rsidR="001D7C9C" w:rsidRPr="00F7092D">
          <w:rPr>
            <w:rPrChange w:id="1242" w:author="Jochum, Michael D." w:date="2021-08-05T16:09:00Z">
              <w:rPr>
                <w:b/>
              </w:rPr>
            </w:rPrChange>
          </w:rPr>
          <w:t>(</w:t>
        </w:r>
      </w:ins>
      <w:ins w:id="1243" w:author="Jochum, Michael D." w:date="2021-08-03T13:49:00Z">
        <w:r w:rsidR="00C67DA8" w:rsidRPr="00F7092D">
          <w:rPr>
            <w:i/>
            <w:rPrChange w:id="1244" w:author="Jochum, Michael D." w:date="2021-08-05T16:09:00Z">
              <w:rPr>
                <w:b/>
                <w:i/>
                <w:iCs/>
              </w:rPr>
            </w:rPrChange>
          </w:rPr>
          <w:t>n</w:t>
        </w:r>
        <w:r w:rsidR="00C67DA8" w:rsidRPr="00F7092D">
          <w:rPr>
            <w:rPrChange w:id="1245" w:author="Jochum, Michael D." w:date="2021-08-05T16:09:00Z">
              <w:rPr>
                <w:b/>
                <w:iCs/>
              </w:rPr>
            </w:rPrChange>
          </w:rPr>
          <w:t>=86</w:t>
        </w:r>
      </w:ins>
      <w:bookmarkEnd w:id="1230"/>
      <w:ins w:id="1246" w:author="Jochum, Michael D." w:date="2021-08-05T15:30:00Z">
        <w:r w:rsidR="001D7C9C" w:rsidRPr="00F7092D">
          <w:rPr>
            <w:rPrChange w:id="1247" w:author="Jochum, Michael D." w:date="2021-08-05T16:09:00Z">
              <w:rPr>
                <w:b/>
              </w:rPr>
            </w:rPrChange>
          </w:rPr>
          <w:t>)</w:t>
        </w:r>
      </w:ins>
    </w:p>
    <w:tbl>
      <w:tblPr>
        <w:tblW w:w="4951" w:type="pct"/>
        <w:tblCellMar>
          <w:left w:w="0" w:type="dxa"/>
          <w:right w:w="0" w:type="dxa"/>
        </w:tblCellMar>
        <w:tblLook w:val="0600" w:firstRow="0" w:lastRow="0" w:firstColumn="0" w:lastColumn="0" w:noHBand="1" w:noVBand="1"/>
        <w:tblPrChange w:id="1248" w:author="Jochum, Michael D." w:date="2021-08-03T14:08:00Z">
          <w:tblPr>
            <w:tblW w:w="5000" w:type="pct"/>
            <w:tblCellMar>
              <w:left w:w="0" w:type="dxa"/>
              <w:right w:w="0" w:type="dxa"/>
            </w:tblCellMar>
            <w:tblLook w:val="0600" w:firstRow="0" w:lastRow="0" w:firstColumn="0" w:lastColumn="0" w:noHBand="1" w:noVBand="1"/>
          </w:tblPr>
        </w:tblPrChange>
      </w:tblPr>
      <w:tblGrid>
        <w:gridCol w:w="1685"/>
        <w:gridCol w:w="1950"/>
        <w:gridCol w:w="3548"/>
        <w:gridCol w:w="2085"/>
        <w:tblGridChange w:id="1249">
          <w:tblGrid>
            <w:gridCol w:w="1685"/>
            <w:gridCol w:w="17"/>
            <w:gridCol w:w="1933"/>
            <w:gridCol w:w="36"/>
            <w:gridCol w:w="3512"/>
            <w:gridCol w:w="71"/>
            <w:gridCol w:w="2014"/>
            <w:gridCol w:w="92"/>
          </w:tblGrid>
        </w:tblGridChange>
      </w:tblGrid>
      <w:tr w:rsidR="00E432A9" w:rsidRPr="00F7092D" w14:paraId="03647EA1" w14:textId="77777777" w:rsidTr="00E432A9">
        <w:trPr>
          <w:trHeight w:val="158"/>
          <w:ins w:id="1250" w:author="Jochum, Michael D." w:date="2021-08-03T13:36:00Z"/>
          <w:trPrChange w:id="1251" w:author="Jochum, Michael D." w:date="2021-08-03T14:08:00Z">
            <w:trPr>
              <w:trHeight w:val="176"/>
            </w:trPr>
          </w:trPrChange>
        </w:trPr>
        <w:tc>
          <w:tcPr>
            <w:tcW w:w="909"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252" w:author="Jochum, Michael D." w:date="2021-08-03T14:08:00Z">
              <w:tcPr>
                <w:tcW w:w="909"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43B2B618" w14:textId="77777777" w:rsidR="00320396" w:rsidRPr="00F7092D" w:rsidRDefault="00320396">
            <w:pPr>
              <w:spacing w:line="240" w:lineRule="auto"/>
              <w:rPr>
                <w:ins w:id="1253" w:author="Jochum, Michael D." w:date="2021-08-03T13:36:00Z"/>
                <w:rFonts w:cstheme="minorHAnsi"/>
                <w:b/>
                <w:bCs/>
                <w:rPrChange w:id="1254" w:author="Jochum, Michael D." w:date="2021-08-05T16:09:00Z">
                  <w:rPr>
                    <w:ins w:id="1255" w:author="Jochum, Michael D." w:date="2021-08-03T13:36:00Z"/>
                    <w:sz w:val="24"/>
                    <w:szCs w:val="24"/>
                  </w:rPr>
                </w:rPrChange>
              </w:rPr>
              <w:pPrChange w:id="1256" w:author="Jochum, Michael D." w:date="2021-08-05T15:29:00Z">
                <w:pPr/>
              </w:pPrChange>
            </w:pPr>
            <w:ins w:id="1257" w:author="Jochum, Michael D." w:date="2021-08-03T13:36:00Z">
              <w:r w:rsidRPr="00F7092D">
                <w:rPr>
                  <w:rFonts w:cstheme="minorHAnsi"/>
                  <w:b/>
                  <w:bCs/>
                  <w:rPrChange w:id="1258" w:author="Jochum, Michael D." w:date="2021-08-05T16:09:00Z">
                    <w:rPr>
                      <w:sz w:val="24"/>
                      <w:szCs w:val="24"/>
                    </w:rPr>
                  </w:rPrChange>
                </w:rPr>
                <w:t>Variable</w:t>
              </w:r>
            </w:ins>
          </w:p>
        </w:tc>
        <w:tc>
          <w:tcPr>
            <w:tcW w:w="1052"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259" w:author="Jochum, Michael D." w:date="2021-08-03T14:08:00Z">
              <w:tcPr>
                <w:tcW w:w="1052"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3A0096C7" w14:textId="77777777" w:rsidR="00320396" w:rsidRPr="00F7092D" w:rsidRDefault="00320396">
            <w:pPr>
              <w:spacing w:line="240" w:lineRule="auto"/>
              <w:jc w:val="center"/>
              <w:rPr>
                <w:ins w:id="1260" w:author="Jochum, Michael D." w:date="2021-08-03T13:36:00Z"/>
                <w:rFonts w:cstheme="minorHAnsi"/>
                <w:rPrChange w:id="1261" w:author="Jochum, Michael D." w:date="2021-08-05T16:09:00Z">
                  <w:rPr>
                    <w:ins w:id="1262" w:author="Jochum, Michael D." w:date="2021-08-03T13:36:00Z"/>
                    <w:sz w:val="24"/>
                    <w:szCs w:val="24"/>
                  </w:rPr>
                </w:rPrChange>
              </w:rPr>
              <w:pPrChange w:id="1263" w:author="Jochum, Michael D." w:date="2021-08-05T15:29:00Z">
                <w:pPr/>
              </w:pPrChange>
            </w:pPr>
            <w:ins w:id="1264" w:author="Jochum, Michael D." w:date="2021-08-03T13:36:00Z">
              <w:r w:rsidRPr="00F7092D">
                <w:rPr>
                  <w:rFonts w:cstheme="minorHAnsi"/>
                  <w:rPrChange w:id="1265" w:author="Jochum, Michael D." w:date="2021-08-05T16:09:00Z">
                    <w:rPr>
                      <w:b/>
                      <w:bCs/>
                      <w:sz w:val="24"/>
                      <w:szCs w:val="24"/>
                    </w:rPr>
                  </w:rPrChange>
                </w:rPr>
                <w:t>Uninfected</w:t>
              </w:r>
            </w:ins>
          </w:p>
        </w:tc>
        <w:tc>
          <w:tcPr>
            <w:tcW w:w="1914"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266" w:author="Jochum, Michael D." w:date="2021-08-03T14:08:00Z">
              <w:tcPr>
                <w:tcW w:w="1914"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54BAC739" w14:textId="1253046D" w:rsidR="00320396" w:rsidRPr="00F7092D" w:rsidRDefault="00320396">
            <w:pPr>
              <w:spacing w:line="240" w:lineRule="auto"/>
              <w:jc w:val="center"/>
              <w:rPr>
                <w:ins w:id="1267" w:author="Jochum, Michael D." w:date="2021-08-03T13:36:00Z"/>
                <w:rFonts w:cstheme="minorHAnsi"/>
                <w:rPrChange w:id="1268" w:author="Jochum, Michael D." w:date="2021-08-05T16:09:00Z">
                  <w:rPr>
                    <w:ins w:id="1269" w:author="Jochum, Michael D." w:date="2021-08-03T13:36:00Z"/>
                    <w:sz w:val="24"/>
                    <w:szCs w:val="24"/>
                  </w:rPr>
                </w:rPrChange>
              </w:rPr>
              <w:pPrChange w:id="1270" w:author="Jochum, Michael D." w:date="2021-08-05T15:29:00Z">
                <w:pPr/>
              </w:pPrChange>
            </w:pPr>
            <w:ins w:id="1271" w:author="Jochum, Michael D." w:date="2021-08-03T13:36:00Z">
              <w:r w:rsidRPr="00F7092D">
                <w:rPr>
                  <w:rFonts w:cstheme="minorHAnsi"/>
                  <w:rPrChange w:id="1272" w:author="Jochum, Michael D." w:date="2021-08-05T16:09:00Z">
                    <w:rPr>
                      <w:b/>
                      <w:bCs/>
                      <w:sz w:val="24"/>
                      <w:szCs w:val="24"/>
                    </w:rPr>
                  </w:rPrChange>
                </w:rPr>
                <w:t>Community</w:t>
              </w:r>
            </w:ins>
            <w:ins w:id="1273" w:author="Jochum, Michael D." w:date="2021-08-03T13:38:00Z">
              <w:r w:rsidRPr="00F7092D">
                <w:rPr>
                  <w:rFonts w:cstheme="minorHAnsi"/>
                  <w:rPrChange w:id="1274" w:author="Jochum, Michael D." w:date="2021-08-05T16:09:00Z">
                    <w:rPr>
                      <w:b/>
                      <w:bCs/>
                      <w:sz w:val="24"/>
                      <w:szCs w:val="24"/>
                    </w:rPr>
                  </w:rPrChange>
                </w:rPr>
                <w:t xml:space="preserve"> acquired</w:t>
              </w:r>
              <w:r w:rsidR="00670C04" w:rsidRPr="00F7092D">
                <w:rPr>
                  <w:rFonts w:cstheme="minorHAnsi"/>
                  <w:rPrChange w:id="1275" w:author="Jochum, Michael D." w:date="2021-08-05T16:09:00Z">
                    <w:rPr>
                      <w:b/>
                      <w:bCs/>
                      <w:sz w:val="24"/>
                      <w:szCs w:val="24"/>
                    </w:rPr>
                  </w:rPrChange>
                </w:rPr>
                <w:t xml:space="preserve"> p</w:t>
              </w:r>
            </w:ins>
            <w:ins w:id="1276" w:author="Jochum, Michael D." w:date="2021-08-03T13:36:00Z">
              <w:r w:rsidRPr="00F7092D">
                <w:rPr>
                  <w:rFonts w:cstheme="minorHAnsi"/>
                  <w:rPrChange w:id="1277" w:author="Jochum, Michael D." w:date="2021-08-05T16:09:00Z">
                    <w:rPr>
                      <w:b/>
                      <w:bCs/>
                      <w:sz w:val="24"/>
                      <w:szCs w:val="24"/>
                    </w:rPr>
                  </w:rPrChange>
                </w:rPr>
                <w:t>neumonia</w:t>
              </w:r>
            </w:ins>
          </w:p>
        </w:tc>
        <w:tc>
          <w:tcPr>
            <w:tcW w:w="1125"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278" w:author="Jochum, Michael D." w:date="2021-08-03T14:08:00Z">
              <w:tcPr>
                <w:tcW w:w="1125"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1C79B013" w14:textId="77777777" w:rsidR="00320396" w:rsidRPr="00F7092D" w:rsidRDefault="00320396">
            <w:pPr>
              <w:spacing w:line="240" w:lineRule="auto"/>
              <w:jc w:val="center"/>
              <w:rPr>
                <w:ins w:id="1279" w:author="Jochum, Michael D." w:date="2021-08-03T13:36:00Z"/>
                <w:rFonts w:cstheme="minorHAnsi"/>
                <w:rPrChange w:id="1280" w:author="Jochum, Michael D." w:date="2021-08-05T16:09:00Z">
                  <w:rPr>
                    <w:ins w:id="1281" w:author="Jochum, Michael D." w:date="2021-08-03T13:36:00Z"/>
                    <w:sz w:val="24"/>
                    <w:szCs w:val="24"/>
                  </w:rPr>
                </w:rPrChange>
              </w:rPr>
              <w:pPrChange w:id="1282" w:author="Jochum, Michael D." w:date="2021-08-05T15:29:00Z">
                <w:pPr/>
              </w:pPrChange>
            </w:pPr>
            <w:ins w:id="1283" w:author="Jochum, Michael D." w:date="2021-08-03T13:36:00Z">
              <w:r w:rsidRPr="00F7092D">
                <w:rPr>
                  <w:rFonts w:cstheme="minorHAnsi"/>
                  <w:rPrChange w:id="1284" w:author="Jochum, Michael D." w:date="2021-08-05T16:09:00Z">
                    <w:rPr>
                      <w:b/>
                      <w:bCs/>
                      <w:sz w:val="24"/>
                      <w:szCs w:val="24"/>
                    </w:rPr>
                  </w:rPrChange>
                </w:rPr>
                <w:t>COVID19</w:t>
              </w:r>
            </w:ins>
          </w:p>
        </w:tc>
      </w:tr>
      <w:tr w:rsidR="00E432A9" w:rsidRPr="00F7092D" w14:paraId="73A42DFF" w14:textId="77777777" w:rsidTr="00E432A9">
        <w:trPr>
          <w:trHeight w:val="144"/>
          <w:ins w:id="1285" w:author="Jochum, Michael D." w:date="2021-08-03T13:36:00Z"/>
          <w:trPrChange w:id="1286" w:author="Jochum, Michael D." w:date="2021-08-03T14:08:00Z">
            <w:trPr>
              <w:trHeight w:val="160"/>
            </w:trPr>
          </w:trPrChange>
        </w:trPr>
        <w:tc>
          <w:tcPr>
            <w:tcW w:w="909"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287" w:author="Jochum, Michael D." w:date="2021-08-03T14:08:00Z">
              <w:tcPr>
                <w:tcW w:w="909"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415AA308" w14:textId="77777777" w:rsidR="00320396" w:rsidRPr="00F7092D" w:rsidRDefault="00320396">
            <w:pPr>
              <w:spacing w:line="240" w:lineRule="auto"/>
              <w:rPr>
                <w:ins w:id="1288" w:author="Jochum, Michael D." w:date="2021-08-03T13:36:00Z"/>
                <w:rFonts w:cstheme="minorHAnsi"/>
                <w:rPrChange w:id="1289" w:author="Jochum, Michael D." w:date="2021-08-05T16:09:00Z">
                  <w:rPr>
                    <w:ins w:id="1290" w:author="Jochum, Michael D." w:date="2021-08-03T13:36:00Z"/>
                    <w:sz w:val="24"/>
                    <w:szCs w:val="24"/>
                  </w:rPr>
                </w:rPrChange>
              </w:rPr>
              <w:pPrChange w:id="1291" w:author="Jochum, Michael D." w:date="2021-08-05T15:29:00Z">
                <w:pPr/>
              </w:pPrChange>
            </w:pPr>
            <w:ins w:id="1292" w:author="Jochum, Michael D." w:date="2021-08-03T13:36:00Z">
              <w:r w:rsidRPr="00F7092D">
                <w:rPr>
                  <w:rFonts w:cstheme="minorHAnsi"/>
                  <w:b/>
                  <w:bCs/>
                  <w:rPrChange w:id="1293" w:author="Jochum, Michael D." w:date="2021-08-05T16:09:00Z">
                    <w:rPr>
                      <w:b/>
                      <w:bCs/>
                      <w:sz w:val="24"/>
                      <w:szCs w:val="24"/>
                    </w:rPr>
                  </w:rPrChange>
                </w:rPr>
                <w:t>case</w:t>
              </w:r>
            </w:ins>
          </w:p>
        </w:tc>
        <w:tc>
          <w:tcPr>
            <w:tcW w:w="1052"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294" w:author="Jochum, Michael D." w:date="2021-08-03T14:08:00Z">
              <w:tcPr>
                <w:tcW w:w="1052"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4D2D3AC1" w14:textId="77777777" w:rsidR="00320396" w:rsidRPr="00F7092D" w:rsidRDefault="00320396">
            <w:pPr>
              <w:spacing w:line="240" w:lineRule="auto"/>
              <w:jc w:val="center"/>
              <w:rPr>
                <w:ins w:id="1295" w:author="Jochum, Michael D." w:date="2021-08-03T13:36:00Z"/>
                <w:rFonts w:cstheme="minorHAnsi"/>
                <w:rPrChange w:id="1296" w:author="Jochum, Michael D." w:date="2021-08-05T16:09:00Z">
                  <w:rPr>
                    <w:ins w:id="1297" w:author="Jochum, Michael D." w:date="2021-08-03T13:36:00Z"/>
                    <w:sz w:val="24"/>
                    <w:szCs w:val="24"/>
                  </w:rPr>
                </w:rPrChange>
              </w:rPr>
              <w:pPrChange w:id="1298" w:author="Jochum, Michael D." w:date="2021-08-05T15:29:00Z">
                <w:pPr/>
              </w:pPrChange>
            </w:pPr>
            <w:ins w:id="1299" w:author="Jochum, Michael D." w:date="2021-08-03T13:36:00Z">
              <w:r w:rsidRPr="00F7092D">
                <w:rPr>
                  <w:rFonts w:cstheme="minorHAnsi"/>
                  <w:rPrChange w:id="1300" w:author="Jochum, Michael D." w:date="2021-08-05T16:09:00Z">
                    <w:rPr>
                      <w:sz w:val="24"/>
                      <w:szCs w:val="24"/>
                    </w:rPr>
                  </w:rPrChange>
                </w:rPr>
                <w:t>29 (33.72%)</w:t>
              </w:r>
            </w:ins>
          </w:p>
        </w:tc>
        <w:tc>
          <w:tcPr>
            <w:tcW w:w="1914"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301" w:author="Jochum, Michael D." w:date="2021-08-03T14:08:00Z">
              <w:tcPr>
                <w:tcW w:w="1914"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5B33D794" w14:textId="77777777" w:rsidR="00320396" w:rsidRPr="00F7092D" w:rsidRDefault="00320396">
            <w:pPr>
              <w:spacing w:line="240" w:lineRule="auto"/>
              <w:jc w:val="center"/>
              <w:rPr>
                <w:ins w:id="1302" w:author="Jochum, Michael D." w:date="2021-08-03T13:36:00Z"/>
                <w:rFonts w:cstheme="minorHAnsi"/>
                <w:rPrChange w:id="1303" w:author="Jochum, Michael D." w:date="2021-08-05T16:09:00Z">
                  <w:rPr>
                    <w:ins w:id="1304" w:author="Jochum, Michael D." w:date="2021-08-03T13:36:00Z"/>
                    <w:sz w:val="24"/>
                    <w:szCs w:val="24"/>
                  </w:rPr>
                </w:rPrChange>
              </w:rPr>
              <w:pPrChange w:id="1305" w:author="Jochum, Michael D." w:date="2021-08-05T15:29:00Z">
                <w:pPr/>
              </w:pPrChange>
            </w:pPr>
            <w:ins w:id="1306" w:author="Jochum, Michael D." w:date="2021-08-03T13:36:00Z">
              <w:r w:rsidRPr="00F7092D">
                <w:rPr>
                  <w:rFonts w:cstheme="minorHAnsi"/>
                  <w:rPrChange w:id="1307" w:author="Jochum, Michael D." w:date="2021-08-05T16:09:00Z">
                    <w:rPr>
                      <w:sz w:val="24"/>
                      <w:szCs w:val="24"/>
                    </w:rPr>
                  </w:rPrChange>
                </w:rPr>
                <w:t>25 (29.07%)</w:t>
              </w:r>
            </w:ins>
          </w:p>
        </w:tc>
        <w:tc>
          <w:tcPr>
            <w:tcW w:w="1125"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308" w:author="Jochum, Michael D." w:date="2021-08-03T14:08:00Z">
              <w:tcPr>
                <w:tcW w:w="1125"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6EE21DF5" w14:textId="77777777" w:rsidR="00320396" w:rsidRPr="00F7092D" w:rsidRDefault="00320396">
            <w:pPr>
              <w:spacing w:line="240" w:lineRule="auto"/>
              <w:jc w:val="center"/>
              <w:rPr>
                <w:ins w:id="1309" w:author="Jochum, Michael D." w:date="2021-08-03T13:36:00Z"/>
                <w:rFonts w:cstheme="minorHAnsi"/>
                <w:rPrChange w:id="1310" w:author="Jochum, Michael D." w:date="2021-08-05T16:09:00Z">
                  <w:rPr>
                    <w:ins w:id="1311" w:author="Jochum, Michael D." w:date="2021-08-03T13:36:00Z"/>
                    <w:sz w:val="24"/>
                    <w:szCs w:val="24"/>
                  </w:rPr>
                </w:rPrChange>
              </w:rPr>
              <w:pPrChange w:id="1312" w:author="Jochum, Michael D." w:date="2021-08-05T15:29:00Z">
                <w:pPr/>
              </w:pPrChange>
            </w:pPr>
            <w:ins w:id="1313" w:author="Jochum, Michael D." w:date="2021-08-03T13:36:00Z">
              <w:r w:rsidRPr="00F7092D">
                <w:rPr>
                  <w:rFonts w:cstheme="minorHAnsi"/>
                  <w:rPrChange w:id="1314" w:author="Jochum, Michael D." w:date="2021-08-05T16:09:00Z">
                    <w:rPr>
                      <w:sz w:val="24"/>
                      <w:szCs w:val="24"/>
                    </w:rPr>
                  </w:rPrChange>
                </w:rPr>
                <w:t>32(37.21%)</w:t>
              </w:r>
            </w:ins>
          </w:p>
        </w:tc>
      </w:tr>
      <w:tr w:rsidR="00AE6DB5" w:rsidRPr="00F7092D" w14:paraId="7796878D" w14:textId="77777777" w:rsidTr="00E432A9">
        <w:trPr>
          <w:trHeight w:val="144"/>
          <w:ins w:id="1315" w:author="Jochum, Michael D." w:date="2021-08-03T13:52:00Z"/>
        </w:trPr>
        <w:tc>
          <w:tcPr>
            <w:tcW w:w="909" w:type="pct"/>
            <w:tcBorders>
              <w:left w:val="nil"/>
              <w:right w:val="nil"/>
            </w:tcBorders>
            <w:shd w:val="clear" w:color="auto" w:fill="FFFFFF"/>
            <w:tcMar>
              <w:top w:w="11" w:type="dxa"/>
              <w:left w:w="11" w:type="dxa"/>
              <w:bottom w:w="0" w:type="dxa"/>
              <w:right w:w="11" w:type="dxa"/>
            </w:tcMar>
            <w:vAlign w:val="center"/>
          </w:tcPr>
          <w:p w14:paraId="11C0E2C9" w14:textId="068FB286" w:rsidR="002B34AD" w:rsidRPr="00F7092D" w:rsidRDefault="002B34AD">
            <w:pPr>
              <w:spacing w:line="240" w:lineRule="auto"/>
              <w:rPr>
                <w:ins w:id="1316" w:author="Jochum, Michael D." w:date="2021-08-03T13:52:00Z"/>
                <w:rFonts w:cstheme="minorHAnsi"/>
                <w:b/>
                <w:bCs/>
                <w:rPrChange w:id="1317" w:author="Jochum, Michael D." w:date="2021-08-05T16:09:00Z">
                  <w:rPr>
                    <w:ins w:id="1318" w:author="Jochum, Michael D." w:date="2021-08-03T13:52:00Z"/>
                    <w:b/>
                    <w:bCs/>
                    <w:sz w:val="24"/>
                    <w:szCs w:val="24"/>
                  </w:rPr>
                </w:rPrChange>
              </w:rPr>
              <w:pPrChange w:id="1319" w:author="Jochum, Michael D." w:date="2021-08-05T15:29:00Z">
                <w:pPr>
                  <w:spacing w:line="240" w:lineRule="auto"/>
                  <w:jc w:val="right"/>
                </w:pPr>
              </w:pPrChange>
            </w:pPr>
            <w:ins w:id="1320" w:author="Jochum, Michael D." w:date="2021-08-03T13:52:00Z">
              <w:r w:rsidRPr="00F7092D">
                <w:rPr>
                  <w:rFonts w:cstheme="minorHAnsi"/>
                  <w:b/>
                  <w:bCs/>
                  <w:rPrChange w:id="1321" w:author="Jochum, Michael D." w:date="2021-08-05T16:09:00Z">
                    <w:rPr>
                      <w:b/>
                      <w:bCs/>
                      <w:sz w:val="24"/>
                      <w:szCs w:val="24"/>
                    </w:rPr>
                  </w:rPrChange>
                </w:rPr>
                <w:t>Outcome</w:t>
              </w:r>
            </w:ins>
            <w:ins w:id="1322" w:author="Jochum, Michael D." w:date="2021-08-03T14:27:00Z">
              <w:r w:rsidR="00AE6DB5" w:rsidRPr="00F7092D">
                <w:rPr>
                  <w:rFonts w:cstheme="minorHAnsi"/>
                  <w:b/>
                  <w:bCs/>
                </w:rPr>
                <w:t xml:space="preserve"> </w:t>
              </w:r>
              <w:r w:rsidR="006226B4" w:rsidRPr="00F7092D">
                <w:rPr>
                  <w:rFonts w:cstheme="minorHAnsi"/>
                  <w:b/>
                  <w:bCs/>
                </w:rPr>
                <w:br/>
              </w:r>
              <w:r w:rsidR="00AE6DB5" w:rsidRPr="00F7092D">
                <w:rPr>
                  <w:rFonts w:cstheme="minorHAnsi"/>
                  <w:b/>
                  <w:bCs/>
                </w:rPr>
                <w:t>(COVID</w:t>
              </w:r>
              <w:r w:rsidR="006226B4" w:rsidRPr="00F7092D">
                <w:rPr>
                  <w:rFonts w:cstheme="minorHAnsi"/>
                  <w:b/>
                  <w:bCs/>
                </w:rPr>
                <w:t xml:space="preserve"> – </w:t>
              </w:r>
              <w:r w:rsidR="00AE6DB5" w:rsidRPr="00F7092D">
                <w:rPr>
                  <w:rFonts w:cstheme="minorHAnsi"/>
                  <w:b/>
                  <w:bCs/>
                </w:rPr>
                <w:t>19</w:t>
              </w:r>
              <w:r w:rsidR="006226B4" w:rsidRPr="00F7092D">
                <w:rPr>
                  <w:rFonts w:cstheme="minorHAnsi"/>
                  <w:b/>
                  <w:bCs/>
                </w:rPr>
                <w:t xml:space="preserve"> only</w:t>
              </w:r>
              <w:r w:rsidR="00AE6DB5" w:rsidRPr="00F7092D">
                <w:rPr>
                  <w:rFonts w:cstheme="minorHAnsi"/>
                  <w:b/>
                  <w:bCs/>
                </w:rPr>
                <w:t>)</w:t>
              </w:r>
            </w:ins>
          </w:p>
        </w:tc>
        <w:tc>
          <w:tcPr>
            <w:tcW w:w="1052" w:type="pct"/>
            <w:tcBorders>
              <w:left w:val="nil"/>
              <w:right w:val="nil"/>
            </w:tcBorders>
            <w:shd w:val="clear" w:color="auto" w:fill="FFFFFF"/>
            <w:tcMar>
              <w:top w:w="11" w:type="dxa"/>
              <w:left w:w="11" w:type="dxa"/>
              <w:bottom w:w="0" w:type="dxa"/>
              <w:right w:w="11" w:type="dxa"/>
            </w:tcMar>
          </w:tcPr>
          <w:p w14:paraId="2FC8EE85" w14:textId="1C90B17A" w:rsidR="002B34AD" w:rsidRPr="00F7092D" w:rsidRDefault="002B34AD">
            <w:pPr>
              <w:spacing w:line="240" w:lineRule="auto"/>
              <w:jc w:val="center"/>
              <w:rPr>
                <w:ins w:id="1323" w:author="Jochum, Michael D." w:date="2021-08-03T13:52:00Z"/>
                <w:rFonts w:cstheme="minorHAnsi"/>
                <w:rPrChange w:id="1324" w:author="Jochum, Michael D." w:date="2021-08-05T16:09:00Z">
                  <w:rPr>
                    <w:ins w:id="1325" w:author="Jochum, Michael D." w:date="2021-08-03T13:52:00Z"/>
                    <w:sz w:val="24"/>
                    <w:szCs w:val="24"/>
                  </w:rPr>
                </w:rPrChange>
              </w:rPr>
            </w:pPr>
          </w:p>
        </w:tc>
        <w:tc>
          <w:tcPr>
            <w:tcW w:w="1914" w:type="pct"/>
            <w:tcBorders>
              <w:left w:val="nil"/>
              <w:right w:val="nil"/>
            </w:tcBorders>
            <w:shd w:val="clear" w:color="auto" w:fill="FFFFFF"/>
            <w:tcMar>
              <w:top w:w="11" w:type="dxa"/>
              <w:left w:w="11" w:type="dxa"/>
              <w:bottom w:w="0" w:type="dxa"/>
              <w:right w:w="11" w:type="dxa"/>
            </w:tcMar>
          </w:tcPr>
          <w:p w14:paraId="4A733251" w14:textId="7DB825D7" w:rsidR="002B34AD" w:rsidRPr="00F7092D" w:rsidRDefault="002B34AD">
            <w:pPr>
              <w:spacing w:line="240" w:lineRule="auto"/>
              <w:jc w:val="center"/>
              <w:rPr>
                <w:ins w:id="1326" w:author="Jochum, Michael D." w:date="2021-08-03T13:52:00Z"/>
                <w:rFonts w:cstheme="minorHAnsi"/>
                <w:rPrChange w:id="1327" w:author="Jochum, Michael D." w:date="2021-08-05T16:09:00Z">
                  <w:rPr>
                    <w:ins w:id="1328" w:author="Jochum, Michael D." w:date="2021-08-03T13:52:00Z"/>
                    <w:sz w:val="24"/>
                    <w:szCs w:val="24"/>
                  </w:rPr>
                </w:rPrChange>
              </w:rPr>
            </w:pPr>
          </w:p>
        </w:tc>
        <w:tc>
          <w:tcPr>
            <w:tcW w:w="1125" w:type="pct"/>
            <w:tcBorders>
              <w:left w:val="nil"/>
              <w:right w:val="nil"/>
            </w:tcBorders>
            <w:shd w:val="clear" w:color="auto" w:fill="FFFFFF"/>
            <w:tcMar>
              <w:top w:w="11" w:type="dxa"/>
              <w:left w:w="11" w:type="dxa"/>
              <w:bottom w:w="0" w:type="dxa"/>
              <w:right w:w="11" w:type="dxa"/>
            </w:tcMar>
            <w:vAlign w:val="center"/>
          </w:tcPr>
          <w:p w14:paraId="405E2AA3" w14:textId="6024C576" w:rsidR="002B34AD" w:rsidRPr="00F7092D" w:rsidRDefault="002B34AD">
            <w:pPr>
              <w:spacing w:line="240" w:lineRule="auto"/>
              <w:jc w:val="center"/>
              <w:rPr>
                <w:ins w:id="1329" w:author="Jochum, Michael D." w:date="2021-08-03T13:52:00Z"/>
                <w:rFonts w:cstheme="minorHAnsi"/>
                <w:rPrChange w:id="1330" w:author="Jochum, Michael D." w:date="2021-08-05T16:09:00Z">
                  <w:rPr>
                    <w:ins w:id="1331" w:author="Jochum, Michael D." w:date="2021-08-03T13:52:00Z"/>
                    <w:sz w:val="24"/>
                    <w:szCs w:val="24"/>
                  </w:rPr>
                </w:rPrChange>
              </w:rPr>
            </w:pPr>
          </w:p>
        </w:tc>
      </w:tr>
      <w:tr w:rsidR="00AE6DB5" w:rsidRPr="00F7092D" w14:paraId="312516D5" w14:textId="77777777" w:rsidTr="00E432A9">
        <w:trPr>
          <w:trHeight w:val="144"/>
          <w:ins w:id="1332" w:author="Jochum, Michael D." w:date="2021-08-03T13:52:00Z"/>
        </w:trPr>
        <w:tc>
          <w:tcPr>
            <w:tcW w:w="909" w:type="pct"/>
            <w:tcBorders>
              <w:left w:val="nil"/>
              <w:bottom w:val="nil"/>
              <w:right w:val="nil"/>
            </w:tcBorders>
            <w:shd w:val="clear" w:color="auto" w:fill="FFFFFF"/>
            <w:tcMar>
              <w:top w:w="11" w:type="dxa"/>
              <w:left w:w="11" w:type="dxa"/>
              <w:bottom w:w="0" w:type="dxa"/>
              <w:right w:w="11" w:type="dxa"/>
            </w:tcMar>
            <w:vAlign w:val="center"/>
          </w:tcPr>
          <w:p w14:paraId="552E8ED9" w14:textId="40D963BF" w:rsidR="002B34AD" w:rsidRPr="00F7092D" w:rsidRDefault="002B34AD">
            <w:pPr>
              <w:spacing w:line="240" w:lineRule="auto"/>
              <w:jc w:val="right"/>
              <w:rPr>
                <w:ins w:id="1333" w:author="Jochum, Michael D." w:date="2021-08-03T13:52:00Z"/>
                <w:rFonts w:cstheme="minorHAnsi"/>
                <w:rPrChange w:id="1334" w:author="Jochum, Michael D." w:date="2021-08-05T16:09:00Z">
                  <w:rPr>
                    <w:ins w:id="1335" w:author="Jochum, Michael D." w:date="2021-08-03T13:52:00Z"/>
                    <w:sz w:val="24"/>
                    <w:szCs w:val="24"/>
                  </w:rPr>
                </w:rPrChange>
              </w:rPr>
            </w:pPr>
            <w:ins w:id="1336" w:author="Jochum, Michael D." w:date="2021-08-03T13:52:00Z">
              <w:r w:rsidRPr="00F7092D">
                <w:rPr>
                  <w:rFonts w:cstheme="minorHAnsi"/>
                  <w:rPrChange w:id="1337" w:author="Jochum, Michael D." w:date="2021-08-05T16:09:00Z">
                    <w:rPr>
                      <w:sz w:val="24"/>
                      <w:szCs w:val="24"/>
                    </w:rPr>
                  </w:rPrChange>
                </w:rPr>
                <w:t>Deceased</w:t>
              </w:r>
            </w:ins>
          </w:p>
        </w:tc>
        <w:tc>
          <w:tcPr>
            <w:tcW w:w="1052" w:type="pct"/>
            <w:tcBorders>
              <w:left w:val="nil"/>
              <w:bottom w:val="nil"/>
              <w:right w:val="nil"/>
            </w:tcBorders>
            <w:shd w:val="clear" w:color="auto" w:fill="FFFFFF"/>
            <w:tcMar>
              <w:top w:w="11" w:type="dxa"/>
              <w:left w:w="11" w:type="dxa"/>
              <w:bottom w:w="0" w:type="dxa"/>
              <w:right w:w="11" w:type="dxa"/>
            </w:tcMar>
          </w:tcPr>
          <w:p w14:paraId="762AFC03" w14:textId="6789FE04" w:rsidR="002B34AD" w:rsidRPr="00F7092D" w:rsidRDefault="002B34AD">
            <w:pPr>
              <w:spacing w:line="240" w:lineRule="auto"/>
              <w:jc w:val="center"/>
              <w:rPr>
                <w:ins w:id="1338" w:author="Jochum, Michael D." w:date="2021-08-03T13:52:00Z"/>
                <w:rFonts w:cstheme="minorHAnsi"/>
                <w:rPrChange w:id="1339" w:author="Jochum, Michael D." w:date="2021-08-05T16:09:00Z">
                  <w:rPr>
                    <w:ins w:id="1340" w:author="Jochum, Michael D." w:date="2021-08-03T13:52:00Z"/>
                    <w:sz w:val="24"/>
                    <w:szCs w:val="24"/>
                  </w:rPr>
                </w:rPrChange>
              </w:rPr>
            </w:pPr>
            <w:ins w:id="1341" w:author="Jochum, Michael D." w:date="2021-08-03T13:54:00Z">
              <w:r w:rsidRPr="00F7092D">
                <w:rPr>
                  <w:rFonts w:cstheme="minorHAnsi"/>
                  <w:rPrChange w:id="1342"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6A12EF7B" w14:textId="31360992" w:rsidR="002B34AD" w:rsidRPr="00F7092D" w:rsidRDefault="002B34AD">
            <w:pPr>
              <w:spacing w:line="240" w:lineRule="auto"/>
              <w:jc w:val="center"/>
              <w:rPr>
                <w:ins w:id="1343" w:author="Jochum, Michael D." w:date="2021-08-03T13:52:00Z"/>
                <w:rFonts w:cstheme="minorHAnsi"/>
                <w:rPrChange w:id="1344" w:author="Jochum, Michael D." w:date="2021-08-05T16:09:00Z">
                  <w:rPr>
                    <w:ins w:id="1345" w:author="Jochum, Michael D." w:date="2021-08-03T13:52:00Z"/>
                    <w:sz w:val="24"/>
                    <w:szCs w:val="24"/>
                  </w:rPr>
                </w:rPrChange>
              </w:rPr>
            </w:pPr>
            <w:ins w:id="1346" w:author="Jochum, Michael D." w:date="2021-08-03T13:54:00Z">
              <w:r w:rsidRPr="00F7092D">
                <w:rPr>
                  <w:rFonts w:cstheme="minorHAnsi"/>
                  <w:rPrChange w:id="1347"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737A2D34" w14:textId="62F40297" w:rsidR="002B34AD" w:rsidRPr="00F7092D" w:rsidRDefault="002B34AD">
            <w:pPr>
              <w:spacing w:line="240" w:lineRule="auto"/>
              <w:jc w:val="center"/>
              <w:rPr>
                <w:ins w:id="1348" w:author="Jochum, Michael D." w:date="2021-08-03T13:52:00Z"/>
                <w:rFonts w:cstheme="minorHAnsi"/>
                <w:rPrChange w:id="1349" w:author="Jochum, Michael D." w:date="2021-08-05T16:09:00Z">
                  <w:rPr>
                    <w:ins w:id="1350" w:author="Jochum, Michael D." w:date="2021-08-03T13:52:00Z"/>
                    <w:sz w:val="24"/>
                    <w:szCs w:val="24"/>
                  </w:rPr>
                </w:rPrChange>
              </w:rPr>
            </w:pPr>
            <w:ins w:id="1351" w:author="Jochum, Michael D." w:date="2021-08-03T13:54:00Z">
              <w:r w:rsidRPr="00F7092D">
                <w:rPr>
                  <w:rFonts w:cstheme="minorHAnsi"/>
                  <w:rPrChange w:id="1352" w:author="Jochum, Michael D." w:date="2021-08-05T16:09:00Z">
                    <w:rPr>
                      <w:sz w:val="24"/>
                      <w:szCs w:val="24"/>
                    </w:rPr>
                  </w:rPrChange>
                </w:rPr>
                <w:t>10 (31.25%)</w:t>
              </w:r>
            </w:ins>
          </w:p>
        </w:tc>
      </w:tr>
      <w:tr w:rsidR="00AE6DB5" w:rsidRPr="00F7092D" w14:paraId="1DBCEDDD" w14:textId="77777777" w:rsidTr="00E432A9">
        <w:trPr>
          <w:trHeight w:val="144"/>
          <w:ins w:id="1353" w:author="Jochum, Michael D." w:date="2021-08-03T13:52:00Z"/>
        </w:trPr>
        <w:tc>
          <w:tcPr>
            <w:tcW w:w="909" w:type="pct"/>
            <w:tcBorders>
              <w:left w:val="nil"/>
              <w:bottom w:val="nil"/>
              <w:right w:val="nil"/>
            </w:tcBorders>
            <w:shd w:val="clear" w:color="auto" w:fill="FFFFFF"/>
            <w:tcMar>
              <w:top w:w="11" w:type="dxa"/>
              <w:left w:w="11" w:type="dxa"/>
              <w:bottom w:w="0" w:type="dxa"/>
              <w:right w:w="11" w:type="dxa"/>
            </w:tcMar>
            <w:vAlign w:val="center"/>
          </w:tcPr>
          <w:p w14:paraId="53116043" w14:textId="0B112E5D" w:rsidR="002B34AD" w:rsidRPr="00F7092D" w:rsidRDefault="002B34AD">
            <w:pPr>
              <w:spacing w:line="240" w:lineRule="auto"/>
              <w:jc w:val="right"/>
              <w:rPr>
                <w:ins w:id="1354" w:author="Jochum, Michael D." w:date="2021-08-03T13:52:00Z"/>
                <w:rFonts w:cstheme="minorHAnsi"/>
                <w:rPrChange w:id="1355" w:author="Jochum, Michael D." w:date="2021-08-05T16:09:00Z">
                  <w:rPr>
                    <w:ins w:id="1356" w:author="Jochum, Michael D." w:date="2021-08-03T13:52:00Z"/>
                    <w:sz w:val="24"/>
                    <w:szCs w:val="24"/>
                  </w:rPr>
                </w:rPrChange>
              </w:rPr>
            </w:pPr>
            <w:ins w:id="1357" w:author="Jochum, Michael D." w:date="2021-08-03T13:52:00Z">
              <w:r w:rsidRPr="00F7092D">
                <w:rPr>
                  <w:rFonts w:cstheme="minorHAnsi"/>
                  <w:rPrChange w:id="1358" w:author="Jochum, Michael D." w:date="2021-08-05T16:09:00Z">
                    <w:rPr>
                      <w:sz w:val="24"/>
                      <w:szCs w:val="24"/>
                    </w:rPr>
                  </w:rPrChange>
                </w:rPr>
                <w:t>Survived</w:t>
              </w:r>
            </w:ins>
          </w:p>
        </w:tc>
        <w:tc>
          <w:tcPr>
            <w:tcW w:w="1052" w:type="pct"/>
            <w:tcBorders>
              <w:left w:val="nil"/>
              <w:bottom w:val="nil"/>
              <w:right w:val="nil"/>
            </w:tcBorders>
            <w:shd w:val="clear" w:color="auto" w:fill="FFFFFF"/>
            <w:tcMar>
              <w:top w:w="11" w:type="dxa"/>
              <w:left w:w="11" w:type="dxa"/>
              <w:bottom w:w="0" w:type="dxa"/>
              <w:right w:w="11" w:type="dxa"/>
            </w:tcMar>
          </w:tcPr>
          <w:p w14:paraId="5CA6C334" w14:textId="33E2BC11" w:rsidR="002B34AD" w:rsidRPr="00F7092D" w:rsidRDefault="002B34AD">
            <w:pPr>
              <w:spacing w:line="240" w:lineRule="auto"/>
              <w:jc w:val="center"/>
              <w:rPr>
                <w:ins w:id="1359" w:author="Jochum, Michael D." w:date="2021-08-03T13:52:00Z"/>
                <w:rFonts w:cstheme="minorHAnsi"/>
                <w:rPrChange w:id="1360" w:author="Jochum, Michael D." w:date="2021-08-05T16:09:00Z">
                  <w:rPr>
                    <w:ins w:id="1361" w:author="Jochum, Michael D." w:date="2021-08-03T13:52:00Z"/>
                    <w:sz w:val="24"/>
                    <w:szCs w:val="24"/>
                  </w:rPr>
                </w:rPrChange>
              </w:rPr>
            </w:pPr>
            <w:ins w:id="1362" w:author="Jochum, Michael D." w:date="2021-08-03T13:54:00Z">
              <w:r w:rsidRPr="00F7092D">
                <w:rPr>
                  <w:rFonts w:cstheme="minorHAnsi"/>
                  <w:rPrChange w:id="1363"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049B8C11" w14:textId="0119E296" w:rsidR="002B34AD" w:rsidRPr="00F7092D" w:rsidRDefault="002B34AD">
            <w:pPr>
              <w:spacing w:line="240" w:lineRule="auto"/>
              <w:jc w:val="center"/>
              <w:rPr>
                <w:ins w:id="1364" w:author="Jochum, Michael D." w:date="2021-08-03T13:52:00Z"/>
                <w:rFonts w:cstheme="minorHAnsi"/>
                <w:rPrChange w:id="1365" w:author="Jochum, Michael D." w:date="2021-08-05T16:09:00Z">
                  <w:rPr>
                    <w:ins w:id="1366" w:author="Jochum, Michael D." w:date="2021-08-03T13:52:00Z"/>
                    <w:sz w:val="24"/>
                    <w:szCs w:val="24"/>
                  </w:rPr>
                </w:rPrChange>
              </w:rPr>
            </w:pPr>
            <w:ins w:id="1367" w:author="Jochum, Michael D." w:date="2021-08-03T13:54:00Z">
              <w:r w:rsidRPr="00F7092D">
                <w:rPr>
                  <w:rFonts w:cstheme="minorHAnsi"/>
                  <w:rPrChange w:id="1368"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5E592A69" w14:textId="61528102" w:rsidR="002B34AD" w:rsidRPr="00F7092D" w:rsidRDefault="00804D4E">
            <w:pPr>
              <w:spacing w:line="240" w:lineRule="auto"/>
              <w:jc w:val="center"/>
              <w:rPr>
                <w:ins w:id="1369" w:author="Jochum, Michael D." w:date="2021-08-03T13:52:00Z"/>
                <w:rFonts w:cstheme="minorHAnsi"/>
                <w:rPrChange w:id="1370" w:author="Jochum, Michael D." w:date="2021-08-05T16:09:00Z">
                  <w:rPr>
                    <w:ins w:id="1371" w:author="Jochum, Michael D." w:date="2021-08-03T13:52:00Z"/>
                    <w:sz w:val="24"/>
                    <w:szCs w:val="24"/>
                  </w:rPr>
                </w:rPrChange>
              </w:rPr>
            </w:pPr>
            <w:ins w:id="1372" w:author="Jochum, Michael D." w:date="2021-08-03T13:54:00Z">
              <w:r w:rsidRPr="00F7092D">
                <w:rPr>
                  <w:rFonts w:cstheme="minorHAnsi"/>
                  <w:rPrChange w:id="1373" w:author="Jochum, Michael D." w:date="2021-08-05T16:09:00Z">
                    <w:rPr>
                      <w:sz w:val="24"/>
                      <w:szCs w:val="24"/>
                    </w:rPr>
                  </w:rPrChange>
                </w:rPr>
                <w:t>15 (46.87%)</w:t>
              </w:r>
            </w:ins>
          </w:p>
        </w:tc>
      </w:tr>
      <w:tr w:rsidR="00AE6DB5" w:rsidRPr="00F7092D" w14:paraId="16F7CB39" w14:textId="77777777" w:rsidTr="00E432A9">
        <w:trPr>
          <w:trHeight w:val="144"/>
          <w:ins w:id="1374" w:author="Jochum, Michael D." w:date="2021-08-03T13:53:00Z"/>
        </w:trPr>
        <w:tc>
          <w:tcPr>
            <w:tcW w:w="909" w:type="pct"/>
            <w:tcBorders>
              <w:left w:val="nil"/>
              <w:bottom w:val="nil"/>
              <w:right w:val="nil"/>
            </w:tcBorders>
            <w:shd w:val="clear" w:color="auto" w:fill="FFFFFF"/>
            <w:tcMar>
              <w:top w:w="11" w:type="dxa"/>
              <w:left w:w="11" w:type="dxa"/>
              <w:bottom w:w="0" w:type="dxa"/>
              <w:right w:w="11" w:type="dxa"/>
            </w:tcMar>
            <w:vAlign w:val="center"/>
          </w:tcPr>
          <w:p w14:paraId="3773E291" w14:textId="0DB9A787" w:rsidR="002B34AD" w:rsidRPr="00F7092D" w:rsidRDefault="002B34AD">
            <w:pPr>
              <w:spacing w:line="240" w:lineRule="auto"/>
              <w:jc w:val="right"/>
              <w:rPr>
                <w:ins w:id="1375" w:author="Jochum, Michael D." w:date="2021-08-03T13:53:00Z"/>
                <w:rFonts w:cstheme="minorHAnsi"/>
                <w:rPrChange w:id="1376" w:author="Jochum, Michael D." w:date="2021-08-05T16:09:00Z">
                  <w:rPr>
                    <w:ins w:id="1377" w:author="Jochum, Michael D." w:date="2021-08-03T13:53:00Z"/>
                    <w:sz w:val="24"/>
                    <w:szCs w:val="24"/>
                  </w:rPr>
                </w:rPrChange>
              </w:rPr>
            </w:pPr>
            <w:ins w:id="1378" w:author="Jochum, Michael D." w:date="2021-08-03T13:53:00Z">
              <w:r w:rsidRPr="00F7092D">
                <w:rPr>
                  <w:rFonts w:cstheme="minorHAnsi"/>
                  <w:rPrChange w:id="1379" w:author="Jochum, Michael D." w:date="2021-08-05T16:09:00Z">
                    <w:rPr>
                      <w:sz w:val="24"/>
                      <w:szCs w:val="24"/>
                    </w:rPr>
                  </w:rPrChange>
                </w:rPr>
                <w:t>Unspecified</w:t>
              </w:r>
            </w:ins>
          </w:p>
        </w:tc>
        <w:tc>
          <w:tcPr>
            <w:tcW w:w="1052" w:type="pct"/>
            <w:tcBorders>
              <w:left w:val="nil"/>
              <w:bottom w:val="nil"/>
              <w:right w:val="nil"/>
            </w:tcBorders>
            <w:shd w:val="clear" w:color="auto" w:fill="FFFFFF"/>
            <w:tcMar>
              <w:top w:w="11" w:type="dxa"/>
              <w:left w:w="11" w:type="dxa"/>
              <w:bottom w:w="0" w:type="dxa"/>
              <w:right w:w="11" w:type="dxa"/>
            </w:tcMar>
          </w:tcPr>
          <w:p w14:paraId="73C7B136" w14:textId="1C559F23" w:rsidR="002B34AD" w:rsidRPr="00F7092D" w:rsidRDefault="002B34AD">
            <w:pPr>
              <w:spacing w:line="240" w:lineRule="auto"/>
              <w:jc w:val="center"/>
              <w:rPr>
                <w:ins w:id="1380" w:author="Jochum, Michael D." w:date="2021-08-03T13:53:00Z"/>
                <w:rFonts w:cstheme="minorHAnsi"/>
                <w:rPrChange w:id="1381" w:author="Jochum, Michael D." w:date="2021-08-05T16:09:00Z">
                  <w:rPr>
                    <w:ins w:id="1382" w:author="Jochum, Michael D." w:date="2021-08-03T13:53:00Z"/>
                    <w:sz w:val="24"/>
                    <w:szCs w:val="24"/>
                  </w:rPr>
                </w:rPrChange>
              </w:rPr>
            </w:pPr>
            <w:ins w:id="1383" w:author="Jochum, Michael D." w:date="2021-08-03T13:54:00Z">
              <w:r w:rsidRPr="00F7092D">
                <w:rPr>
                  <w:rFonts w:cstheme="minorHAnsi"/>
                  <w:rPrChange w:id="1384"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4EE64AF8" w14:textId="59163EFA" w:rsidR="002B34AD" w:rsidRPr="00F7092D" w:rsidRDefault="002B34AD">
            <w:pPr>
              <w:spacing w:line="240" w:lineRule="auto"/>
              <w:jc w:val="center"/>
              <w:rPr>
                <w:ins w:id="1385" w:author="Jochum, Michael D." w:date="2021-08-03T13:53:00Z"/>
                <w:rFonts w:cstheme="minorHAnsi"/>
                <w:rPrChange w:id="1386" w:author="Jochum, Michael D." w:date="2021-08-05T16:09:00Z">
                  <w:rPr>
                    <w:ins w:id="1387" w:author="Jochum, Michael D." w:date="2021-08-03T13:53:00Z"/>
                    <w:sz w:val="24"/>
                    <w:szCs w:val="24"/>
                  </w:rPr>
                </w:rPrChange>
              </w:rPr>
            </w:pPr>
            <w:ins w:id="1388" w:author="Jochum, Michael D." w:date="2021-08-03T13:54:00Z">
              <w:r w:rsidRPr="00F7092D">
                <w:rPr>
                  <w:rFonts w:cstheme="minorHAnsi"/>
                  <w:rPrChange w:id="1389"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73D6EABA" w14:textId="4F5982D3" w:rsidR="002B34AD" w:rsidRPr="00F7092D" w:rsidRDefault="002B34AD">
            <w:pPr>
              <w:spacing w:line="240" w:lineRule="auto"/>
              <w:jc w:val="center"/>
              <w:rPr>
                <w:ins w:id="1390" w:author="Jochum, Michael D." w:date="2021-08-03T13:53:00Z"/>
                <w:rFonts w:cstheme="minorHAnsi"/>
                <w:rPrChange w:id="1391" w:author="Jochum, Michael D." w:date="2021-08-05T16:09:00Z">
                  <w:rPr>
                    <w:ins w:id="1392" w:author="Jochum, Michael D." w:date="2021-08-03T13:53:00Z"/>
                    <w:sz w:val="24"/>
                    <w:szCs w:val="24"/>
                  </w:rPr>
                </w:rPrChange>
              </w:rPr>
            </w:pPr>
            <w:ins w:id="1393" w:author="Jochum, Michael D." w:date="2021-08-03T13:53:00Z">
              <w:r w:rsidRPr="00F7092D">
                <w:rPr>
                  <w:rFonts w:cstheme="minorHAnsi"/>
                  <w:rPrChange w:id="1394" w:author="Jochum, Michael D." w:date="2021-08-05T16:09:00Z">
                    <w:rPr>
                      <w:sz w:val="24"/>
                      <w:szCs w:val="24"/>
                    </w:rPr>
                  </w:rPrChange>
                </w:rPr>
                <w:t>7 (21.88%)</w:t>
              </w:r>
            </w:ins>
          </w:p>
        </w:tc>
      </w:tr>
      <w:tr w:rsidR="00E432A9" w:rsidRPr="00F7092D" w14:paraId="5D1989E6" w14:textId="77777777" w:rsidTr="00E432A9">
        <w:trPr>
          <w:trHeight w:val="144"/>
          <w:ins w:id="1395" w:author="Jochum, Michael D." w:date="2021-08-03T13:36:00Z"/>
          <w:trPrChange w:id="1396"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397"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C858259" w14:textId="77777777" w:rsidR="00C63194" w:rsidRPr="00F7092D" w:rsidRDefault="00C63194">
            <w:pPr>
              <w:spacing w:line="240" w:lineRule="auto"/>
              <w:rPr>
                <w:ins w:id="1398" w:author="Jochum, Michael D." w:date="2021-08-03T13:36:00Z"/>
                <w:rFonts w:cstheme="minorHAnsi"/>
                <w:rPrChange w:id="1399" w:author="Jochum, Michael D." w:date="2021-08-05T16:09:00Z">
                  <w:rPr>
                    <w:ins w:id="1400" w:author="Jochum, Michael D." w:date="2021-08-03T13:36:00Z"/>
                    <w:sz w:val="24"/>
                    <w:szCs w:val="24"/>
                  </w:rPr>
                </w:rPrChange>
              </w:rPr>
              <w:pPrChange w:id="1401" w:author="Jochum, Michael D." w:date="2021-08-05T15:29:00Z">
                <w:pPr/>
              </w:pPrChange>
            </w:pPr>
            <w:ins w:id="1402" w:author="Jochum, Michael D." w:date="2021-08-03T13:36:00Z">
              <w:r w:rsidRPr="00F7092D">
                <w:rPr>
                  <w:rFonts w:cstheme="minorHAnsi"/>
                  <w:b/>
                  <w:bCs/>
                  <w:rPrChange w:id="1403" w:author="Jochum, Michael D." w:date="2021-08-05T16:09:00Z">
                    <w:rPr>
                      <w:b/>
                      <w:bCs/>
                      <w:sz w:val="24"/>
                      <w:szCs w:val="24"/>
                    </w:rPr>
                  </w:rPrChange>
                </w:rPr>
                <w:t>Sex</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404"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8E69422" w14:textId="77777777" w:rsidR="00C63194" w:rsidRPr="00F7092D" w:rsidRDefault="00C63194">
            <w:pPr>
              <w:spacing w:line="240" w:lineRule="auto"/>
              <w:jc w:val="center"/>
              <w:rPr>
                <w:ins w:id="1405" w:author="Jochum, Michael D." w:date="2021-08-03T13:36:00Z"/>
                <w:rFonts w:cstheme="minorHAnsi"/>
                <w:rPrChange w:id="1406" w:author="Jochum, Michael D." w:date="2021-08-05T16:09:00Z">
                  <w:rPr>
                    <w:ins w:id="1407" w:author="Jochum, Michael D." w:date="2021-08-03T13:36:00Z"/>
                    <w:sz w:val="24"/>
                    <w:szCs w:val="24"/>
                  </w:rPr>
                </w:rPrChange>
              </w:rPr>
              <w:pPrChange w:id="1408"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40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0CDA34F" w14:textId="77777777" w:rsidR="00C63194" w:rsidRPr="00F7092D" w:rsidRDefault="00C63194">
            <w:pPr>
              <w:spacing w:line="240" w:lineRule="auto"/>
              <w:jc w:val="center"/>
              <w:rPr>
                <w:ins w:id="1410" w:author="Jochum, Michael D." w:date="2021-08-03T13:36:00Z"/>
                <w:rFonts w:cstheme="minorHAnsi"/>
                <w:rPrChange w:id="1411" w:author="Jochum, Michael D." w:date="2021-08-05T16:09:00Z">
                  <w:rPr>
                    <w:ins w:id="1412" w:author="Jochum, Michael D." w:date="2021-08-03T13:36:00Z"/>
                    <w:sz w:val="24"/>
                    <w:szCs w:val="24"/>
                  </w:rPr>
                </w:rPrChange>
              </w:rPr>
              <w:pPrChange w:id="1413"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41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BFEE810" w14:textId="77777777" w:rsidR="00C63194" w:rsidRPr="00F7092D" w:rsidRDefault="00C63194">
            <w:pPr>
              <w:spacing w:line="240" w:lineRule="auto"/>
              <w:jc w:val="center"/>
              <w:rPr>
                <w:ins w:id="1415" w:author="Jochum, Michael D." w:date="2021-08-03T13:36:00Z"/>
                <w:rFonts w:cstheme="minorHAnsi"/>
                <w:rPrChange w:id="1416" w:author="Jochum, Michael D." w:date="2021-08-05T16:09:00Z">
                  <w:rPr>
                    <w:ins w:id="1417" w:author="Jochum, Michael D." w:date="2021-08-03T13:36:00Z"/>
                    <w:sz w:val="24"/>
                    <w:szCs w:val="24"/>
                  </w:rPr>
                </w:rPrChange>
              </w:rPr>
              <w:pPrChange w:id="1418" w:author="Jochum, Michael D." w:date="2021-08-05T15:29:00Z">
                <w:pPr/>
              </w:pPrChange>
            </w:pPr>
          </w:p>
        </w:tc>
      </w:tr>
      <w:tr w:rsidR="00E432A9" w:rsidRPr="00F7092D" w14:paraId="641B05CD" w14:textId="77777777" w:rsidTr="00E432A9">
        <w:trPr>
          <w:trHeight w:val="144"/>
          <w:ins w:id="1419" w:author="Jochum, Michael D." w:date="2021-08-03T13:36:00Z"/>
          <w:trPrChange w:id="142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42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7CC1F76" w14:textId="77777777" w:rsidR="00C63194" w:rsidRPr="00F7092D" w:rsidRDefault="00C63194">
            <w:pPr>
              <w:spacing w:line="240" w:lineRule="auto"/>
              <w:jc w:val="right"/>
              <w:rPr>
                <w:ins w:id="1422" w:author="Jochum, Michael D." w:date="2021-08-03T13:36:00Z"/>
                <w:rFonts w:cstheme="minorHAnsi"/>
                <w:rPrChange w:id="1423" w:author="Jochum, Michael D." w:date="2021-08-05T16:09:00Z">
                  <w:rPr>
                    <w:ins w:id="1424" w:author="Jochum, Michael D." w:date="2021-08-03T13:36:00Z"/>
                    <w:sz w:val="24"/>
                    <w:szCs w:val="24"/>
                  </w:rPr>
                </w:rPrChange>
              </w:rPr>
              <w:pPrChange w:id="1425" w:author="Jochum, Michael D." w:date="2021-08-05T15:29:00Z">
                <w:pPr/>
              </w:pPrChange>
            </w:pPr>
            <w:ins w:id="1426" w:author="Jochum, Michael D." w:date="2021-08-03T13:36:00Z">
              <w:r w:rsidRPr="00F7092D">
                <w:rPr>
                  <w:rFonts w:cstheme="minorHAnsi"/>
                  <w:rPrChange w:id="1427" w:author="Jochum, Michael D." w:date="2021-08-05T16:09:00Z">
                    <w:rPr>
                      <w:sz w:val="24"/>
                      <w:szCs w:val="24"/>
                    </w:rPr>
                  </w:rPrChange>
                </w:rPr>
                <w:t>female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42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CDFC2B7" w14:textId="77777777" w:rsidR="00C63194" w:rsidRPr="00F7092D" w:rsidRDefault="00C63194">
            <w:pPr>
              <w:spacing w:line="240" w:lineRule="auto"/>
              <w:jc w:val="center"/>
              <w:rPr>
                <w:ins w:id="1429" w:author="Jochum, Michael D." w:date="2021-08-03T13:36:00Z"/>
                <w:rFonts w:cstheme="minorHAnsi"/>
                <w:rPrChange w:id="1430" w:author="Jochum, Michael D." w:date="2021-08-05T16:09:00Z">
                  <w:rPr>
                    <w:ins w:id="1431" w:author="Jochum, Michael D." w:date="2021-08-03T13:36:00Z"/>
                    <w:sz w:val="24"/>
                    <w:szCs w:val="24"/>
                  </w:rPr>
                </w:rPrChange>
              </w:rPr>
              <w:pPrChange w:id="1432" w:author="Jochum, Michael D." w:date="2021-08-05T15:29:00Z">
                <w:pPr/>
              </w:pPrChange>
            </w:pPr>
            <w:ins w:id="1433" w:author="Jochum, Michael D." w:date="2021-08-03T13:36:00Z">
              <w:r w:rsidRPr="00F7092D">
                <w:rPr>
                  <w:rFonts w:cstheme="minorHAnsi"/>
                  <w:rPrChange w:id="1434" w:author="Jochum, Michael D." w:date="2021-08-05T16:09:00Z">
                    <w:rPr>
                      <w:sz w:val="24"/>
                      <w:szCs w:val="24"/>
                    </w:rPr>
                  </w:rPrChange>
                </w:rPr>
                <w:t>4 (18.18%)</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43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F3DBFF2" w14:textId="77777777" w:rsidR="00C63194" w:rsidRPr="00F7092D" w:rsidRDefault="00C63194">
            <w:pPr>
              <w:spacing w:line="240" w:lineRule="auto"/>
              <w:jc w:val="center"/>
              <w:rPr>
                <w:ins w:id="1436" w:author="Jochum, Michael D." w:date="2021-08-03T13:36:00Z"/>
                <w:rFonts w:cstheme="minorHAnsi"/>
                <w:rPrChange w:id="1437" w:author="Jochum, Michael D." w:date="2021-08-05T16:09:00Z">
                  <w:rPr>
                    <w:ins w:id="1438" w:author="Jochum, Michael D." w:date="2021-08-03T13:36:00Z"/>
                    <w:sz w:val="24"/>
                    <w:szCs w:val="24"/>
                  </w:rPr>
                </w:rPrChange>
              </w:rPr>
              <w:pPrChange w:id="1439" w:author="Jochum, Michael D." w:date="2021-08-05T15:29:00Z">
                <w:pPr/>
              </w:pPrChange>
            </w:pPr>
            <w:ins w:id="1440" w:author="Jochum, Michael D." w:date="2021-08-03T13:36:00Z">
              <w:r w:rsidRPr="00F7092D">
                <w:rPr>
                  <w:rFonts w:cstheme="minorHAnsi"/>
                  <w:rPrChange w:id="1441" w:author="Jochum, Michael D." w:date="2021-08-05T16:09:00Z">
                    <w:rPr>
                      <w:sz w:val="24"/>
                      <w:szCs w:val="24"/>
                    </w:rPr>
                  </w:rPrChange>
                </w:rPr>
                <w:t>8 (36.36%)</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44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EF97C1C" w14:textId="77777777" w:rsidR="00C63194" w:rsidRPr="00F7092D" w:rsidRDefault="00C63194">
            <w:pPr>
              <w:spacing w:line="240" w:lineRule="auto"/>
              <w:jc w:val="center"/>
              <w:rPr>
                <w:ins w:id="1443" w:author="Jochum, Michael D." w:date="2021-08-03T13:36:00Z"/>
                <w:rFonts w:cstheme="minorHAnsi"/>
                <w:rPrChange w:id="1444" w:author="Jochum, Michael D." w:date="2021-08-05T16:09:00Z">
                  <w:rPr>
                    <w:ins w:id="1445" w:author="Jochum, Michael D." w:date="2021-08-03T13:36:00Z"/>
                    <w:sz w:val="24"/>
                    <w:szCs w:val="24"/>
                  </w:rPr>
                </w:rPrChange>
              </w:rPr>
              <w:pPrChange w:id="1446" w:author="Jochum, Michael D." w:date="2021-08-05T15:29:00Z">
                <w:pPr/>
              </w:pPrChange>
            </w:pPr>
            <w:ins w:id="1447" w:author="Jochum, Michael D." w:date="2021-08-03T13:36:00Z">
              <w:r w:rsidRPr="00F7092D">
                <w:rPr>
                  <w:rFonts w:cstheme="minorHAnsi"/>
                  <w:rPrChange w:id="1448" w:author="Jochum, Michael D." w:date="2021-08-05T16:09:00Z">
                    <w:rPr>
                      <w:sz w:val="24"/>
                      <w:szCs w:val="24"/>
                    </w:rPr>
                  </w:rPrChange>
                </w:rPr>
                <w:t>10 (45.45%)</w:t>
              </w:r>
            </w:ins>
          </w:p>
        </w:tc>
      </w:tr>
      <w:tr w:rsidR="00E432A9" w:rsidRPr="00F7092D" w14:paraId="2898B54D" w14:textId="77777777" w:rsidTr="00E432A9">
        <w:trPr>
          <w:trHeight w:val="144"/>
          <w:ins w:id="1449" w:author="Jochum, Michael D." w:date="2021-08-03T13:36:00Z"/>
          <w:trPrChange w:id="145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45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BBA7C2F" w14:textId="77777777" w:rsidR="00C63194" w:rsidRPr="00F7092D" w:rsidRDefault="00C63194">
            <w:pPr>
              <w:spacing w:line="240" w:lineRule="auto"/>
              <w:jc w:val="right"/>
              <w:rPr>
                <w:ins w:id="1452" w:author="Jochum, Michael D." w:date="2021-08-03T13:36:00Z"/>
                <w:rFonts w:cstheme="minorHAnsi"/>
                <w:rPrChange w:id="1453" w:author="Jochum, Michael D." w:date="2021-08-05T16:09:00Z">
                  <w:rPr>
                    <w:ins w:id="1454" w:author="Jochum, Michael D." w:date="2021-08-03T13:36:00Z"/>
                    <w:sz w:val="24"/>
                    <w:szCs w:val="24"/>
                  </w:rPr>
                </w:rPrChange>
              </w:rPr>
              <w:pPrChange w:id="1455" w:author="Jochum, Michael D." w:date="2021-08-05T15:29:00Z">
                <w:pPr/>
              </w:pPrChange>
            </w:pPr>
            <w:ins w:id="1456" w:author="Jochum, Michael D." w:date="2021-08-03T13:36:00Z">
              <w:r w:rsidRPr="00F7092D">
                <w:rPr>
                  <w:rFonts w:cstheme="minorHAnsi"/>
                  <w:rPrChange w:id="1457" w:author="Jochum, Michael D." w:date="2021-08-05T16:09:00Z">
                    <w:rPr>
                      <w:sz w:val="24"/>
                      <w:szCs w:val="24"/>
                    </w:rPr>
                  </w:rPrChange>
                </w:rPr>
                <w:t>male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45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C3B1ACC" w14:textId="77777777" w:rsidR="00C63194" w:rsidRPr="00F7092D" w:rsidRDefault="00C63194">
            <w:pPr>
              <w:spacing w:line="240" w:lineRule="auto"/>
              <w:jc w:val="center"/>
              <w:rPr>
                <w:ins w:id="1459" w:author="Jochum, Michael D." w:date="2021-08-03T13:36:00Z"/>
                <w:rFonts w:cstheme="minorHAnsi"/>
                <w:rPrChange w:id="1460" w:author="Jochum, Michael D." w:date="2021-08-05T16:09:00Z">
                  <w:rPr>
                    <w:ins w:id="1461" w:author="Jochum, Michael D." w:date="2021-08-03T13:36:00Z"/>
                    <w:sz w:val="24"/>
                    <w:szCs w:val="24"/>
                  </w:rPr>
                </w:rPrChange>
              </w:rPr>
              <w:pPrChange w:id="1462" w:author="Jochum, Michael D." w:date="2021-08-05T15:29:00Z">
                <w:pPr/>
              </w:pPrChange>
            </w:pPr>
            <w:ins w:id="1463" w:author="Jochum, Michael D." w:date="2021-08-03T13:36:00Z">
              <w:r w:rsidRPr="00F7092D">
                <w:rPr>
                  <w:rFonts w:cstheme="minorHAnsi"/>
                  <w:rPrChange w:id="1464" w:author="Jochum, Michael D." w:date="2021-08-05T16:09:00Z">
                    <w:rPr>
                      <w:sz w:val="24"/>
                      <w:szCs w:val="24"/>
                    </w:rPr>
                  </w:rPrChange>
                </w:rPr>
                <w:t>5 (13.15%)</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46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27FEA89" w14:textId="77777777" w:rsidR="00C63194" w:rsidRPr="00F7092D" w:rsidRDefault="00C63194">
            <w:pPr>
              <w:spacing w:line="240" w:lineRule="auto"/>
              <w:jc w:val="center"/>
              <w:rPr>
                <w:ins w:id="1466" w:author="Jochum, Michael D." w:date="2021-08-03T13:36:00Z"/>
                <w:rFonts w:cstheme="minorHAnsi"/>
                <w:rPrChange w:id="1467" w:author="Jochum, Michael D." w:date="2021-08-05T16:09:00Z">
                  <w:rPr>
                    <w:ins w:id="1468" w:author="Jochum, Michael D." w:date="2021-08-03T13:36:00Z"/>
                    <w:sz w:val="24"/>
                    <w:szCs w:val="24"/>
                  </w:rPr>
                </w:rPrChange>
              </w:rPr>
              <w:pPrChange w:id="1469" w:author="Jochum, Michael D." w:date="2021-08-05T15:29:00Z">
                <w:pPr/>
              </w:pPrChange>
            </w:pPr>
            <w:ins w:id="1470" w:author="Jochum, Michael D." w:date="2021-08-03T13:36:00Z">
              <w:r w:rsidRPr="00F7092D">
                <w:rPr>
                  <w:rFonts w:cstheme="minorHAnsi"/>
                  <w:rPrChange w:id="1471" w:author="Jochum, Michael D." w:date="2021-08-05T16:09:00Z">
                    <w:rPr>
                      <w:sz w:val="24"/>
                      <w:szCs w:val="24"/>
                    </w:rPr>
                  </w:rPrChange>
                </w:rPr>
                <w:t>11 (28.94%)</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47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0556F39" w14:textId="77777777" w:rsidR="00C63194" w:rsidRPr="00F7092D" w:rsidRDefault="00C63194">
            <w:pPr>
              <w:spacing w:line="240" w:lineRule="auto"/>
              <w:jc w:val="center"/>
              <w:rPr>
                <w:ins w:id="1473" w:author="Jochum, Michael D." w:date="2021-08-03T13:36:00Z"/>
                <w:rFonts w:cstheme="minorHAnsi"/>
                <w:rPrChange w:id="1474" w:author="Jochum, Michael D." w:date="2021-08-05T16:09:00Z">
                  <w:rPr>
                    <w:ins w:id="1475" w:author="Jochum, Michael D." w:date="2021-08-03T13:36:00Z"/>
                    <w:sz w:val="24"/>
                    <w:szCs w:val="24"/>
                  </w:rPr>
                </w:rPrChange>
              </w:rPr>
              <w:pPrChange w:id="1476" w:author="Jochum, Michael D." w:date="2021-08-05T15:29:00Z">
                <w:pPr/>
              </w:pPrChange>
            </w:pPr>
            <w:ins w:id="1477" w:author="Jochum, Michael D." w:date="2021-08-03T13:36:00Z">
              <w:r w:rsidRPr="00F7092D">
                <w:rPr>
                  <w:rFonts w:cstheme="minorHAnsi"/>
                  <w:rPrChange w:id="1478" w:author="Jochum, Michael D." w:date="2021-08-05T16:09:00Z">
                    <w:rPr>
                      <w:sz w:val="24"/>
                      <w:szCs w:val="24"/>
                    </w:rPr>
                  </w:rPrChange>
                </w:rPr>
                <w:t>22 (57.89%)</w:t>
              </w:r>
            </w:ins>
          </w:p>
        </w:tc>
      </w:tr>
      <w:tr w:rsidR="00E432A9" w:rsidRPr="00F7092D" w14:paraId="6AB4DA6B" w14:textId="77777777" w:rsidTr="00E432A9">
        <w:trPr>
          <w:trHeight w:val="144"/>
          <w:ins w:id="1479" w:author="Jochum, Michael D." w:date="2021-08-03T13:36:00Z"/>
          <w:trPrChange w:id="148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48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5700B6A" w14:textId="77777777" w:rsidR="00C63194" w:rsidRPr="00F7092D" w:rsidRDefault="00C63194">
            <w:pPr>
              <w:spacing w:line="240" w:lineRule="auto"/>
              <w:jc w:val="right"/>
              <w:rPr>
                <w:ins w:id="1482" w:author="Jochum, Michael D." w:date="2021-08-03T13:36:00Z"/>
                <w:rFonts w:cstheme="minorHAnsi"/>
                <w:rPrChange w:id="1483" w:author="Jochum, Michael D." w:date="2021-08-05T16:09:00Z">
                  <w:rPr>
                    <w:ins w:id="1484" w:author="Jochum, Michael D." w:date="2021-08-03T13:36:00Z"/>
                    <w:sz w:val="24"/>
                    <w:szCs w:val="24"/>
                  </w:rPr>
                </w:rPrChange>
              </w:rPr>
              <w:pPrChange w:id="1485" w:author="Jochum, Michael D." w:date="2021-08-05T15:29:00Z">
                <w:pPr/>
              </w:pPrChange>
            </w:pPr>
            <w:ins w:id="1486" w:author="Jochum, Michael D." w:date="2021-08-03T13:36:00Z">
              <w:r w:rsidRPr="00F7092D">
                <w:rPr>
                  <w:rFonts w:cstheme="minorHAnsi"/>
                  <w:rPrChange w:id="1487" w:author="Jochum, Michael D." w:date="2021-08-05T16:09:00Z">
                    <w:rPr>
                      <w:sz w:val="24"/>
                      <w:szCs w:val="24"/>
                    </w:rPr>
                  </w:rPrChange>
                </w:rPr>
                <w:t>unspecified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48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729D14" w14:textId="77777777" w:rsidR="00C63194" w:rsidRPr="00F7092D" w:rsidRDefault="00C63194">
            <w:pPr>
              <w:spacing w:line="240" w:lineRule="auto"/>
              <w:jc w:val="center"/>
              <w:rPr>
                <w:ins w:id="1489" w:author="Jochum, Michael D." w:date="2021-08-03T13:36:00Z"/>
                <w:rFonts w:cstheme="minorHAnsi"/>
                <w:rPrChange w:id="1490" w:author="Jochum, Michael D." w:date="2021-08-05T16:09:00Z">
                  <w:rPr>
                    <w:ins w:id="1491" w:author="Jochum, Michael D." w:date="2021-08-03T13:36:00Z"/>
                    <w:sz w:val="24"/>
                    <w:szCs w:val="24"/>
                  </w:rPr>
                </w:rPrChange>
              </w:rPr>
              <w:pPrChange w:id="1492" w:author="Jochum, Michael D." w:date="2021-08-05T15:29:00Z">
                <w:pPr/>
              </w:pPrChange>
            </w:pPr>
            <w:ins w:id="1493" w:author="Jochum, Michael D." w:date="2021-08-03T13:36:00Z">
              <w:r w:rsidRPr="00F7092D">
                <w:rPr>
                  <w:rFonts w:cstheme="minorHAnsi"/>
                  <w:rPrChange w:id="1494" w:author="Jochum, Michael D." w:date="2021-08-05T16:09:00Z">
                    <w:rPr>
                      <w:sz w:val="24"/>
                      <w:szCs w:val="24"/>
                    </w:rPr>
                  </w:rPrChange>
                </w:rPr>
                <w:t>20 (76.92%)</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49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600CB40" w14:textId="77777777" w:rsidR="00C63194" w:rsidRPr="00F7092D" w:rsidRDefault="00C63194">
            <w:pPr>
              <w:spacing w:line="240" w:lineRule="auto"/>
              <w:jc w:val="center"/>
              <w:rPr>
                <w:ins w:id="1496" w:author="Jochum, Michael D." w:date="2021-08-03T13:36:00Z"/>
                <w:rFonts w:cstheme="minorHAnsi"/>
                <w:rPrChange w:id="1497" w:author="Jochum, Michael D." w:date="2021-08-05T16:09:00Z">
                  <w:rPr>
                    <w:ins w:id="1498" w:author="Jochum, Michael D." w:date="2021-08-03T13:36:00Z"/>
                    <w:sz w:val="24"/>
                    <w:szCs w:val="24"/>
                  </w:rPr>
                </w:rPrChange>
              </w:rPr>
              <w:pPrChange w:id="1499" w:author="Jochum, Michael D." w:date="2021-08-05T15:29:00Z">
                <w:pPr/>
              </w:pPrChange>
            </w:pPr>
            <w:ins w:id="1500" w:author="Jochum, Michael D." w:date="2021-08-03T13:36:00Z">
              <w:r w:rsidRPr="00F7092D">
                <w:rPr>
                  <w:rFonts w:cstheme="minorHAnsi"/>
                  <w:rPrChange w:id="1501" w:author="Jochum, Michael D." w:date="2021-08-05T16:09:00Z">
                    <w:rPr>
                      <w:sz w:val="24"/>
                      <w:szCs w:val="24"/>
                    </w:rPr>
                  </w:rPrChange>
                </w:rPr>
                <w:t>6(23.07%)</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50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7823EED" w14:textId="77777777" w:rsidR="00C63194" w:rsidRPr="00F7092D" w:rsidRDefault="00C63194">
            <w:pPr>
              <w:spacing w:line="240" w:lineRule="auto"/>
              <w:jc w:val="center"/>
              <w:rPr>
                <w:ins w:id="1503" w:author="Jochum, Michael D." w:date="2021-08-03T13:36:00Z"/>
                <w:rFonts w:cstheme="minorHAnsi"/>
                <w:rPrChange w:id="1504" w:author="Jochum, Michael D." w:date="2021-08-05T16:09:00Z">
                  <w:rPr>
                    <w:ins w:id="1505" w:author="Jochum, Michael D." w:date="2021-08-03T13:36:00Z"/>
                    <w:sz w:val="24"/>
                    <w:szCs w:val="24"/>
                  </w:rPr>
                </w:rPrChange>
              </w:rPr>
              <w:pPrChange w:id="1506" w:author="Jochum, Michael D." w:date="2021-08-05T15:29:00Z">
                <w:pPr/>
              </w:pPrChange>
            </w:pPr>
            <w:ins w:id="1507" w:author="Jochum, Michael D." w:date="2021-08-03T13:36:00Z">
              <w:r w:rsidRPr="00F7092D">
                <w:rPr>
                  <w:rFonts w:cstheme="minorHAnsi"/>
                  <w:rPrChange w:id="1508" w:author="Jochum, Michael D." w:date="2021-08-05T16:09:00Z">
                    <w:rPr>
                      <w:sz w:val="24"/>
                      <w:szCs w:val="24"/>
                    </w:rPr>
                  </w:rPrChange>
                </w:rPr>
                <w:t>0 (0%)</w:t>
              </w:r>
            </w:ins>
          </w:p>
        </w:tc>
      </w:tr>
      <w:tr w:rsidR="00E432A9" w:rsidRPr="00F7092D" w14:paraId="709C0912" w14:textId="77777777" w:rsidTr="00E432A9">
        <w:trPr>
          <w:trHeight w:val="144"/>
          <w:ins w:id="1509" w:author="Jochum, Michael D." w:date="2021-08-03T13:36:00Z"/>
          <w:trPrChange w:id="151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bottom"/>
            <w:hideMark/>
            <w:tcPrChange w:id="151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372C3049" w14:textId="77777777" w:rsidR="00C63194" w:rsidRPr="00F7092D" w:rsidRDefault="00C63194">
            <w:pPr>
              <w:spacing w:line="240" w:lineRule="auto"/>
              <w:rPr>
                <w:ins w:id="1512" w:author="Jochum, Michael D." w:date="2021-08-03T13:36:00Z"/>
                <w:rFonts w:cstheme="minorHAnsi"/>
                <w:rPrChange w:id="1513" w:author="Jochum, Michael D." w:date="2021-08-05T16:09:00Z">
                  <w:rPr>
                    <w:ins w:id="1514" w:author="Jochum, Michael D." w:date="2021-08-03T13:36:00Z"/>
                    <w:sz w:val="24"/>
                    <w:szCs w:val="24"/>
                  </w:rPr>
                </w:rPrChange>
              </w:rPr>
              <w:pPrChange w:id="1515" w:author="Jochum, Michael D." w:date="2021-08-05T15:29:00Z">
                <w:pPr/>
              </w:pPrChange>
            </w:pPr>
            <w:ins w:id="1516" w:author="Jochum, Michael D." w:date="2021-08-03T13:36:00Z">
              <w:r w:rsidRPr="00F7092D">
                <w:rPr>
                  <w:rFonts w:cstheme="minorHAnsi"/>
                  <w:b/>
                  <w:bCs/>
                  <w:rPrChange w:id="1517" w:author="Jochum, Michael D." w:date="2021-08-05T16:09:00Z">
                    <w:rPr>
                      <w:b/>
                      <w:bCs/>
                      <w:sz w:val="24"/>
                      <w:szCs w:val="24"/>
                    </w:rPr>
                  </w:rPrChange>
                </w:rPr>
                <w:t>Reads</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51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5452C33" w14:textId="77777777" w:rsidR="00C63194" w:rsidRPr="00F7092D" w:rsidRDefault="00C63194">
            <w:pPr>
              <w:spacing w:line="240" w:lineRule="auto"/>
              <w:jc w:val="center"/>
              <w:rPr>
                <w:ins w:id="1519" w:author="Jochum, Michael D." w:date="2021-08-03T13:36:00Z"/>
                <w:rFonts w:cstheme="minorHAnsi"/>
                <w:rPrChange w:id="1520" w:author="Jochum, Michael D." w:date="2021-08-05T16:09:00Z">
                  <w:rPr>
                    <w:ins w:id="1521" w:author="Jochum, Michael D." w:date="2021-08-03T13:36:00Z"/>
                    <w:sz w:val="24"/>
                    <w:szCs w:val="24"/>
                  </w:rPr>
                </w:rPrChange>
              </w:rPr>
              <w:pPrChange w:id="1522"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523"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9BD6589" w14:textId="77777777" w:rsidR="00C63194" w:rsidRPr="00F7092D" w:rsidRDefault="00C63194">
            <w:pPr>
              <w:spacing w:line="240" w:lineRule="auto"/>
              <w:jc w:val="center"/>
              <w:rPr>
                <w:ins w:id="1524" w:author="Jochum, Michael D." w:date="2021-08-03T13:36:00Z"/>
                <w:rFonts w:cstheme="minorHAnsi"/>
                <w:rPrChange w:id="1525" w:author="Jochum, Michael D." w:date="2021-08-05T16:09:00Z">
                  <w:rPr>
                    <w:ins w:id="1526" w:author="Jochum, Michael D." w:date="2021-08-03T13:36:00Z"/>
                    <w:sz w:val="24"/>
                    <w:szCs w:val="24"/>
                  </w:rPr>
                </w:rPrChange>
              </w:rPr>
              <w:pPrChange w:id="1527"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528"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1ED1DC6" w14:textId="77777777" w:rsidR="00C63194" w:rsidRPr="00F7092D" w:rsidRDefault="00C63194">
            <w:pPr>
              <w:spacing w:line="240" w:lineRule="auto"/>
              <w:jc w:val="center"/>
              <w:rPr>
                <w:ins w:id="1529" w:author="Jochum, Michael D." w:date="2021-08-03T13:36:00Z"/>
                <w:rFonts w:cstheme="minorHAnsi"/>
                <w:rPrChange w:id="1530" w:author="Jochum, Michael D." w:date="2021-08-05T16:09:00Z">
                  <w:rPr>
                    <w:ins w:id="1531" w:author="Jochum, Michael D." w:date="2021-08-03T13:36:00Z"/>
                    <w:sz w:val="24"/>
                    <w:szCs w:val="24"/>
                  </w:rPr>
                </w:rPrChange>
              </w:rPr>
              <w:pPrChange w:id="1532" w:author="Jochum, Michael D." w:date="2021-08-05T15:29:00Z">
                <w:pPr/>
              </w:pPrChange>
            </w:pPr>
          </w:p>
        </w:tc>
      </w:tr>
      <w:tr w:rsidR="00E432A9" w:rsidRPr="00F7092D" w14:paraId="4FD110E6" w14:textId="77777777" w:rsidTr="00E432A9">
        <w:trPr>
          <w:trHeight w:val="144"/>
          <w:ins w:id="1533" w:author="Jochum, Michael D." w:date="2021-08-03T13:36:00Z"/>
          <w:trPrChange w:id="1534"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53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D14F712" w14:textId="77777777" w:rsidR="00C63194" w:rsidRPr="00F7092D" w:rsidRDefault="00C63194">
            <w:pPr>
              <w:spacing w:line="240" w:lineRule="auto"/>
              <w:jc w:val="right"/>
              <w:rPr>
                <w:ins w:id="1536" w:author="Jochum, Michael D." w:date="2021-08-03T13:36:00Z"/>
                <w:rFonts w:cstheme="minorHAnsi"/>
                <w:rPrChange w:id="1537" w:author="Jochum, Michael D." w:date="2021-08-05T16:09:00Z">
                  <w:rPr>
                    <w:ins w:id="1538" w:author="Jochum, Michael D." w:date="2021-08-03T13:36:00Z"/>
                    <w:sz w:val="24"/>
                    <w:szCs w:val="24"/>
                  </w:rPr>
                </w:rPrChange>
              </w:rPr>
              <w:pPrChange w:id="1539" w:author="Jochum, Michael D." w:date="2021-08-05T15:29:00Z">
                <w:pPr/>
              </w:pPrChange>
            </w:pPr>
            <w:ins w:id="1540" w:author="Jochum, Michael D." w:date="2021-08-03T13:36:00Z">
              <w:r w:rsidRPr="00F7092D">
                <w:rPr>
                  <w:rFonts w:cstheme="minorHAnsi"/>
                  <w:rPrChange w:id="1541" w:author="Jochum, Michael D." w:date="2021-08-05T16:09:00Z">
                    <w:rPr>
                      <w:sz w:val="24"/>
                      <w:szCs w:val="24"/>
                    </w:rPr>
                  </w:rPrChange>
                </w:rPr>
                <w:t>paired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54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8572703" w14:textId="77777777" w:rsidR="00C63194" w:rsidRPr="00F7092D" w:rsidRDefault="00C63194">
            <w:pPr>
              <w:spacing w:line="240" w:lineRule="auto"/>
              <w:jc w:val="center"/>
              <w:rPr>
                <w:ins w:id="1543" w:author="Jochum, Michael D." w:date="2021-08-03T13:36:00Z"/>
                <w:rFonts w:cstheme="minorHAnsi"/>
                <w:rPrChange w:id="1544" w:author="Jochum, Michael D." w:date="2021-08-05T16:09:00Z">
                  <w:rPr>
                    <w:ins w:id="1545" w:author="Jochum, Michael D." w:date="2021-08-03T13:36:00Z"/>
                    <w:sz w:val="24"/>
                    <w:szCs w:val="24"/>
                  </w:rPr>
                </w:rPrChange>
              </w:rPr>
              <w:pPrChange w:id="1546" w:author="Jochum, Michael D." w:date="2021-08-05T15:29:00Z">
                <w:pPr/>
              </w:pPrChange>
            </w:pPr>
            <w:ins w:id="1547" w:author="Jochum, Michael D." w:date="2021-08-03T13:36:00Z">
              <w:r w:rsidRPr="00F7092D">
                <w:rPr>
                  <w:rFonts w:cstheme="minorHAnsi"/>
                  <w:rPrChange w:id="1548" w:author="Jochum, Michael D." w:date="2021-08-05T16:09:00Z">
                    <w:rPr>
                      <w:sz w:val="24"/>
                      <w:szCs w:val="24"/>
                    </w:rPr>
                  </w:rPrChange>
                </w:rPr>
                <w:t>29 (37.18%)</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54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2805DC7" w14:textId="77777777" w:rsidR="00C63194" w:rsidRPr="00F7092D" w:rsidRDefault="00C63194">
            <w:pPr>
              <w:spacing w:line="240" w:lineRule="auto"/>
              <w:jc w:val="center"/>
              <w:rPr>
                <w:ins w:id="1550" w:author="Jochum, Michael D." w:date="2021-08-03T13:36:00Z"/>
                <w:rFonts w:cstheme="minorHAnsi"/>
                <w:rPrChange w:id="1551" w:author="Jochum, Michael D." w:date="2021-08-05T16:09:00Z">
                  <w:rPr>
                    <w:ins w:id="1552" w:author="Jochum, Michael D." w:date="2021-08-03T13:36:00Z"/>
                    <w:sz w:val="24"/>
                    <w:szCs w:val="24"/>
                  </w:rPr>
                </w:rPrChange>
              </w:rPr>
              <w:pPrChange w:id="1553" w:author="Jochum, Michael D." w:date="2021-08-05T15:29:00Z">
                <w:pPr/>
              </w:pPrChange>
            </w:pPr>
            <w:ins w:id="1554" w:author="Jochum, Michael D." w:date="2021-08-03T13:36:00Z">
              <w:r w:rsidRPr="00F7092D">
                <w:rPr>
                  <w:rFonts w:cstheme="minorHAnsi"/>
                  <w:rPrChange w:id="1555" w:author="Jochum, Michael D." w:date="2021-08-05T16:09:00Z">
                    <w:rPr>
                      <w:sz w:val="24"/>
                      <w:szCs w:val="24"/>
                    </w:rPr>
                  </w:rPrChange>
                </w:rPr>
                <w:t>25 (32.05%)</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55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19A8444" w14:textId="77777777" w:rsidR="00C63194" w:rsidRPr="00F7092D" w:rsidRDefault="00C63194">
            <w:pPr>
              <w:spacing w:line="240" w:lineRule="auto"/>
              <w:jc w:val="center"/>
              <w:rPr>
                <w:ins w:id="1557" w:author="Jochum, Michael D." w:date="2021-08-03T13:36:00Z"/>
                <w:rFonts w:cstheme="minorHAnsi"/>
                <w:rPrChange w:id="1558" w:author="Jochum, Michael D." w:date="2021-08-05T16:09:00Z">
                  <w:rPr>
                    <w:ins w:id="1559" w:author="Jochum, Michael D." w:date="2021-08-03T13:36:00Z"/>
                    <w:sz w:val="24"/>
                    <w:szCs w:val="24"/>
                  </w:rPr>
                </w:rPrChange>
              </w:rPr>
              <w:pPrChange w:id="1560" w:author="Jochum, Michael D." w:date="2021-08-05T15:29:00Z">
                <w:pPr/>
              </w:pPrChange>
            </w:pPr>
            <w:ins w:id="1561" w:author="Jochum, Michael D." w:date="2021-08-03T13:36:00Z">
              <w:r w:rsidRPr="00F7092D">
                <w:rPr>
                  <w:rFonts w:cstheme="minorHAnsi"/>
                  <w:rPrChange w:id="1562" w:author="Jochum, Michael D." w:date="2021-08-05T16:09:00Z">
                    <w:rPr>
                      <w:sz w:val="24"/>
                      <w:szCs w:val="24"/>
                    </w:rPr>
                  </w:rPrChange>
                </w:rPr>
                <w:t>24 (30.77%)</w:t>
              </w:r>
            </w:ins>
          </w:p>
        </w:tc>
      </w:tr>
      <w:tr w:rsidR="00E432A9" w:rsidRPr="00F7092D" w14:paraId="542097A3" w14:textId="77777777" w:rsidTr="00E432A9">
        <w:trPr>
          <w:trHeight w:val="144"/>
          <w:ins w:id="1563" w:author="Jochum, Michael D." w:date="2021-08-03T13:36:00Z"/>
          <w:trPrChange w:id="1564"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56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822C7C" w14:textId="77777777" w:rsidR="00C63194" w:rsidRPr="00F7092D" w:rsidRDefault="00C63194">
            <w:pPr>
              <w:spacing w:line="240" w:lineRule="auto"/>
              <w:jc w:val="right"/>
              <w:rPr>
                <w:ins w:id="1566" w:author="Jochum, Michael D." w:date="2021-08-03T13:36:00Z"/>
                <w:rFonts w:cstheme="minorHAnsi"/>
                <w:rPrChange w:id="1567" w:author="Jochum, Michael D." w:date="2021-08-05T16:09:00Z">
                  <w:rPr>
                    <w:ins w:id="1568" w:author="Jochum, Michael D." w:date="2021-08-03T13:36:00Z"/>
                    <w:sz w:val="24"/>
                    <w:szCs w:val="24"/>
                  </w:rPr>
                </w:rPrChange>
              </w:rPr>
              <w:pPrChange w:id="1569" w:author="Jochum, Michael D." w:date="2021-08-05T15:29:00Z">
                <w:pPr/>
              </w:pPrChange>
            </w:pPr>
            <w:ins w:id="1570" w:author="Jochum, Michael D." w:date="2021-08-03T13:36:00Z">
              <w:r w:rsidRPr="00F7092D">
                <w:rPr>
                  <w:rFonts w:cstheme="minorHAnsi"/>
                  <w:rPrChange w:id="1571" w:author="Jochum, Michael D." w:date="2021-08-05T16:09:00Z">
                    <w:rPr>
                      <w:sz w:val="24"/>
                      <w:szCs w:val="24"/>
                    </w:rPr>
                  </w:rPrChange>
                </w:rPr>
                <w:t>single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57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6F15E38" w14:textId="77777777" w:rsidR="00C63194" w:rsidRPr="00F7092D" w:rsidRDefault="00C63194">
            <w:pPr>
              <w:spacing w:line="240" w:lineRule="auto"/>
              <w:jc w:val="center"/>
              <w:rPr>
                <w:ins w:id="1573" w:author="Jochum, Michael D." w:date="2021-08-03T13:36:00Z"/>
                <w:rFonts w:cstheme="minorHAnsi"/>
                <w:rPrChange w:id="1574" w:author="Jochum, Michael D." w:date="2021-08-05T16:09:00Z">
                  <w:rPr>
                    <w:ins w:id="1575" w:author="Jochum, Michael D." w:date="2021-08-03T13:36:00Z"/>
                    <w:sz w:val="24"/>
                    <w:szCs w:val="24"/>
                  </w:rPr>
                </w:rPrChange>
              </w:rPr>
              <w:pPrChange w:id="1576" w:author="Jochum, Michael D." w:date="2021-08-05T15:29:00Z">
                <w:pPr/>
              </w:pPrChange>
            </w:pPr>
            <w:ins w:id="1577" w:author="Jochum, Michael D." w:date="2021-08-03T13:36:00Z">
              <w:r w:rsidRPr="00F7092D">
                <w:rPr>
                  <w:rFonts w:cstheme="minorHAnsi"/>
                  <w:rPrChange w:id="1578"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57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4B88DFF" w14:textId="77777777" w:rsidR="00C63194" w:rsidRPr="00F7092D" w:rsidRDefault="00C63194">
            <w:pPr>
              <w:spacing w:line="240" w:lineRule="auto"/>
              <w:jc w:val="center"/>
              <w:rPr>
                <w:ins w:id="1580" w:author="Jochum, Michael D." w:date="2021-08-03T13:36:00Z"/>
                <w:rFonts w:cstheme="minorHAnsi"/>
                <w:rPrChange w:id="1581" w:author="Jochum, Michael D." w:date="2021-08-05T16:09:00Z">
                  <w:rPr>
                    <w:ins w:id="1582" w:author="Jochum, Michael D." w:date="2021-08-03T13:36:00Z"/>
                    <w:sz w:val="24"/>
                    <w:szCs w:val="24"/>
                  </w:rPr>
                </w:rPrChange>
              </w:rPr>
              <w:pPrChange w:id="1583" w:author="Jochum, Michael D." w:date="2021-08-05T15:29:00Z">
                <w:pPr/>
              </w:pPrChange>
            </w:pPr>
            <w:ins w:id="1584" w:author="Jochum, Michael D." w:date="2021-08-03T13:36:00Z">
              <w:r w:rsidRPr="00F7092D">
                <w:rPr>
                  <w:rFonts w:cstheme="minorHAnsi"/>
                  <w:rPrChange w:id="1585"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58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72C28A8" w14:textId="77777777" w:rsidR="00C63194" w:rsidRPr="00F7092D" w:rsidRDefault="00C63194">
            <w:pPr>
              <w:spacing w:line="240" w:lineRule="auto"/>
              <w:jc w:val="center"/>
              <w:rPr>
                <w:ins w:id="1587" w:author="Jochum, Michael D." w:date="2021-08-03T13:36:00Z"/>
                <w:rFonts w:cstheme="minorHAnsi"/>
                <w:rPrChange w:id="1588" w:author="Jochum, Michael D." w:date="2021-08-05T16:09:00Z">
                  <w:rPr>
                    <w:ins w:id="1589" w:author="Jochum, Michael D." w:date="2021-08-03T13:36:00Z"/>
                    <w:sz w:val="24"/>
                    <w:szCs w:val="24"/>
                  </w:rPr>
                </w:rPrChange>
              </w:rPr>
              <w:pPrChange w:id="1590" w:author="Jochum, Michael D." w:date="2021-08-05T15:29:00Z">
                <w:pPr/>
              </w:pPrChange>
            </w:pPr>
            <w:ins w:id="1591" w:author="Jochum, Michael D." w:date="2021-08-03T13:36:00Z">
              <w:r w:rsidRPr="00F7092D">
                <w:rPr>
                  <w:rFonts w:cstheme="minorHAnsi"/>
                  <w:rPrChange w:id="1592" w:author="Jochum, Michael D." w:date="2021-08-05T16:09:00Z">
                    <w:rPr>
                      <w:sz w:val="24"/>
                      <w:szCs w:val="24"/>
                    </w:rPr>
                  </w:rPrChange>
                </w:rPr>
                <w:t>8 (100%)</w:t>
              </w:r>
            </w:ins>
          </w:p>
        </w:tc>
      </w:tr>
      <w:tr w:rsidR="00E432A9" w:rsidRPr="00F7092D" w14:paraId="7B725DB8" w14:textId="77777777" w:rsidTr="00E432A9">
        <w:trPr>
          <w:trHeight w:val="144"/>
          <w:ins w:id="1593" w:author="Jochum, Michael D." w:date="2021-08-03T13:36:00Z"/>
          <w:trPrChange w:id="1594"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59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166238E" w14:textId="77777777" w:rsidR="00C63194" w:rsidRPr="00F7092D" w:rsidRDefault="00C63194">
            <w:pPr>
              <w:spacing w:line="240" w:lineRule="auto"/>
              <w:jc w:val="right"/>
              <w:rPr>
                <w:ins w:id="1596" w:author="Jochum, Michael D." w:date="2021-08-03T13:36:00Z"/>
                <w:rFonts w:cstheme="minorHAnsi"/>
                <w:rPrChange w:id="1597" w:author="Jochum, Michael D." w:date="2021-08-05T16:09:00Z">
                  <w:rPr>
                    <w:ins w:id="1598" w:author="Jochum, Michael D." w:date="2021-08-03T13:36:00Z"/>
                    <w:sz w:val="24"/>
                    <w:szCs w:val="24"/>
                  </w:rPr>
                </w:rPrChange>
              </w:rPr>
              <w:pPrChange w:id="1599" w:author="Jochum, Michael D." w:date="2021-08-05T15:29:00Z">
                <w:pPr/>
              </w:pPrChange>
            </w:pPr>
            <w:ins w:id="1600" w:author="Jochum, Michael D." w:date="2021-08-03T13:36:00Z">
              <w:r w:rsidRPr="00F7092D">
                <w:rPr>
                  <w:rFonts w:cstheme="minorHAnsi"/>
                  <w:rPrChange w:id="1601" w:author="Jochum, Michael D." w:date="2021-08-05T16:09:00Z">
                    <w:rPr>
                      <w:sz w:val="24"/>
                      <w:szCs w:val="24"/>
                    </w:rPr>
                  </w:rPrChange>
                </w:rPr>
                <w:t>unspecified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60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66EC22C" w14:textId="77777777" w:rsidR="00C63194" w:rsidRPr="00F7092D" w:rsidRDefault="00C63194">
            <w:pPr>
              <w:spacing w:line="240" w:lineRule="auto"/>
              <w:jc w:val="center"/>
              <w:rPr>
                <w:ins w:id="1603" w:author="Jochum, Michael D." w:date="2021-08-03T13:36:00Z"/>
                <w:rFonts w:cstheme="minorHAnsi"/>
                <w:rPrChange w:id="1604" w:author="Jochum, Michael D." w:date="2021-08-05T16:09:00Z">
                  <w:rPr>
                    <w:ins w:id="1605" w:author="Jochum, Michael D." w:date="2021-08-03T13:36:00Z"/>
                    <w:sz w:val="24"/>
                    <w:szCs w:val="24"/>
                  </w:rPr>
                </w:rPrChange>
              </w:rPr>
              <w:pPrChange w:id="1606" w:author="Jochum, Michael D." w:date="2021-08-05T15:29:00Z">
                <w:pPr/>
              </w:pPrChange>
            </w:pPr>
            <w:ins w:id="1607" w:author="Jochum, Michael D." w:date="2021-08-03T13:36:00Z">
              <w:r w:rsidRPr="00F7092D">
                <w:rPr>
                  <w:rFonts w:cstheme="minorHAnsi"/>
                  <w:rPrChange w:id="1608"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60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1BE5AF" w14:textId="77777777" w:rsidR="00C63194" w:rsidRPr="00F7092D" w:rsidRDefault="00C63194">
            <w:pPr>
              <w:spacing w:line="240" w:lineRule="auto"/>
              <w:jc w:val="center"/>
              <w:rPr>
                <w:ins w:id="1610" w:author="Jochum, Michael D." w:date="2021-08-03T13:36:00Z"/>
                <w:rFonts w:cstheme="minorHAnsi"/>
                <w:rPrChange w:id="1611" w:author="Jochum, Michael D." w:date="2021-08-05T16:09:00Z">
                  <w:rPr>
                    <w:ins w:id="1612" w:author="Jochum, Michael D." w:date="2021-08-03T13:36:00Z"/>
                    <w:sz w:val="24"/>
                    <w:szCs w:val="24"/>
                  </w:rPr>
                </w:rPrChange>
              </w:rPr>
              <w:pPrChange w:id="1613" w:author="Jochum, Michael D." w:date="2021-08-05T15:29:00Z">
                <w:pPr/>
              </w:pPrChange>
            </w:pPr>
            <w:ins w:id="1614" w:author="Jochum, Michael D." w:date="2021-08-03T13:36:00Z">
              <w:r w:rsidRPr="00F7092D">
                <w:rPr>
                  <w:rFonts w:cstheme="minorHAnsi"/>
                  <w:rPrChange w:id="1615"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61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3472565" w14:textId="77777777" w:rsidR="00C63194" w:rsidRPr="00F7092D" w:rsidRDefault="00C63194">
            <w:pPr>
              <w:spacing w:line="240" w:lineRule="auto"/>
              <w:jc w:val="center"/>
              <w:rPr>
                <w:ins w:id="1617" w:author="Jochum, Michael D." w:date="2021-08-03T13:36:00Z"/>
                <w:rFonts w:cstheme="minorHAnsi"/>
                <w:rPrChange w:id="1618" w:author="Jochum, Michael D." w:date="2021-08-05T16:09:00Z">
                  <w:rPr>
                    <w:ins w:id="1619" w:author="Jochum, Michael D." w:date="2021-08-03T13:36:00Z"/>
                    <w:sz w:val="24"/>
                    <w:szCs w:val="24"/>
                  </w:rPr>
                </w:rPrChange>
              </w:rPr>
              <w:pPrChange w:id="1620" w:author="Jochum, Michael D." w:date="2021-08-05T15:29:00Z">
                <w:pPr/>
              </w:pPrChange>
            </w:pPr>
            <w:ins w:id="1621" w:author="Jochum, Michael D." w:date="2021-08-03T13:36:00Z">
              <w:r w:rsidRPr="00F7092D">
                <w:rPr>
                  <w:rFonts w:cstheme="minorHAnsi"/>
                  <w:rPrChange w:id="1622" w:author="Jochum, Michael D." w:date="2021-08-05T16:09:00Z">
                    <w:rPr>
                      <w:sz w:val="24"/>
                      <w:szCs w:val="24"/>
                    </w:rPr>
                  </w:rPrChange>
                </w:rPr>
                <w:t>0 (0%)</w:t>
              </w:r>
            </w:ins>
          </w:p>
        </w:tc>
      </w:tr>
      <w:tr w:rsidR="00E432A9" w:rsidRPr="00F7092D" w14:paraId="6E74D0BE" w14:textId="77777777" w:rsidTr="00E432A9">
        <w:trPr>
          <w:trHeight w:val="144"/>
          <w:ins w:id="1623" w:author="Jochum, Michael D." w:date="2021-08-03T13:36:00Z"/>
          <w:trPrChange w:id="1624"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bottom"/>
            <w:hideMark/>
            <w:tcPrChange w:id="162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6D82475D" w14:textId="77777777" w:rsidR="00C63194" w:rsidRPr="00F7092D" w:rsidRDefault="00C63194">
            <w:pPr>
              <w:spacing w:line="240" w:lineRule="auto"/>
              <w:rPr>
                <w:ins w:id="1626" w:author="Jochum, Michael D." w:date="2021-08-03T13:36:00Z"/>
                <w:rFonts w:cstheme="minorHAnsi"/>
                <w:rPrChange w:id="1627" w:author="Jochum, Michael D." w:date="2021-08-05T16:09:00Z">
                  <w:rPr>
                    <w:ins w:id="1628" w:author="Jochum, Michael D." w:date="2021-08-03T13:36:00Z"/>
                    <w:sz w:val="24"/>
                    <w:szCs w:val="24"/>
                  </w:rPr>
                </w:rPrChange>
              </w:rPr>
              <w:pPrChange w:id="1629" w:author="Jochum, Michael D." w:date="2021-08-05T15:29:00Z">
                <w:pPr/>
              </w:pPrChange>
            </w:pPr>
            <w:ins w:id="1630" w:author="Jochum, Michael D." w:date="2021-08-03T13:36:00Z">
              <w:r w:rsidRPr="00F7092D">
                <w:rPr>
                  <w:rFonts w:cstheme="minorHAnsi"/>
                  <w:b/>
                  <w:bCs/>
                  <w:rPrChange w:id="1631" w:author="Jochum, Michael D." w:date="2021-08-05T16:09:00Z">
                    <w:rPr>
                      <w:b/>
                      <w:bCs/>
                      <w:sz w:val="24"/>
                      <w:szCs w:val="24"/>
                    </w:rPr>
                  </w:rPrChange>
                </w:rPr>
                <w:t>Publication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63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9F8ADCD" w14:textId="77777777" w:rsidR="00C63194" w:rsidRPr="00F7092D" w:rsidRDefault="00C63194">
            <w:pPr>
              <w:spacing w:line="240" w:lineRule="auto"/>
              <w:jc w:val="center"/>
              <w:rPr>
                <w:ins w:id="1633" w:author="Jochum, Michael D." w:date="2021-08-03T13:36:00Z"/>
                <w:rFonts w:cstheme="minorHAnsi"/>
                <w:rPrChange w:id="1634" w:author="Jochum, Michael D." w:date="2021-08-05T16:09:00Z">
                  <w:rPr>
                    <w:ins w:id="1635" w:author="Jochum, Michael D." w:date="2021-08-03T13:36:00Z"/>
                    <w:sz w:val="24"/>
                    <w:szCs w:val="24"/>
                  </w:rPr>
                </w:rPrChange>
              </w:rPr>
              <w:pPrChange w:id="1636"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637"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430646C" w14:textId="77777777" w:rsidR="00C63194" w:rsidRPr="00F7092D" w:rsidRDefault="00C63194">
            <w:pPr>
              <w:spacing w:line="240" w:lineRule="auto"/>
              <w:jc w:val="center"/>
              <w:rPr>
                <w:ins w:id="1638" w:author="Jochum, Michael D." w:date="2021-08-03T13:36:00Z"/>
                <w:rFonts w:cstheme="minorHAnsi"/>
                <w:rPrChange w:id="1639" w:author="Jochum, Michael D." w:date="2021-08-05T16:09:00Z">
                  <w:rPr>
                    <w:ins w:id="1640" w:author="Jochum, Michael D." w:date="2021-08-03T13:36:00Z"/>
                    <w:sz w:val="24"/>
                    <w:szCs w:val="24"/>
                  </w:rPr>
                </w:rPrChange>
              </w:rPr>
              <w:pPrChange w:id="1641"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64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F8939A2" w14:textId="77777777" w:rsidR="00C63194" w:rsidRPr="00F7092D" w:rsidRDefault="00C63194">
            <w:pPr>
              <w:spacing w:line="240" w:lineRule="auto"/>
              <w:jc w:val="center"/>
              <w:rPr>
                <w:ins w:id="1643" w:author="Jochum, Michael D." w:date="2021-08-03T13:36:00Z"/>
                <w:rFonts w:cstheme="minorHAnsi"/>
                <w:rPrChange w:id="1644" w:author="Jochum, Michael D." w:date="2021-08-05T16:09:00Z">
                  <w:rPr>
                    <w:ins w:id="1645" w:author="Jochum, Michael D." w:date="2021-08-03T13:36:00Z"/>
                    <w:sz w:val="24"/>
                    <w:szCs w:val="24"/>
                  </w:rPr>
                </w:rPrChange>
              </w:rPr>
              <w:pPrChange w:id="1646" w:author="Jochum, Michael D." w:date="2021-08-05T15:29:00Z">
                <w:pPr/>
              </w:pPrChange>
            </w:pPr>
          </w:p>
        </w:tc>
      </w:tr>
      <w:tr w:rsidR="00E432A9" w:rsidRPr="00F7092D" w14:paraId="7164860A" w14:textId="77777777" w:rsidTr="00E432A9">
        <w:trPr>
          <w:trHeight w:val="144"/>
          <w:ins w:id="1647" w:author="Jochum, Michael D." w:date="2021-08-03T13:36:00Z"/>
          <w:trPrChange w:id="1648"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649"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2790183" w14:textId="77777777" w:rsidR="00C63194" w:rsidRPr="00F7092D" w:rsidRDefault="00C63194">
            <w:pPr>
              <w:spacing w:line="240" w:lineRule="auto"/>
              <w:jc w:val="right"/>
              <w:rPr>
                <w:ins w:id="1650" w:author="Jochum, Michael D." w:date="2021-08-03T13:36:00Z"/>
                <w:rFonts w:cstheme="minorHAnsi"/>
                <w:rPrChange w:id="1651" w:author="Jochum, Michael D." w:date="2021-08-05T16:09:00Z">
                  <w:rPr>
                    <w:ins w:id="1652" w:author="Jochum, Michael D." w:date="2021-08-03T13:36:00Z"/>
                    <w:sz w:val="24"/>
                    <w:szCs w:val="24"/>
                  </w:rPr>
                </w:rPrChange>
              </w:rPr>
              <w:pPrChange w:id="1653" w:author="Jochum, Michael D." w:date="2021-08-05T15:29:00Z">
                <w:pPr/>
              </w:pPrChange>
            </w:pPr>
            <w:ins w:id="1654" w:author="Jochum, Michael D." w:date="2021-08-03T13:36:00Z">
              <w:r w:rsidRPr="00F7092D">
                <w:rPr>
                  <w:rFonts w:cstheme="minorHAnsi"/>
                  <w:rPrChange w:id="1655" w:author="Jochum, Michael D." w:date="2021-08-05T16:09:00Z">
                    <w:rPr>
                      <w:sz w:val="24"/>
                      <w:szCs w:val="24"/>
                    </w:rPr>
                  </w:rPrChange>
                </w:rPr>
                <w:t>Chen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656"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73BB510" w14:textId="77777777" w:rsidR="00C63194" w:rsidRPr="00F7092D" w:rsidRDefault="00C63194">
            <w:pPr>
              <w:spacing w:line="240" w:lineRule="auto"/>
              <w:jc w:val="center"/>
              <w:rPr>
                <w:ins w:id="1657" w:author="Jochum, Michael D." w:date="2021-08-03T13:36:00Z"/>
                <w:rFonts w:cstheme="minorHAnsi"/>
                <w:rPrChange w:id="1658" w:author="Jochum, Michael D." w:date="2021-08-05T16:09:00Z">
                  <w:rPr>
                    <w:ins w:id="1659" w:author="Jochum, Michael D." w:date="2021-08-03T13:36:00Z"/>
                    <w:sz w:val="24"/>
                    <w:szCs w:val="24"/>
                  </w:rPr>
                </w:rPrChange>
              </w:rPr>
              <w:pPrChange w:id="1660" w:author="Jochum, Michael D." w:date="2021-08-05T15:29:00Z">
                <w:pPr/>
              </w:pPrChange>
            </w:pPr>
            <w:ins w:id="1661" w:author="Jochum, Michael D." w:date="2021-08-03T13:36:00Z">
              <w:r w:rsidRPr="00F7092D">
                <w:rPr>
                  <w:rFonts w:cstheme="minorHAnsi"/>
                  <w:rPrChange w:id="1662"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663"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89E02AC" w14:textId="77777777" w:rsidR="00C63194" w:rsidRPr="00F7092D" w:rsidRDefault="00C63194">
            <w:pPr>
              <w:spacing w:line="240" w:lineRule="auto"/>
              <w:jc w:val="center"/>
              <w:rPr>
                <w:ins w:id="1664" w:author="Jochum, Michael D." w:date="2021-08-03T13:36:00Z"/>
                <w:rFonts w:cstheme="minorHAnsi"/>
                <w:rPrChange w:id="1665" w:author="Jochum, Michael D." w:date="2021-08-05T16:09:00Z">
                  <w:rPr>
                    <w:ins w:id="1666" w:author="Jochum, Michael D." w:date="2021-08-03T13:36:00Z"/>
                    <w:sz w:val="24"/>
                    <w:szCs w:val="24"/>
                  </w:rPr>
                </w:rPrChange>
              </w:rPr>
              <w:pPrChange w:id="1667" w:author="Jochum, Michael D." w:date="2021-08-05T15:29:00Z">
                <w:pPr/>
              </w:pPrChange>
            </w:pPr>
            <w:ins w:id="1668" w:author="Jochum, Michael D." w:date="2021-08-03T13:36:00Z">
              <w:r w:rsidRPr="00F7092D">
                <w:rPr>
                  <w:rFonts w:cstheme="minorHAnsi"/>
                  <w:rPrChange w:id="1669"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670"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0D974D9" w14:textId="77777777" w:rsidR="00C63194" w:rsidRPr="00F7092D" w:rsidRDefault="00C63194">
            <w:pPr>
              <w:spacing w:line="240" w:lineRule="auto"/>
              <w:jc w:val="center"/>
              <w:rPr>
                <w:ins w:id="1671" w:author="Jochum, Michael D." w:date="2021-08-03T13:36:00Z"/>
                <w:rFonts w:cstheme="minorHAnsi"/>
                <w:rPrChange w:id="1672" w:author="Jochum, Michael D." w:date="2021-08-05T16:09:00Z">
                  <w:rPr>
                    <w:ins w:id="1673" w:author="Jochum, Michael D." w:date="2021-08-03T13:36:00Z"/>
                    <w:sz w:val="24"/>
                    <w:szCs w:val="24"/>
                  </w:rPr>
                </w:rPrChange>
              </w:rPr>
              <w:pPrChange w:id="1674" w:author="Jochum, Michael D." w:date="2021-08-05T15:29:00Z">
                <w:pPr/>
              </w:pPrChange>
            </w:pPr>
            <w:ins w:id="1675" w:author="Jochum, Michael D." w:date="2021-08-03T13:36:00Z">
              <w:r w:rsidRPr="00F7092D">
                <w:rPr>
                  <w:rFonts w:cstheme="minorHAnsi"/>
                  <w:rPrChange w:id="1676" w:author="Jochum, Michael D." w:date="2021-08-05T16:09:00Z">
                    <w:rPr>
                      <w:sz w:val="24"/>
                      <w:szCs w:val="24"/>
                    </w:rPr>
                  </w:rPrChange>
                </w:rPr>
                <w:t>2 (100%)</w:t>
              </w:r>
            </w:ins>
          </w:p>
        </w:tc>
      </w:tr>
      <w:tr w:rsidR="00E432A9" w:rsidRPr="00F7092D" w14:paraId="618D514E" w14:textId="77777777" w:rsidTr="00E432A9">
        <w:trPr>
          <w:trHeight w:val="144"/>
          <w:ins w:id="1677" w:author="Jochum, Michael D." w:date="2021-08-03T13:36:00Z"/>
          <w:trPrChange w:id="1678"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679"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8772C56" w14:textId="77777777" w:rsidR="00C63194" w:rsidRPr="00F7092D" w:rsidRDefault="00C63194">
            <w:pPr>
              <w:spacing w:line="240" w:lineRule="auto"/>
              <w:jc w:val="right"/>
              <w:rPr>
                <w:ins w:id="1680" w:author="Jochum, Michael D." w:date="2021-08-03T13:36:00Z"/>
                <w:rFonts w:cstheme="minorHAnsi"/>
                <w:rPrChange w:id="1681" w:author="Jochum, Michael D." w:date="2021-08-05T16:09:00Z">
                  <w:rPr>
                    <w:ins w:id="1682" w:author="Jochum, Michael D." w:date="2021-08-03T13:36:00Z"/>
                    <w:sz w:val="24"/>
                    <w:szCs w:val="24"/>
                  </w:rPr>
                </w:rPrChange>
              </w:rPr>
              <w:pPrChange w:id="1683" w:author="Jochum, Michael D." w:date="2021-08-05T15:29:00Z">
                <w:pPr/>
              </w:pPrChange>
            </w:pPr>
            <w:ins w:id="1684" w:author="Jochum, Michael D." w:date="2021-08-03T13:36:00Z">
              <w:r w:rsidRPr="00F7092D">
                <w:rPr>
                  <w:rFonts w:cstheme="minorHAnsi"/>
                  <w:rPrChange w:id="1685" w:author="Jochum, Michael D." w:date="2021-08-05T16:09:00Z">
                    <w:rPr>
                      <w:sz w:val="24"/>
                      <w:szCs w:val="24"/>
                    </w:rPr>
                  </w:rPrChange>
                </w:rPr>
                <w:t>Ren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686"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EECBF13" w14:textId="77777777" w:rsidR="00C63194" w:rsidRPr="00F7092D" w:rsidRDefault="00C63194">
            <w:pPr>
              <w:spacing w:line="240" w:lineRule="auto"/>
              <w:jc w:val="center"/>
              <w:rPr>
                <w:ins w:id="1687" w:author="Jochum, Michael D." w:date="2021-08-03T13:36:00Z"/>
                <w:rFonts w:cstheme="minorHAnsi"/>
                <w:rPrChange w:id="1688" w:author="Jochum, Michael D." w:date="2021-08-05T16:09:00Z">
                  <w:rPr>
                    <w:ins w:id="1689" w:author="Jochum, Michael D." w:date="2021-08-03T13:36:00Z"/>
                    <w:sz w:val="24"/>
                    <w:szCs w:val="24"/>
                  </w:rPr>
                </w:rPrChange>
              </w:rPr>
              <w:pPrChange w:id="1690" w:author="Jochum, Michael D." w:date="2021-08-05T15:29:00Z">
                <w:pPr/>
              </w:pPrChange>
            </w:pPr>
            <w:ins w:id="1691" w:author="Jochum, Michael D." w:date="2021-08-03T13:36:00Z">
              <w:r w:rsidRPr="00F7092D">
                <w:rPr>
                  <w:rFonts w:cstheme="minorHAnsi"/>
                  <w:rPrChange w:id="1692" w:author="Jochum, Michael D." w:date="2021-08-05T16:09:00Z">
                    <w:rPr>
                      <w:sz w:val="24"/>
                      <w:szCs w:val="24"/>
                    </w:rPr>
                  </w:rPrChange>
                </w:rPr>
                <w:t>9 (100%)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693"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B6B21F4" w14:textId="77777777" w:rsidR="00C63194" w:rsidRPr="00F7092D" w:rsidRDefault="00C63194">
            <w:pPr>
              <w:spacing w:line="240" w:lineRule="auto"/>
              <w:jc w:val="center"/>
              <w:rPr>
                <w:ins w:id="1694" w:author="Jochum, Michael D." w:date="2021-08-03T13:36:00Z"/>
                <w:rFonts w:cstheme="minorHAnsi"/>
                <w:rPrChange w:id="1695" w:author="Jochum, Michael D." w:date="2021-08-05T16:09:00Z">
                  <w:rPr>
                    <w:ins w:id="1696" w:author="Jochum, Michael D." w:date="2021-08-03T13:36:00Z"/>
                    <w:sz w:val="24"/>
                    <w:szCs w:val="24"/>
                  </w:rPr>
                </w:rPrChange>
              </w:rPr>
              <w:pPrChange w:id="1697" w:author="Jochum, Michael D." w:date="2021-08-05T15:29:00Z">
                <w:pPr/>
              </w:pPrChange>
            </w:pPr>
            <w:ins w:id="1698" w:author="Jochum, Michael D." w:date="2021-08-03T13:36:00Z">
              <w:r w:rsidRPr="00F7092D">
                <w:rPr>
                  <w:rFonts w:cstheme="minorHAnsi"/>
                  <w:rPrChange w:id="1699"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700"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802769E" w14:textId="77777777" w:rsidR="00C63194" w:rsidRPr="00F7092D" w:rsidRDefault="00C63194">
            <w:pPr>
              <w:spacing w:line="240" w:lineRule="auto"/>
              <w:jc w:val="center"/>
              <w:rPr>
                <w:ins w:id="1701" w:author="Jochum, Michael D." w:date="2021-08-03T13:36:00Z"/>
                <w:rFonts w:cstheme="minorHAnsi"/>
                <w:rPrChange w:id="1702" w:author="Jochum, Michael D." w:date="2021-08-05T16:09:00Z">
                  <w:rPr>
                    <w:ins w:id="1703" w:author="Jochum, Michael D." w:date="2021-08-03T13:36:00Z"/>
                    <w:sz w:val="24"/>
                    <w:szCs w:val="24"/>
                  </w:rPr>
                </w:rPrChange>
              </w:rPr>
              <w:pPrChange w:id="1704" w:author="Jochum, Michael D." w:date="2021-08-05T15:29:00Z">
                <w:pPr/>
              </w:pPrChange>
            </w:pPr>
            <w:ins w:id="1705" w:author="Jochum, Michael D." w:date="2021-08-03T13:36:00Z">
              <w:r w:rsidRPr="00F7092D">
                <w:rPr>
                  <w:rFonts w:cstheme="minorHAnsi"/>
                  <w:rPrChange w:id="1706" w:author="Jochum, Michael D." w:date="2021-08-05T16:09:00Z">
                    <w:rPr>
                      <w:sz w:val="24"/>
                      <w:szCs w:val="24"/>
                    </w:rPr>
                  </w:rPrChange>
                </w:rPr>
                <w:t>0 (0%)</w:t>
              </w:r>
            </w:ins>
          </w:p>
        </w:tc>
      </w:tr>
      <w:tr w:rsidR="00E432A9" w:rsidRPr="00F7092D" w14:paraId="15D5B51C" w14:textId="77777777" w:rsidTr="00E432A9">
        <w:trPr>
          <w:trHeight w:val="144"/>
          <w:ins w:id="1707" w:author="Jochum, Michael D." w:date="2021-08-03T13:36:00Z"/>
          <w:trPrChange w:id="1708"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709"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575093D" w14:textId="77777777" w:rsidR="00C63194" w:rsidRPr="00F7092D" w:rsidRDefault="00C63194">
            <w:pPr>
              <w:spacing w:line="240" w:lineRule="auto"/>
              <w:jc w:val="right"/>
              <w:rPr>
                <w:ins w:id="1710" w:author="Jochum, Michael D." w:date="2021-08-03T13:36:00Z"/>
                <w:rFonts w:cstheme="minorHAnsi"/>
                <w:rPrChange w:id="1711" w:author="Jochum, Michael D." w:date="2021-08-05T16:09:00Z">
                  <w:rPr>
                    <w:ins w:id="1712" w:author="Jochum, Michael D." w:date="2021-08-03T13:36:00Z"/>
                    <w:sz w:val="24"/>
                    <w:szCs w:val="24"/>
                  </w:rPr>
                </w:rPrChange>
              </w:rPr>
              <w:pPrChange w:id="1713" w:author="Jochum, Michael D." w:date="2021-08-05T15:29:00Z">
                <w:pPr/>
              </w:pPrChange>
            </w:pPr>
            <w:ins w:id="1714" w:author="Jochum, Michael D." w:date="2021-08-03T13:36:00Z">
              <w:r w:rsidRPr="00F7092D">
                <w:rPr>
                  <w:rFonts w:cstheme="minorHAnsi"/>
                  <w:rPrChange w:id="1715" w:author="Jochum, Michael D." w:date="2021-08-05T16:09:00Z">
                    <w:rPr>
                      <w:sz w:val="24"/>
                      <w:szCs w:val="24"/>
                    </w:rPr>
                  </w:rPrChange>
                </w:rPr>
                <w:t>Shen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716"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5F00BD9" w14:textId="77777777" w:rsidR="00C63194" w:rsidRPr="00F7092D" w:rsidRDefault="00C63194">
            <w:pPr>
              <w:spacing w:line="240" w:lineRule="auto"/>
              <w:jc w:val="center"/>
              <w:rPr>
                <w:ins w:id="1717" w:author="Jochum, Michael D." w:date="2021-08-03T13:36:00Z"/>
                <w:rFonts w:cstheme="minorHAnsi"/>
                <w:rPrChange w:id="1718" w:author="Jochum, Michael D." w:date="2021-08-05T16:09:00Z">
                  <w:rPr>
                    <w:ins w:id="1719" w:author="Jochum, Michael D." w:date="2021-08-03T13:36:00Z"/>
                    <w:sz w:val="24"/>
                    <w:szCs w:val="24"/>
                  </w:rPr>
                </w:rPrChange>
              </w:rPr>
              <w:pPrChange w:id="1720" w:author="Jochum, Michael D." w:date="2021-08-05T15:29:00Z">
                <w:pPr/>
              </w:pPrChange>
            </w:pPr>
            <w:ins w:id="1721" w:author="Jochum, Michael D." w:date="2021-08-03T13:36:00Z">
              <w:r w:rsidRPr="00F7092D">
                <w:rPr>
                  <w:rFonts w:cstheme="minorHAnsi"/>
                  <w:rPrChange w:id="1722" w:author="Jochum, Michael D." w:date="2021-08-05T16:09:00Z">
                    <w:rPr>
                      <w:sz w:val="24"/>
                      <w:szCs w:val="24"/>
                    </w:rPr>
                  </w:rPrChange>
                </w:rPr>
                <w:t>20 (32.79%)</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723"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50387DC" w14:textId="77777777" w:rsidR="00C63194" w:rsidRPr="00F7092D" w:rsidRDefault="00C63194">
            <w:pPr>
              <w:spacing w:line="240" w:lineRule="auto"/>
              <w:jc w:val="center"/>
              <w:rPr>
                <w:ins w:id="1724" w:author="Jochum, Michael D." w:date="2021-08-03T13:36:00Z"/>
                <w:rFonts w:cstheme="minorHAnsi"/>
                <w:rPrChange w:id="1725" w:author="Jochum, Michael D." w:date="2021-08-05T16:09:00Z">
                  <w:rPr>
                    <w:ins w:id="1726" w:author="Jochum, Michael D." w:date="2021-08-03T13:36:00Z"/>
                    <w:sz w:val="24"/>
                    <w:szCs w:val="24"/>
                  </w:rPr>
                </w:rPrChange>
              </w:rPr>
              <w:pPrChange w:id="1727" w:author="Jochum, Michael D." w:date="2021-08-05T15:29:00Z">
                <w:pPr/>
              </w:pPrChange>
            </w:pPr>
            <w:ins w:id="1728" w:author="Jochum, Michael D." w:date="2021-08-03T13:36:00Z">
              <w:r w:rsidRPr="00F7092D">
                <w:rPr>
                  <w:rFonts w:cstheme="minorHAnsi"/>
                  <w:rPrChange w:id="1729" w:author="Jochum, Michael D." w:date="2021-08-05T16:09:00Z">
                    <w:rPr>
                      <w:sz w:val="24"/>
                      <w:szCs w:val="24"/>
                    </w:rPr>
                  </w:rPrChange>
                </w:rPr>
                <w:t>25 (40.98%)</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730"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37FB87F" w14:textId="77777777" w:rsidR="00C63194" w:rsidRPr="00F7092D" w:rsidRDefault="00C63194">
            <w:pPr>
              <w:spacing w:line="240" w:lineRule="auto"/>
              <w:jc w:val="center"/>
              <w:rPr>
                <w:ins w:id="1731" w:author="Jochum, Michael D." w:date="2021-08-03T13:36:00Z"/>
                <w:rFonts w:cstheme="minorHAnsi"/>
                <w:rPrChange w:id="1732" w:author="Jochum, Michael D." w:date="2021-08-05T16:09:00Z">
                  <w:rPr>
                    <w:ins w:id="1733" w:author="Jochum, Michael D." w:date="2021-08-03T13:36:00Z"/>
                    <w:sz w:val="24"/>
                    <w:szCs w:val="24"/>
                  </w:rPr>
                </w:rPrChange>
              </w:rPr>
              <w:pPrChange w:id="1734" w:author="Jochum, Michael D." w:date="2021-08-05T15:29:00Z">
                <w:pPr/>
              </w:pPrChange>
            </w:pPr>
            <w:ins w:id="1735" w:author="Jochum, Michael D." w:date="2021-08-03T13:36:00Z">
              <w:r w:rsidRPr="00F7092D">
                <w:rPr>
                  <w:rFonts w:cstheme="minorHAnsi"/>
                  <w:rPrChange w:id="1736" w:author="Jochum, Michael D." w:date="2021-08-05T16:09:00Z">
                    <w:rPr>
                      <w:sz w:val="24"/>
                      <w:szCs w:val="24"/>
                    </w:rPr>
                  </w:rPrChange>
                </w:rPr>
                <w:t>16 (40.98%)</w:t>
              </w:r>
            </w:ins>
          </w:p>
        </w:tc>
      </w:tr>
      <w:tr w:rsidR="00E432A9" w:rsidRPr="00F7092D" w14:paraId="08C1BC89" w14:textId="77777777" w:rsidTr="00E432A9">
        <w:trPr>
          <w:trHeight w:val="144"/>
          <w:ins w:id="1737" w:author="Jochum, Michael D." w:date="2021-08-03T13:36:00Z"/>
          <w:trPrChange w:id="1738"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739"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291A5E6" w14:textId="77777777" w:rsidR="00C63194" w:rsidRPr="00F7092D" w:rsidRDefault="00C63194">
            <w:pPr>
              <w:spacing w:line="240" w:lineRule="auto"/>
              <w:jc w:val="right"/>
              <w:rPr>
                <w:ins w:id="1740" w:author="Jochum, Michael D." w:date="2021-08-03T13:36:00Z"/>
                <w:rFonts w:cstheme="minorHAnsi"/>
                <w:rPrChange w:id="1741" w:author="Jochum, Michael D." w:date="2021-08-05T16:09:00Z">
                  <w:rPr>
                    <w:ins w:id="1742" w:author="Jochum, Michael D." w:date="2021-08-03T13:36:00Z"/>
                    <w:sz w:val="24"/>
                    <w:szCs w:val="24"/>
                  </w:rPr>
                </w:rPrChange>
              </w:rPr>
              <w:pPrChange w:id="1743" w:author="Jochum, Michael D." w:date="2021-08-05T15:29:00Z">
                <w:pPr/>
              </w:pPrChange>
            </w:pPr>
            <w:ins w:id="1744" w:author="Jochum, Michael D." w:date="2021-08-03T13:36:00Z">
              <w:r w:rsidRPr="00F7092D">
                <w:rPr>
                  <w:rFonts w:cstheme="minorHAnsi"/>
                  <w:rPrChange w:id="1745" w:author="Jochum, Michael D." w:date="2021-08-05T16:09:00Z">
                    <w:rPr>
                      <w:sz w:val="24"/>
                      <w:szCs w:val="24"/>
                    </w:rPr>
                  </w:rPrChange>
                </w:rPr>
                <w:t>Wu</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746"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8964145" w14:textId="77777777" w:rsidR="00C63194" w:rsidRPr="00F7092D" w:rsidRDefault="00C63194">
            <w:pPr>
              <w:spacing w:line="240" w:lineRule="auto"/>
              <w:jc w:val="center"/>
              <w:rPr>
                <w:ins w:id="1747" w:author="Jochum, Michael D." w:date="2021-08-03T13:36:00Z"/>
                <w:rFonts w:cstheme="minorHAnsi"/>
                <w:rPrChange w:id="1748" w:author="Jochum, Michael D." w:date="2021-08-05T16:09:00Z">
                  <w:rPr>
                    <w:ins w:id="1749" w:author="Jochum, Michael D." w:date="2021-08-03T13:36:00Z"/>
                    <w:sz w:val="24"/>
                    <w:szCs w:val="24"/>
                  </w:rPr>
                </w:rPrChange>
              </w:rPr>
              <w:pPrChange w:id="1750" w:author="Jochum, Michael D." w:date="2021-08-05T15:29:00Z">
                <w:pPr/>
              </w:pPrChange>
            </w:pPr>
            <w:ins w:id="1751" w:author="Jochum, Michael D." w:date="2021-08-03T13:36:00Z">
              <w:r w:rsidRPr="00F7092D">
                <w:rPr>
                  <w:rFonts w:cstheme="minorHAnsi"/>
                  <w:rPrChange w:id="1752"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753"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52D04D" w14:textId="77777777" w:rsidR="00C63194" w:rsidRPr="00F7092D" w:rsidRDefault="00C63194">
            <w:pPr>
              <w:spacing w:line="240" w:lineRule="auto"/>
              <w:jc w:val="center"/>
              <w:rPr>
                <w:ins w:id="1754" w:author="Jochum, Michael D." w:date="2021-08-03T13:36:00Z"/>
                <w:rFonts w:cstheme="minorHAnsi"/>
                <w:rPrChange w:id="1755" w:author="Jochum, Michael D." w:date="2021-08-05T16:09:00Z">
                  <w:rPr>
                    <w:ins w:id="1756" w:author="Jochum, Michael D." w:date="2021-08-03T13:36:00Z"/>
                    <w:sz w:val="24"/>
                    <w:szCs w:val="24"/>
                  </w:rPr>
                </w:rPrChange>
              </w:rPr>
              <w:pPrChange w:id="1757" w:author="Jochum, Michael D." w:date="2021-08-05T15:29:00Z">
                <w:pPr/>
              </w:pPrChange>
            </w:pPr>
            <w:ins w:id="1758" w:author="Jochum, Michael D." w:date="2021-08-03T13:36:00Z">
              <w:r w:rsidRPr="00F7092D">
                <w:rPr>
                  <w:rFonts w:cstheme="minorHAnsi"/>
                  <w:rPrChange w:id="1759"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760"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F0E0AD0" w14:textId="77777777" w:rsidR="00C63194" w:rsidRPr="00F7092D" w:rsidRDefault="00C63194">
            <w:pPr>
              <w:spacing w:line="240" w:lineRule="auto"/>
              <w:jc w:val="center"/>
              <w:rPr>
                <w:ins w:id="1761" w:author="Jochum, Michael D." w:date="2021-08-03T13:36:00Z"/>
                <w:rFonts w:cstheme="minorHAnsi"/>
                <w:rPrChange w:id="1762" w:author="Jochum, Michael D." w:date="2021-08-05T16:09:00Z">
                  <w:rPr>
                    <w:ins w:id="1763" w:author="Jochum, Michael D." w:date="2021-08-03T13:36:00Z"/>
                    <w:sz w:val="24"/>
                    <w:szCs w:val="24"/>
                  </w:rPr>
                </w:rPrChange>
              </w:rPr>
              <w:pPrChange w:id="1764" w:author="Jochum, Michael D." w:date="2021-08-05T15:29:00Z">
                <w:pPr/>
              </w:pPrChange>
            </w:pPr>
            <w:ins w:id="1765" w:author="Jochum, Michael D." w:date="2021-08-03T13:36:00Z">
              <w:r w:rsidRPr="00F7092D">
                <w:rPr>
                  <w:rFonts w:cstheme="minorHAnsi"/>
                  <w:rPrChange w:id="1766" w:author="Jochum, Michael D." w:date="2021-08-05T16:09:00Z">
                    <w:rPr>
                      <w:sz w:val="24"/>
                      <w:szCs w:val="24"/>
                    </w:rPr>
                  </w:rPrChange>
                </w:rPr>
                <w:t>1 (100%)</w:t>
              </w:r>
            </w:ins>
          </w:p>
        </w:tc>
      </w:tr>
      <w:tr w:rsidR="00E432A9" w:rsidRPr="00F7092D" w14:paraId="65DC1E58" w14:textId="77777777" w:rsidTr="00E432A9">
        <w:trPr>
          <w:trHeight w:val="144"/>
          <w:ins w:id="1767" w:author="Jochum, Michael D." w:date="2021-08-03T13:36:00Z"/>
          <w:trPrChange w:id="1768"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769"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B6A87B3" w14:textId="77777777" w:rsidR="00C63194" w:rsidRPr="00F7092D" w:rsidRDefault="00C63194">
            <w:pPr>
              <w:spacing w:line="240" w:lineRule="auto"/>
              <w:jc w:val="right"/>
              <w:rPr>
                <w:ins w:id="1770" w:author="Jochum, Michael D." w:date="2021-08-03T13:36:00Z"/>
                <w:rFonts w:cstheme="minorHAnsi"/>
                <w:rPrChange w:id="1771" w:author="Jochum, Michael D." w:date="2021-08-05T16:09:00Z">
                  <w:rPr>
                    <w:ins w:id="1772" w:author="Jochum, Michael D." w:date="2021-08-03T13:36:00Z"/>
                    <w:sz w:val="24"/>
                    <w:szCs w:val="24"/>
                  </w:rPr>
                </w:rPrChange>
              </w:rPr>
              <w:pPrChange w:id="1773" w:author="Jochum, Michael D." w:date="2021-08-05T15:29:00Z">
                <w:pPr/>
              </w:pPrChange>
            </w:pPr>
            <w:proofErr w:type="spellStart"/>
            <w:ins w:id="1774" w:author="Jochum, Michael D." w:date="2021-08-03T13:36:00Z">
              <w:r w:rsidRPr="00F7092D">
                <w:rPr>
                  <w:rFonts w:cstheme="minorHAnsi"/>
                  <w:rPrChange w:id="1775" w:author="Jochum, Michael D." w:date="2021-08-05T16:09:00Z">
                    <w:rPr>
                      <w:sz w:val="24"/>
                      <w:szCs w:val="24"/>
                    </w:rPr>
                  </w:rPrChange>
                </w:rPr>
                <w:t>Xiong</w:t>
              </w:r>
              <w:proofErr w:type="spellEnd"/>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776"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0E48CC9" w14:textId="77777777" w:rsidR="00C63194" w:rsidRPr="00F7092D" w:rsidRDefault="00C63194">
            <w:pPr>
              <w:spacing w:line="240" w:lineRule="auto"/>
              <w:jc w:val="center"/>
              <w:rPr>
                <w:ins w:id="1777" w:author="Jochum, Michael D." w:date="2021-08-03T13:36:00Z"/>
                <w:rFonts w:cstheme="minorHAnsi"/>
                <w:rPrChange w:id="1778" w:author="Jochum, Michael D." w:date="2021-08-05T16:09:00Z">
                  <w:rPr>
                    <w:ins w:id="1779" w:author="Jochum, Michael D." w:date="2021-08-03T13:36:00Z"/>
                    <w:sz w:val="24"/>
                    <w:szCs w:val="24"/>
                  </w:rPr>
                </w:rPrChange>
              </w:rPr>
              <w:pPrChange w:id="1780" w:author="Jochum, Michael D." w:date="2021-08-05T15:29:00Z">
                <w:pPr/>
              </w:pPrChange>
            </w:pPr>
            <w:ins w:id="1781" w:author="Jochum, Michael D." w:date="2021-08-03T13:36:00Z">
              <w:r w:rsidRPr="00F7092D">
                <w:rPr>
                  <w:rFonts w:cstheme="minorHAnsi"/>
                  <w:rPrChange w:id="1782"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783"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AF9BBAF" w14:textId="77777777" w:rsidR="00C63194" w:rsidRPr="00F7092D" w:rsidRDefault="00C63194">
            <w:pPr>
              <w:spacing w:line="240" w:lineRule="auto"/>
              <w:jc w:val="center"/>
              <w:rPr>
                <w:ins w:id="1784" w:author="Jochum, Michael D." w:date="2021-08-03T13:36:00Z"/>
                <w:rFonts w:cstheme="minorHAnsi"/>
                <w:rPrChange w:id="1785" w:author="Jochum, Michael D." w:date="2021-08-05T16:09:00Z">
                  <w:rPr>
                    <w:ins w:id="1786" w:author="Jochum, Michael D." w:date="2021-08-03T13:36:00Z"/>
                    <w:sz w:val="24"/>
                    <w:szCs w:val="24"/>
                  </w:rPr>
                </w:rPrChange>
              </w:rPr>
              <w:pPrChange w:id="1787" w:author="Jochum, Michael D." w:date="2021-08-05T15:29:00Z">
                <w:pPr/>
              </w:pPrChange>
            </w:pPr>
            <w:ins w:id="1788" w:author="Jochum, Michael D." w:date="2021-08-03T13:36:00Z">
              <w:r w:rsidRPr="00F7092D">
                <w:rPr>
                  <w:rFonts w:cstheme="minorHAnsi"/>
                  <w:rPrChange w:id="1789"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790"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9A1F90C" w14:textId="77777777" w:rsidR="00C63194" w:rsidRPr="00F7092D" w:rsidRDefault="00C63194">
            <w:pPr>
              <w:spacing w:line="240" w:lineRule="auto"/>
              <w:jc w:val="center"/>
              <w:rPr>
                <w:ins w:id="1791" w:author="Jochum, Michael D." w:date="2021-08-03T13:36:00Z"/>
                <w:rFonts w:cstheme="minorHAnsi"/>
                <w:rPrChange w:id="1792" w:author="Jochum, Michael D." w:date="2021-08-05T16:09:00Z">
                  <w:rPr>
                    <w:ins w:id="1793" w:author="Jochum, Michael D." w:date="2021-08-03T13:36:00Z"/>
                    <w:sz w:val="24"/>
                    <w:szCs w:val="24"/>
                  </w:rPr>
                </w:rPrChange>
              </w:rPr>
              <w:pPrChange w:id="1794" w:author="Jochum, Michael D." w:date="2021-08-05T15:29:00Z">
                <w:pPr/>
              </w:pPrChange>
            </w:pPr>
            <w:ins w:id="1795" w:author="Jochum, Michael D." w:date="2021-08-03T13:36:00Z">
              <w:r w:rsidRPr="00F7092D">
                <w:rPr>
                  <w:rFonts w:cstheme="minorHAnsi"/>
                  <w:rPrChange w:id="1796" w:author="Jochum, Michael D." w:date="2021-08-05T16:09:00Z">
                    <w:rPr>
                      <w:sz w:val="24"/>
                      <w:szCs w:val="24"/>
                    </w:rPr>
                  </w:rPrChange>
                </w:rPr>
                <w:t>4 (100%)</w:t>
              </w:r>
            </w:ins>
          </w:p>
        </w:tc>
      </w:tr>
      <w:tr w:rsidR="00E432A9" w:rsidRPr="00F7092D" w14:paraId="1E8B914B" w14:textId="77777777" w:rsidTr="00E432A9">
        <w:trPr>
          <w:trHeight w:val="144"/>
          <w:ins w:id="1797" w:author="Jochum, Michael D." w:date="2021-08-03T13:36:00Z"/>
          <w:trPrChange w:id="1798"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799"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884FFC4" w14:textId="77777777" w:rsidR="00C63194" w:rsidRPr="00F7092D" w:rsidRDefault="00C63194">
            <w:pPr>
              <w:spacing w:line="240" w:lineRule="auto"/>
              <w:jc w:val="right"/>
              <w:rPr>
                <w:ins w:id="1800" w:author="Jochum, Michael D." w:date="2021-08-03T13:36:00Z"/>
                <w:rFonts w:cstheme="minorHAnsi"/>
                <w:rPrChange w:id="1801" w:author="Jochum, Michael D." w:date="2021-08-05T16:09:00Z">
                  <w:rPr>
                    <w:ins w:id="1802" w:author="Jochum, Michael D." w:date="2021-08-03T13:36:00Z"/>
                    <w:sz w:val="24"/>
                    <w:szCs w:val="24"/>
                  </w:rPr>
                </w:rPrChange>
              </w:rPr>
              <w:pPrChange w:id="1803" w:author="Jochum, Michael D." w:date="2021-08-05T15:29:00Z">
                <w:pPr/>
              </w:pPrChange>
            </w:pPr>
            <w:ins w:id="1804" w:author="Jochum, Michael D." w:date="2021-08-03T13:36:00Z">
              <w:r w:rsidRPr="00F7092D">
                <w:rPr>
                  <w:rFonts w:cstheme="minorHAnsi"/>
                  <w:rPrChange w:id="1805" w:author="Jochum, Michael D." w:date="2021-08-05T16:09:00Z">
                    <w:rPr>
                      <w:sz w:val="24"/>
                      <w:szCs w:val="24"/>
                    </w:rPr>
                  </w:rPrChange>
                </w:rPr>
                <w:t>Zhou</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806"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154EE53" w14:textId="77777777" w:rsidR="00C63194" w:rsidRPr="00F7092D" w:rsidRDefault="00C63194">
            <w:pPr>
              <w:spacing w:line="240" w:lineRule="auto"/>
              <w:jc w:val="center"/>
              <w:rPr>
                <w:ins w:id="1807" w:author="Jochum, Michael D." w:date="2021-08-03T13:36:00Z"/>
                <w:rFonts w:cstheme="minorHAnsi"/>
                <w:rPrChange w:id="1808" w:author="Jochum, Michael D." w:date="2021-08-05T16:09:00Z">
                  <w:rPr>
                    <w:ins w:id="1809" w:author="Jochum, Michael D." w:date="2021-08-03T13:36:00Z"/>
                    <w:sz w:val="24"/>
                    <w:szCs w:val="24"/>
                  </w:rPr>
                </w:rPrChange>
              </w:rPr>
              <w:pPrChange w:id="1810" w:author="Jochum, Michael D." w:date="2021-08-05T15:29:00Z">
                <w:pPr/>
              </w:pPrChange>
            </w:pPr>
            <w:ins w:id="1811" w:author="Jochum, Michael D." w:date="2021-08-03T13:36:00Z">
              <w:r w:rsidRPr="00F7092D">
                <w:rPr>
                  <w:rFonts w:cstheme="minorHAnsi"/>
                  <w:rPrChange w:id="1812"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813"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47C41D" w14:textId="77777777" w:rsidR="00C63194" w:rsidRPr="00F7092D" w:rsidRDefault="00C63194">
            <w:pPr>
              <w:spacing w:line="240" w:lineRule="auto"/>
              <w:jc w:val="center"/>
              <w:rPr>
                <w:ins w:id="1814" w:author="Jochum, Michael D." w:date="2021-08-03T13:36:00Z"/>
                <w:rFonts w:cstheme="minorHAnsi"/>
                <w:rPrChange w:id="1815" w:author="Jochum, Michael D." w:date="2021-08-05T16:09:00Z">
                  <w:rPr>
                    <w:ins w:id="1816" w:author="Jochum, Michael D." w:date="2021-08-03T13:36:00Z"/>
                    <w:sz w:val="24"/>
                    <w:szCs w:val="24"/>
                  </w:rPr>
                </w:rPrChange>
              </w:rPr>
              <w:pPrChange w:id="1817" w:author="Jochum, Michael D." w:date="2021-08-05T15:29:00Z">
                <w:pPr/>
              </w:pPrChange>
            </w:pPr>
            <w:ins w:id="1818" w:author="Jochum, Michael D." w:date="2021-08-03T13:36:00Z">
              <w:r w:rsidRPr="00F7092D">
                <w:rPr>
                  <w:rFonts w:cstheme="minorHAnsi"/>
                  <w:rPrChange w:id="1819"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820"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3B5DD5" w14:textId="77777777" w:rsidR="00C63194" w:rsidRPr="00F7092D" w:rsidRDefault="00C63194">
            <w:pPr>
              <w:spacing w:line="240" w:lineRule="auto"/>
              <w:jc w:val="center"/>
              <w:rPr>
                <w:ins w:id="1821" w:author="Jochum, Michael D." w:date="2021-08-03T13:36:00Z"/>
                <w:rFonts w:cstheme="minorHAnsi"/>
                <w:rPrChange w:id="1822" w:author="Jochum, Michael D." w:date="2021-08-05T16:09:00Z">
                  <w:rPr>
                    <w:ins w:id="1823" w:author="Jochum, Michael D." w:date="2021-08-03T13:36:00Z"/>
                    <w:sz w:val="24"/>
                    <w:szCs w:val="24"/>
                  </w:rPr>
                </w:rPrChange>
              </w:rPr>
              <w:pPrChange w:id="1824" w:author="Jochum, Michael D." w:date="2021-08-05T15:29:00Z">
                <w:pPr/>
              </w:pPrChange>
            </w:pPr>
            <w:ins w:id="1825" w:author="Jochum, Michael D." w:date="2021-08-03T13:36:00Z">
              <w:r w:rsidRPr="00F7092D">
                <w:rPr>
                  <w:rFonts w:cstheme="minorHAnsi"/>
                  <w:rPrChange w:id="1826" w:author="Jochum, Michael D." w:date="2021-08-05T16:09:00Z">
                    <w:rPr>
                      <w:sz w:val="24"/>
                      <w:szCs w:val="24"/>
                    </w:rPr>
                  </w:rPrChange>
                </w:rPr>
                <w:t>9 (100%)</w:t>
              </w:r>
            </w:ins>
          </w:p>
        </w:tc>
      </w:tr>
      <w:tr w:rsidR="00E432A9" w:rsidRPr="00F7092D" w14:paraId="4B04D274" w14:textId="77777777" w:rsidTr="00E432A9">
        <w:trPr>
          <w:trHeight w:val="283"/>
          <w:ins w:id="1827" w:author="Jochum, Michael D." w:date="2021-08-03T13:36:00Z"/>
          <w:trPrChange w:id="1828"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829"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75845C" w14:textId="68AB8466" w:rsidR="00C63194" w:rsidRPr="00F7092D" w:rsidRDefault="00C63194">
            <w:pPr>
              <w:spacing w:line="240" w:lineRule="auto"/>
              <w:jc w:val="right"/>
              <w:rPr>
                <w:ins w:id="1830" w:author="Jochum, Michael D." w:date="2021-08-03T13:36:00Z"/>
                <w:rFonts w:cstheme="minorHAnsi"/>
                <w:rPrChange w:id="1831" w:author="Jochum, Michael D." w:date="2021-08-05T16:09:00Z">
                  <w:rPr>
                    <w:ins w:id="1832" w:author="Jochum, Michael D." w:date="2021-08-03T13:36:00Z"/>
                    <w:sz w:val="24"/>
                    <w:szCs w:val="24"/>
                  </w:rPr>
                </w:rPrChange>
              </w:rPr>
              <w:pPrChange w:id="1833" w:author="Jochum, Michael D." w:date="2021-08-05T15:30:00Z">
                <w:pPr/>
              </w:pPrChange>
            </w:pPr>
            <w:ins w:id="1834" w:author="Jochum, Michael D." w:date="2021-08-03T13:36:00Z">
              <w:r w:rsidRPr="00F7092D">
                <w:rPr>
                  <w:rFonts w:cstheme="minorHAnsi"/>
                  <w:b/>
                  <w:bCs/>
                  <w:rPrChange w:id="1835" w:author="Jochum, Michael D." w:date="2021-08-05T16:09:00Z">
                    <w:rPr>
                      <w:b/>
                      <w:bCs/>
                      <w:sz w:val="24"/>
                      <w:szCs w:val="24"/>
                    </w:rPr>
                  </w:rPrChange>
                </w:rPr>
                <w:t>Numeric</w:t>
              </w:r>
            </w:ins>
            <w:ins w:id="1836" w:author="Jochum, Michael D." w:date="2021-08-05T15:29:00Z">
              <w:r w:rsidR="001D7C9C" w:rsidRPr="00F7092D">
                <w:rPr>
                  <w:rFonts w:cstheme="minorHAnsi"/>
                  <w:b/>
                  <w:bCs/>
                </w:rPr>
                <w:t xml:space="preserve"> variables (</w:t>
              </w:r>
            </w:ins>
            <w:ins w:id="1837" w:author="Jochum, Michael D." w:date="2021-08-03T13:36:00Z">
              <w:r w:rsidRPr="00F7092D">
                <w:rPr>
                  <w:rFonts w:cstheme="minorHAnsi"/>
                  <w:rPrChange w:id="1838" w:author="Jochum, Michael D." w:date="2021-08-05T16:09:00Z">
                    <w:rPr>
                      <w:sz w:val="24"/>
                      <w:szCs w:val="24"/>
                    </w:rPr>
                  </w:rPrChange>
                </w:rPr>
                <w:t>mean ± SD</w:t>
              </w:r>
            </w:ins>
            <w:ins w:id="1839" w:author="Jochum, Michael D." w:date="2021-08-05T15:30:00Z">
              <w:r w:rsidR="001D7C9C" w:rsidRPr="00F7092D">
                <w:rPr>
                  <w:rFonts w:cstheme="minorHAnsi"/>
                </w:rPr>
                <w:t>)</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840"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5639B28" w14:textId="77777777" w:rsidR="00C63194" w:rsidRPr="00F7092D" w:rsidRDefault="00C63194">
            <w:pPr>
              <w:spacing w:line="240" w:lineRule="auto"/>
              <w:jc w:val="center"/>
              <w:rPr>
                <w:ins w:id="1841" w:author="Jochum, Michael D." w:date="2021-08-03T13:36:00Z"/>
                <w:rFonts w:cstheme="minorHAnsi"/>
                <w:rPrChange w:id="1842" w:author="Jochum, Michael D." w:date="2021-08-05T16:09:00Z">
                  <w:rPr>
                    <w:ins w:id="1843" w:author="Jochum, Michael D." w:date="2021-08-03T13:36:00Z"/>
                    <w:sz w:val="24"/>
                    <w:szCs w:val="24"/>
                  </w:rPr>
                </w:rPrChange>
              </w:rPr>
              <w:pPrChange w:id="1844"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84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9443049" w14:textId="77777777" w:rsidR="00C63194" w:rsidRPr="00F7092D" w:rsidRDefault="00C63194">
            <w:pPr>
              <w:spacing w:line="240" w:lineRule="auto"/>
              <w:jc w:val="center"/>
              <w:rPr>
                <w:ins w:id="1846" w:author="Jochum, Michael D." w:date="2021-08-03T13:36:00Z"/>
                <w:rFonts w:cstheme="minorHAnsi"/>
                <w:rPrChange w:id="1847" w:author="Jochum, Michael D." w:date="2021-08-05T16:09:00Z">
                  <w:rPr>
                    <w:ins w:id="1848" w:author="Jochum, Michael D." w:date="2021-08-03T13:36:00Z"/>
                    <w:sz w:val="24"/>
                    <w:szCs w:val="24"/>
                  </w:rPr>
                </w:rPrChange>
              </w:rPr>
              <w:pPrChange w:id="1849"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850"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7FD49CA" w14:textId="77777777" w:rsidR="00C63194" w:rsidRPr="00F7092D" w:rsidRDefault="00C63194">
            <w:pPr>
              <w:spacing w:line="240" w:lineRule="auto"/>
              <w:jc w:val="center"/>
              <w:rPr>
                <w:ins w:id="1851" w:author="Jochum, Michael D." w:date="2021-08-03T13:36:00Z"/>
                <w:rFonts w:cstheme="minorHAnsi"/>
                <w:rPrChange w:id="1852" w:author="Jochum, Michael D." w:date="2021-08-05T16:09:00Z">
                  <w:rPr>
                    <w:ins w:id="1853" w:author="Jochum, Michael D." w:date="2021-08-03T13:36:00Z"/>
                    <w:sz w:val="24"/>
                    <w:szCs w:val="24"/>
                  </w:rPr>
                </w:rPrChange>
              </w:rPr>
              <w:pPrChange w:id="1854" w:author="Jochum, Michael D." w:date="2021-08-05T15:29:00Z">
                <w:pPr/>
              </w:pPrChange>
            </w:pPr>
          </w:p>
        </w:tc>
      </w:tr>
      <w:tr w:rsidR="00E432A9" w:rsidRPr="00F7092D" w14:paraId="4F771B0C" w14:textId="77777777" w:rsidTr="00E432A9">
        <w:trPr>
          <w:trHeight w:val="283"/>
          <w:ins w:id="1855" w:author="Jochum, Michael D." w:date="2021-08-03T13:36:00Z"/>
          <w:trPrChange w:id="1856"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857"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30A8096" w14:textId="77777777" w:rsidR="00C63194" w:rsidRPr="00F7092D" w:rsidRDefault="00C63194">
            <w:pPr>
              <w:spacing w:line="240" w:lineRule="auto"/>
              <w:jc w:val="right"/>
              <w:rPr>
                <w:ins w:id="1858" w:author="Jochum, Michael D." w:date="2021-08-03T13:36:00Z"/>
                <w:rFonts w:cstheme="minorHAnsi"/>
                <w:rPrChange w:id="1859" w:author="Jochum, Michael D." w:date="2021-08-05T16:09:00Z">
                  <w:rPr>
                    <w:ins w:id="1860" w:author="Jochum, Michael D." w:date="2021-08-03T13:36:00Z"/>
                    <w:sz w:val="24"/>
                    <w:szCs w:val="24"/>
                  </w:rPr>
                </w:rPrChange>
              </w:rPr>
              <w:pPrChange w:id="1861" w:author="Jochum, Michael D." w:date="2021-08-05T15:29:00Z">
                <w:pPr/>
              </w:pPrChange>
            </w:pPr>
            <w:ins w:id="1862" w:author="Jochum, Michael D." w:date="2021-08-03T13:36:00Z">
              <w:r w:rsidRPr="00F7092D">
                <w:rPr>
                  <w:rFonts w:cstheme="minorHAnsi"/>
                  <w:rPrChange w:id="1863" w:author="Jochum, Michael D." w:date="2021-08-05T16:09:00Z">
                    <w:rPr>
                      <w:sz w:val="24"/>
                      <w:szCs w:val="24"/>
                    </w:rPr>
                  </w:rPrChange>
                </w:rPr>
                <w:t>Age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864"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4F3C92B" w14:textId="77777777" w:rsidR="00C63194" w:rsidRPr="00F7092D" w:rsidRDefault="00C63194">
            <w:pPr>
              <w:spacing w:line="240" w:lineRule="auto"/>
              <w:jc w:val="center"/>
              <w:rPr>
                <w:ins w:id="1865" w:author="Jochum, Michael D." w:date="2021-08-03T13:36:00Z"/>
                <w:rFonts w:cstheme="minorHAnsi"/>
                <w:rPrChange w:id="1866" w:author="Jochum, Michael D." w:date="2021-08-05T16:09:00Z">
                  <w:rPr>
                    <w:ins w:id="1867" w:author="Jochum, Michael D." w:date="2021-08-03T13:36:00Z"/>
                    <w:sz w:val="24"/>
                    <w:szCs w:val="24"/>
                  </w:rPr>
                </w:rPrChange>
              </w:rPr>
              <w:pPrChange w:id="1868" w:author="Jochum, Michael D." w:date="2021-08-05T15:29:00Z">
                <w:pPr/>
              </w:pPrChange>
            </w:pPr>
            <w:proofErr w:type="gramStart"/>
            <w:ins w:id="1869" w:author="Jochum, Michael D." w:date="2021-08-03T13:36:00Z">
              <w:r w:rsidRPr="00F7092D">
                <w:rPr>
                  <w:rFonts w:cstheme="minorHAnsi"/>
                  <w:rPrChange w:id="1870" w:author="Jochum, Michael D." w:date="2021-08-05T16:09:00Z">
                    <w:rPr>
                      <w:sz w:val="24"/>
                      <w:szCs w:val="24"/>
                    </w:rPr>
                  </w:rPrChange>
                </w:rPr>
                <w:t>53.2  ±</w:t>
              </w:r>
              <w:proofErr w:type="gramEnd"/>
              <w:r w:rsidRPr="00F7092D">
                <w:rPr>
                  <w:rFonts w:cstheme="minorHAnsi"/>
                  <w:rPrChange w:id="1871" w:author="Jochum, Michael D." w:date="2021-08-05T16:09:00Z">
                    <w:rPr>
                      <w:sz w:val="24"/>
                      <w:szCs w:val="24"/>
                    </w:rPr>
                  </w:rPrChange>
                </w:rPr>
                <w:t xml:space="preserve">  13.3 (n=9)</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872"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7945D1" w14:textId="77777777" w:rsidR="00C63194" w:rsidRPr="00F7092D" w:rsidRDefault="00C63194">
            <w:pPr>
              <w:spacing w:line="240" w:lineRule="auto"/>
              <w:jc w:val="center"/>
              <w:rPr>
                <w:ins w:id="1873" w:author="Jochum, Michael D." w:date="2021-08-03T13:36:00Z"/>
                <w:rFonts w:cstheme="minorHAnsi"/>
                <w:rPrChange w:id="1874" w:author="Jochum, Michael D." w:date="2021-08-05T16:09:00Z">
                  <w:rPr>
                    <w:ins w:id="1875" w:author="Jochum, Michael D." w:date="2021-08-03T13:36:00Z"/>
                    <w:sz w:val="24"/>
                    <w:szCs w:val="24"/>
                  </w:rPr>
                </w:rPrChange>
              </w:rPr>
              <w:pPrChange w:id="1876" w:author="Jochum, Michael D." w:date="2021-08-05T15:29:00Z">
                <w:pPr/>
              </w:pPrChange>
            </w:pPr>
            <w:proofErr w:type="gramStart"/>
            <w:ins w:id="1877" w:author="Jochum, Michael D." w:date="2021-08-03T13:36:00Z">
              <w:r w:rsidRPr="00F7092D">
                <w:rPr>
                  <w:rFonts w:cstheme="minorHAnsi"/>
                  <w:rPrChange w:id="1878" w:author="Jochum, Michael D." w:date="2021-08-05T16:09:00Z">
                    <w:rPr>
                      <w:sz w:val="24"/>
                      <w:szCs w:val="24"/>
                    </w:rPr>
                  </w:rPrChange>
                </w:rPr>
                <w:t>51.2  ±</w:t>
              </w:r>
              <w:proofErr w:type="gramEnd"/>
              <w:r w:rsidRPr="00F7092D">
                <w:rPr>
                  <w:rFonts w:cstheme="minorHAnsi"/>
                  <w:rPrChange w:id="1879" w:author="Jochum, Michael D." w:date="2021-08-05T16:09:00Z">
                    <w:rPr>
                      <w:sz w:val="24"/>
                      <w:szCs w:val="24"/>
                    </w:rPr>
                  </w:rPrChange>
                </w:rPr>
                <w:t xml:space="preserve">  19.8 (n=17)</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880"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27862E8" w14:textId="77777777" w:rsidR="00C63194" w:rsidRPr="00F7092D" w:rsidRDefault="00C63194">
            <w:pPr>
              <w:spacing w:line="240" w:lineRule="auto"/>
              <w:jc w:val="center"/>
              <w:rPr>
                <w:ins w:id="1881" w:author="Jochum, Michael D." w:date="2021-08-03T13:36:00Z"/>
                <w:rFonts w:cstheme="minorHAnsi"/>
                <w:rPrChange w:id="1882" w:author="Jochum, Michael D." w:date="2021-08-05T16:09:00Z">
                  <w:rPr>
                    <w:ins w:id="1883" w:author="Jochum, Michael D." w:date="2021-08-03T13:36:00Z"/>
                    <w:sz w:val="24"/>
                    <w:szCs w:val="24"/>
                  </w:rPr>
                </w:rPrChange>
              </w:rPr>
              <w:pPrChange w:id="1884" w:author="Jochum, Michael D." w:date="2021-08-05T15:29:00Z">
                <w:pPr/>
              </w:pPrChange>
            </w:pPr>
            <w:proofErr w:type="gramStart"/>
            <w:ins w:id="1885" w:author="Jochum, Michael D." w:date="2021-08-03T13:36:00Z">
              <w:r w:rsidRPr="00F7092D">
                <w:rPr>
                  <w:rFonts w:cstheme="minorHAnsi"/>
                  <w:rPrChange w:id="1886" w:author="Jochum, Michael D." w:date="2021-08-05T16:09:00Z">
                    <w:rPr>
                      <w:sz w:val="24"/>
                      <w:szCs w:val="24"/>
                    </w:rPr>
                  </w:rPrChange>
                </w:rPr>
                <w:t>47.3  ±</w:t>
              </w:r>
              <w:proofErr w:type="gramEnd"/>
              <w:r w:rsidRPr="00F7092D">
                <w:rPr>
                  <w:rFonts w:cstheme="minorHAnsi"/>
                  <w:rPrChange w:id="1887" w:author="Jochum, Michael D." w:date="2021-08-05T16:09:00Z">
                    <w:rPr>
                      <w:sz w:val="24"/>
                      <w:szCs w:val="24"/>
                    </w:rPr>
                  </w:rPrChange>
                </w:rPr>
                <w:t xml:space="preserve">  11.5 (n=32)</w:t>
              </w:r>
            </w:ins>
          </w:p>
        </w:tc>
      </w:tr>
      <w:tr w:rsidR="00E432A9" w:rsidRPr="00F7092D" w14:paraId="45064601" w14:textId="77777777" w:rsidTr="00E432A9">
        <w:trPr>
          <w:trHeight w:val="283"/>
          <w:ins w:id="1888" w:author="Jochum, Michael D." w:date="2021-08-03T13:36:00Z"/>
          <w:trPrChange w:id="1889"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890"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755811D" w14:textId="77777777" w:rsidR="00C63194" w:rsidRPr="00F7092D" w:rsidRDefault="00C63194">
            <w:pPr>
              <w:spacing w:line="240" w:lineRule="auto"/>
              <w:jc w:val="right"/>
              <w:rPr>
                <w:ins w:id="1891" w:author="Jochum, Michael D." w:date="2021-08-03T13:36:00Z"/>
                <w:rFonts w:cstheme="minorHAnsi"/>
                <w:rPrChange w:id="1892" w:author="Jochum, Michael D." w:date="2021-08-05T16:09:00Z">
                  <w:rPr>
                    <w:ins w:id="1893" w:author="Jochum, Michael D." w:date="2021-08-03T13:36:00Z"/>
                    <w:sz w:val="24"/>
                    <w:szCs w:val="24"/>
                  </w:rPr>
                </w:rPrChange>
              </w:rPr>
              <w:pPrChange w:id="1894" w:author="Jochum, Michael D." w:date="2021-08-05T15:29:00Z">
                <w:pPr/>
              </w:pPrChange>
            </w:pPr>
            <w:ins w:id="1895" w:author="Jochum, Michael D." w:date="2021-08-03T13:36:00Z">
              <w:r w:rsidRPr="00F7092D">
                <w:rPr>
                  <w:rFonts w:cstheme="minorHAnsi"/>
                  <w:rPrChange w:id="1896" w:author="Jochum, Michael D." w:date="2021-08-05T16:09:00Z">
                    <w:rPr>
                      <w:sz w:val="24"/>
                      <w:szCs w:val="24"/>
                    </w:rPr>
                  </w:rPrChange>
                </w:rPr>
                <w:t>Temp. °C</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897"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64702A4" w14:textId="77777777" w:rsidR="00C63194" w:rsidRPr="00F7092D" w:rsidRDefault="00C63194">
            <w:pPr>
              <w:spacing w:line="240" w:lineRule="auto"/>
              <w:jc w:val="center"/>
              <w:rPr>
                <w:ins w:id="1898" w:author="Jochum, Michael D." w:date="2021-08-03T13:36:00Z"/>
                <w:rFonts w:cstheme="minorHAnsi"/>
                <w:rPrChange w:id="1899" w:author="Jochum, Michael D." w:date="2021-08-05T16:09:00Z">
                  <w:rPr>
                    <w:ins w:id="1900" w:author="Jochum, Michael D." w:date="2021-08-03T13:36:00Z"/>
                    <w:sz w:val="24"/>
                    <w:szCs w:val="24"/>
                  </w:rPr>
                </w:rPrChange>
              </w:rPr>
              <w:pPrChange w:id="1901" w:author="Jochum, Michael D." w:date="2021-08-05T15:29:00Z">
                <w:pPr/>
              </w:pPrChange>
            </w:pPr>
            <w:ins w:id="1902" w:author="Jochum, Michael D." w:date="2021-08-03T13:36:00Z">
              <w:r w:rsidRPr="00F7092D">
                <w:rPr>
                  <w:rFonts w:cstheme="minorHAnsi"/>
                  <w:rPrChange w:id="1903" w:author="Jochum, Michael D." w:date="2021-08-05T16:09:00Z">
                    <w:rPr>
                      <w:sz w:val="24"/>
                      <w:szCs w:val="24"/>
                    </w:rPr>
                  </w:rPrChange>
                </w:rPr>
                <w:t>-</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904"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D3CFD88" w14:textId="77777777" w:rsidR="00C63194" w:rsidRPr="00F7092D" w:rsidRDefault="00C63194">
            <w:pPr>
              <w:spacing w:line="240" w:lineRule="auto"/>
              <w:jc w:val="center"/>
              <w:rPr>
                <w:ins w:id="1905" w:author="Jochum, Michael D." w:date="2021-08-03T13:36:00Z"/>
                <w:rFonts w:cstheme="minorHAnsi"/>
                <w:rPrChange w:id="1906" w:author="Jochum, Michael D." w:date="2021-08-05T16:09:00Z">
                  <w:rPr>
                    <w:ins w:id="1907" w:author="Jochum, Michael D." w:date="2021-08-03T13:36:00Z"/>
                    <w:sz w:val="24"/>
                    <w:szCs w:val="24"/>
                  </w:rPr>
                </w:rPrChange>
              </w:rPr>
              <w:pPrChange w:id="1908" w:author="Jochum, Michael D." w:date="2021-08-05T15:29:00Z">
                <w:pPr/>
              </w:pPrChange>
            </w:pPr>
            <w:proofErr w:type="gramStart"/>
            <w:ins w:id="1909" w:author="Jochum, Michael D." w:date="2021-08-03T13:36:00Z">
              <w:r w:rsidRPr="00F7092D">
                <w:rPr>
                  <w:rFonts w:cstheme="minorHAnsi"/>
                  <w:rPrChange w:id="1910" w:author="Jochum, Michael D." w:date="2021-08-05T16:09:00Z">
                    <w:rPr>
                      <w:sz w:val="24"/>
                      <w:szCs w:val="24"/>
                    </w:rPr>
                  </w:rPrChange>
                </w:rPr>
                <w:t>38.4  ±</w:t>
              </w:r>
              <w:proofErr w:type="gramEnd"/>
              <w:r w:rsidRPr="00F7092D">
                <w:rPr>
                  <w:rFonts w:cstheme="minorHAnsi"/>
                  <w:rPrChange w:id="1911" w:author="Jochum, Michael D." w:date="2021-08-05T16:09:00Z">
                    <w:rPr>
                      <w:sz w:val="24"/>
                      <w:szCs w:val="24"/>
                    </w:rPr>
                  </w:rPrChange>
                </w:rPr>
                <w:t xml:space="preserve">  0.91 (n=15)</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91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D72DD6" w14:textId="77777777" w:rsidR="00C63194" w:rsidRPr="00F7092D" w:rsidRDefault="00C63194">
            <w:pPr>
              <w:spacing w:line="240" w:lineRule="auto"/>
              <w:jc w:val="center"/>
              <w:rPr>
                <w:ins w:id="1913" w:author="Jochum, Michael D." w:date="2021-08-03T13:36:00Z"/>
                <w:rFonts w:cstheme="minorHAnsi"/>
                <w:rPrChange w:id="1914" w:author="Jochum, Michael D." w:date="2021-08-05T16:09:00Z">
                  <w:rPr>
                    <w:ins w:id="1915" w:author="Jochum, Michael D." w:date="2021-08-03T13:36:00Z"/>
                    <w:sz w:val="24"/>
                    <w:szCs w:val="24"/>
                  </w:rPr>
                </w:rPrChange>
              </w:rPr>
              <w:pPrChange w:id="1916" w:author="Jochum, Michael D." w:date="2021-08-05T15:29:00Z">
                <w:pPr/>
              </w:pPrChange>
            </w:pPr>
            <w:proofErr w:type="gramStart"/>
            <w:ins w:id="1917" w:author="Jochum, Michael D." w:date="2021-08-03T13:36:00Z">
              <w:r w:rsidRPr="00F7092D">
                <w:rPr>
                  <w:rFonts w:cstheme="minorHAnsi"/>
                  <w:rPrChange w:id="1918" w:author="Jochum, Michael D." w:date="2021-08-05T16:09:00Z">
                    <w:rPr>
                      <w:sz w:val="24"/>
                      <w:szCs w:val="24"/>
                    </w:rPr>
                  </w:rPrChange>
                </w:rPr>
                <w:t>38.4  ±</w:t>
              </w:r>
              <w:proofErr w:type="gramEnd"/>
              <w:r w:rsidRPr="00F7092D">
                <w:rPr>
                  <w:rFonts w:cstheme="minorHAnsi"/>
                  <w:rPrChange w:id="1919" w:author="Jochum, Michael D." w:date="2021-08-05T16:09:00Z">
                    <w:rPr>
                      <w:sz w:val="24"/>
                      <w:szCs w:val="24"/>
                    </w:rPr>
                  </w:rPrChange>
                </w:rPr>
                <w:t xml:space="preserve">  0.715 (n=8)</w:t>
              </w:r>
            </w:ins>
          </w:p>
        </w:tc>
      </w:tr>
      <w:tr w:rsidR="00E432A9" w:rsidRPr="00F7092D" w14:paraId="3066B60A" w14:textId="77777777" w:rsidTr="00E432A9">
        <w:trPr>
          <w:trHeight w:val="283"/>
          <w:ins w:id="1920" w:author="Jochum, Michael D." w:date="2021-08-03T13:36:00Z"/>
          <w:trPrChange w:id="1921"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922"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CB87759" w14:textId="77777777" w:rsidR="00C63194" w:rsidRPr="00F7092D" w:rsidRDefault="00C63194">
            <w:pPr>
              <w:spacing w:line="240" w:lineRule="auto"/>
              <w:jc w:val="right"/>
              <w:rPr>
                <w:ins w:id="1923" w:author="Jochum, Michael D." w:date="2021-08-03T13:36:00Z"/>
                <w:rFonts w:cstheme="minorHAnsi"/>
                <w:rPrChange w:id="1924" w:author="Jochum, Michael D." w:date="2021-08-05T16:09:00Z">
                  <w:rPr>
                    <w:ins w:id="1925" w:author="Jochum, Michael D." w:date="2021-08-03T13:36:00Z"/>
                    <w:sz w:val="24"/>
                    <w:szCs w:val="24"/>
                  </w:rPr>
                </w:rPrChange>
              </w:rPr>
              <w:pPrChange w:id="1926" w:author="Jochum, Michael D." w:date="2021-08-05T15:29:00Z">
                <w:pPr/>
              </w:pPrChange>
            </w:pPr>
            <w:ins w:id="1927" w:author="Jochum, Michael D." w:date="2021-08-03T13:36:00Z">
              <w:r w:rsidRPr="00F7092D">
                <w:rPr>
                  <w:rFonts w:cstheme="minorHAnsi"/>
                  <w:rPrChange w:id="1928" w:author="Jochum, Michael D." w:date="2021-08-05T16:09:00Z">
                    <w:rPr>
                      <w:sz w:val="24"/>
                      <w:szCs w:val="24"/>
                    </w:rPr>
                  </w:rPrChange>
                </w:rPr>
                <w:t>days after onset</w:t>
              </w:r>
            </w:ins>
          </w:p>
        </w:tc>
        <w:tc>
          <w:tcPr>
            <w:tcW w:w="1052" w:type="pct"/>
            <w:tcBorders>
              <w:top w:val="nil"/>
              <w:left w:val="nil"/>
              <w:bottom w:val="nil"/>
              <w:right w:val="nil"/>
            </w:tcBorders>
            <w:shd w:val="clear" w:color="auto" w:fill="FFFFFF"/>
            <w:tcMar>
              <w:top w:w="11" w:type="dxa"/>
              <w:left w:w="11" w:type="dxa"/>
              <w:bottom w:w="0" w:type="dxa"/>
              <w:right w:w="11" w:type="dxa"/>
            </w:tcMar>
            <w:vAlign w:val="bottom"/>
            <w:hideMark/>
            <w:tcPrChange w:id="1929"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6BC742C8" w14:textId="77777777" w:rsidR="00C63194" w:rsidRPr="00F7092D" w:rsidRDefault="00C63194">
            <w:pPr>
              <w:spacing w:line="240" w:lineRule="auto"/>
              <w:jc w:val="center"/>
              <w:rPr>
                <w:ins w:id="1930" w:author="Jochum, Michael D." w:date="2021-08-03T13:36:00Z"/>
                <w:rFonts w:cstheme="minorHAnsi"/>
                <w:rPrChange w:id="1931" w:author="Jochum, Michael D." w:date="2021-08-05T16:09:00Z">
                  <w:rPr>
                    <w:ins w:id="1932" w:author="Jochum, Michael D." w:date="2021-08-03T13:36:00Z"/>
                    <w:sz w:val="24"/>
                    <w:szCs w:val="24"/>
                  </w:rPr>
                </w:rPrChange>
              </w:rPr>
              <w:pPrChange w:id="1933" w:author="Jochum, Michael D." w:date="2021-08-05T15:29:00Z">
                <w:pPr/>
              </w:pPrChange>
            </w:pPr>
            <w:ins w:id="1934" w:author="Jochum, Michael D." w:date="2021-08-03T13:36:00Z">
              <w:r w:rsidRPr="00F7092D">
                <w:rPr>
                  <w:rFonts w:cstheme="minorHAnsi"/>
                  <w:rPrChange w:id="1935" w:author="Jochum, Michael D." w:date="2021-08-05T16:09:00Z">
                    <w:rPr>
                      <w:sz w:val="24"/>
                      <w:szCs w:val="24"/>
                    </w:rPr>
                  </w:rPrChange>
                </w:rPr>
                <w:t>-</w:t>
              </w:r>
            </w:ins>
          </w:p>
        </w:tc>
        <w:tc>
          <w:tcPr>
            <w:tcW w:w="1914" w:type="pct"/>
            <w:tcBorders>
              <w:top w:val="nil"/>
              <w:left w:val="nil"/>
              <w:bottom w:val="nil"/>
              <w:right w:val="nil"/>
            </w:tcBorders>
            <w:shd w:val="clear" w:color="auto" w:fill="FFFFFF"/>
            <w:tcMar>
              <w:top w:w="11" w:type="dxa"/>
              <w:left w:w="11" w:type="dxa"/>
              <w:bottom w:w="0" w:type="dxa"/>
              <w:right w:w="11" w:type="dxa"/>
            </w:tcMar>
            <w:vAlign w:val="bottom"/>
            <w:hideMark/>
            <w:tcPrChange w:id="1936"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5659EE5D" w14:textId="77777777" w:rsidR="00C63194" w:rsidRPr="00F7092D" w:rsidRDefault="00C63194">
            <w:pPr>
              <w:spacing w:line="240" w:lineRule="auto"/>
              <w:jc w:val="center"/>
              <w:rPr>
                <w:ins w:id="1937" w:author="Jochum, Michael D." w:date="2021-08-03T13:36:00Z"/>
                <w:rFonts w:cstheme="minorHAnsi"/>
                <w:rPrChange w:id="1938" w:author="Jochum, Michael D." w:date="2021-08-05T16:09:00Z">
                  <w:rPr>
                    <w:ins w:id="1939" w:author="Jochum, Michael D." w:date="2021-08-03T13:36:00Z"/>
                    <w:sz w:val="24"/>
                    <w:szCs w:val="24"/>
                  </w:rPr>
                </w:rPrChange>
              </w:rPr>
              <w:pPrChange w:id="1940" w:author="Jochum, Michael D." w:date="2021-08-05T15:29:00Z">
                <w:pPr/>
              </w:pPrChange>
            </w:pPr>
            <w:proofErr w:type="gramStart"/>
            <w:ins w:id="1941" w:author="Jochum, Michael D." w:date="2021-08-03T13:36:00Z">
              <w:r w:rsidRPr="00F7092D">
                <w:rPr>
                  <w:rFonts w:cstheme="minorHAnsi"/>
                  <w:rPrChange w:id="1942" w:author="Jochum, Michael D." w:date="2021-08-05T16:09:00Z">
                    <w:rPr>
                      <w:sz w:val="24"/>
                      <w:szCs w:val="24"/>
                    </w:rPr>
                  </w:rPrChange>
                </w:rPr>
                <w:t>9.07  ±</w:t>
              </w:r>
              <w:proofErr w:type="gramEnd"/>
              <w:r w:rsidRPr="00F7092D">
                <w:rPr>
                  <w:rFonts w:cstheme="minorHAnsi"/>
                  <w:rPrChange w:id="1943" w:author="Jochum, Michael D." w:date="2021-08-05T16:09:00Z">
                    <w:rPr>
                      <w:sz w:val="24"/>
                      <w:szCs w:val="24"/>
                    </w:rPr>
                  </w:rPrChange>
                </w:rPr>
                <w:t xml:space="preserve">  3.17 (n=14)</w:t>
              </w:r>
            </w:ins>
          </w:p>
        </w:tc>
        <w:tc>
          <w:tcPr>
            <w:tcW w:w="1125" w:type="pct"/>
            <w:tcBorders>
              <w:top w:val="nil"/>
              <w:left w:val="nil"/>
              <w:bottom w:val="nil"/>
              <w:right w:val="nil"/>
            </w:tcBorders>
            <w:shd w:val="clear" w:color="auto" w:fill="FFFFFF"/>
            <w:tcMar>
              <w:top w:w="11" w:type="dxa"/>
              <w:left w:w="11" w:type="dxa"/>
              <w:bottom w:w="0" w:type="dxa"/>
              <w:right w:w="11" w:type="dxa"/>
            </w:tcMar>
            <w:vAlign w:val="bottom"/>
            <w:hideMark/>
            <w:tcPrChange w:id="194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531A3B6D" w14:textId="77777777" w:rsidR="00C63194" w:rsidRPr="00F7092D" w:rsidRDefault="00C63194">
            <w:pPr>
              <w:spacing w:line="240" w:lineRule="auto"/>
              <w:jc w:val="center"/>
              <w:rPr>
                <w:ins w:id="1945" w:author="Jochum, Michael D." w:date="2021-08-03T13:36:00Z"/>
                <w:rFonts w:cstheme="minorHAnsi"/>
                <w:rPrChange w:id="1946" w:author="Jochum, Michael D." w:date="2021-08-05T16:09:00Z">
                  <w:rPr>
                    <w:ins w:id="1947" w:author="Jochum, Michael D." w:date="2021-08-03T13:36:00Z"/>
                    <w:sz w:val="24"/>
                    <w:szCs w:val="24"/>
                  </w:rPr>
                </w:rPrChange>
              </w:rPr>
              <w:pPrChange w:id="1948" w:author="Jochum, Michael D." w:date="2021-08-05T15:29:00Z">
                <w:pPr/>
              </w:pPrChange>
            </w:pPr>
            <w:proofErr w:type="gramStart"/>
            <w:ins w:id="1949" w:author="Jochum, Michael D." w:date="2021-08-03T13:36:00Z">
              <w:r w:rsidRPr="00F7092D">
                <w:rPr>
                  <w:rFonts w:cstheme="minorHAnsi"/>
                  <w:rPrChange w:id="1950" w:author="Jochum, Michael D." w:date="2021-08-05T16:09:00Z">
                    <w:rPr>
                      <w:sz w:val="24"/>
                      <w:szCs w:val="24"/>
                    </w:rPr>
                  </w:rPrChange>
                </w:rPr>
                <w:t>12.05  ±</w:t>
              </w:r>
              <w:proofErr w:type="gramEnd"/>
              <w:r w:rsidRPr="00F7092D">
                <w:rPr>
                  <w:rFonts w:cstheme="minorHAnsi"/>
                  <w:rPrChange w:id="1951" w:author="Jochum, Michael D." w:date="2021-08-05T16:09:00Z">
                    <w:rPr>
                      <w:sz w:val="24"/>
                      <w:szCs w:val="24"/>
                    </w:rPr>
                  </w:rPrChange>
                </w:rPr>
                <w:t xml:space="preserve">  6.5 (n=41)</w:t>
              </w:r>
            </w:ins>
          </w:p>
        </w:tc>
      </w:tr>
    </w:tbl>
    <w:p w14:paraId="222C6AEC" w14:textId="1570DA42" w:rsidR="00A26509" w:rsidRPr="00F7092D" w:rsidRDefault="00A26509" w:rsidP="00320396">
      <w:pPr>
        <w:spacing w:line="240" w:lineRule="auto"/>
        <w:rPr>
          <w:ins w:id="1952" w:author="Jochum, Michael D." w:date="2021-08-03T13:49:00Z"/>
          <w:rFonts w:cstheme="minorHAnsi"/>
          <w:rPrChange w:id="1953" w:author="Jochum, Michael D." w:date="2021-08-05T16:09:00Z">
            <w:rPr>
              <w:ins w:id="1954" w:author="Jochum, Michael D." w:date="2021-08-03T13:49:00Z"/>
              <w:sz w:val="24"/>
              <w:szCs w:val="24"/>
            </w:rPr>
          </w:rPrChange>
        </w:rPr>
      </w:pPr>
    </w:p>
    <w:p w14:paraId="7545FE1D" w14:textId="77777777" w:rsidR="00FA3A26" w:rsidRPr="00F7092D" w:rsidRDefault="00FA3A26" w:rsidP="00320396">
      <w:pPr>
        <w:spacing w:line="240" w:lineRule="auto"/>
        <w:rPr>
          <w:ins w:id="1955" w:author="Jochum, Michael D." w:date="2021-08-03T14:54:00Z"/>
          <w:rFonts w:cstheme="minorHAnsi"/>
          <w:rPrChange w:id="1956" w:author="Jochum, Michael D." w:date="2021-08-05T16:09:00Z">
            <w:rPr>
              <w:ins w:id="1957" w:author="Jochum, Michael D." w:date="2021-08-03T14:54:00Z"/>
              <w:sz w:val="24"/>
              <w:szCs w:val="24"/>
            </w:rPr>
          </w:rPrChange>
        </w:rPr>
        <w:sectPr w:rsidR="00FA3A26" w:rsidRPr="00F7092D" w:rsidSect="00FA3A26">
          <w:pgSz w:w="12240" w:h="15840"/>
          <w:pgMar w:top="1440" w:right="1440" w:bottom="1440" w:left="1440" w:header="720" w:footer="720" w:gutter="0"/>
          <w:lnNumType w:countBy="1" w:restart="continuous"/>
          <w:cols w:space="720"/>
          <w:docGrid w:linePitch="360"/>
        </w:sectPr>
      </w:pPr>
    </w:p>
    <w:p w14:paraId="4BC652D9" w14:textId="5468AF88" w:rsidR="00491314" w:rsidRPr="00F7092D" w:rsidRDefault="006030BE">
      <w:pPr>
        <w:pStyle w:val="Caption"/>
        <w:rPr>
          <w:ins w:id="1958" w:author="Jochum, Michael D." w:date="2021-08-03T15:20:00Z"/>
        </w:rPr>
      </w:pPr>
      <w:bookmarkStart w:id="1959" w:name="_Ref78896827"/>
      <w:ins w:id="1960" w:author="Jochum, Michael D." w:date="2021-08-03T15:01:00Z">
        <w:r w:rsidRPr="00F7092D">
          <w:lastRenderedPageBreak/>
          <w:t xml:space="preserve">Table </w:t>
        </w:r>
        <w:r w:rsidRPr="00F7092D">
          <w:fldChar w:fldCharType="begin"/>
        </w:r>
        <w:r w:rsidRPr="00F7092D">
          <w:instrText xml:space="preserve"> SEQ Table \* ARABIC </w:instrText>
        </w:r>
      </w:ins>
      <w:r w:rsidRPr="00F7092D">
        <w:rPr>
          <w:rPrChange w:id="1961" w:author="Jochum, Michael D." w:date="2021-08-05T16:09:00Z">
            <w:rPr/>
          </w:rPrChange>
        </w:rPr>
        <w:fldChar w:fldCharType="separate"/>
      </w:r>
      <w:ins w:id="1962" w:author="Jochum, Michael D." w:date="2021-08-05T15:35:00Z">
        <w:r w:rsidR="003C0ECD" w:rsidRPr="00F7092D">
          <w:rPr>
            <w:noProof/>
          </w:rPr>
          <w:t>2</w:t>
        </w:r>
      </w:ins>
      <w:ins w:id="1963" w:author="Jochum, Michael D." w:date="2021-08-03T15:01:00Z">
        <w:r w:rsidRPr="00534C8C">
          <w:fldChar w:fldCharType="end"/>
        </w:r>
      </w:ins>
      <w:bookmarkEnd w:id="1959"/>
      <w:ins w:id="1964" w:author="Jochum, Michael D." w:date="2021-08-03T15:21:00Z">
        <w:r w:rsidR="001B3928" w:rsidRPr="00F7092D">
          <w:t xml:space="preserve">. </w:t>
        </w:r>
      </w:ins>
      <w:ins w:id="1965" w:author="Jochum, Michael D." w:date="2021-08-03T15:23:00Z">
        <w:r w:rsidR="006B5E19" w:rsidRPr="00F7092D">
          <w:t>Maaslin2 derived s</w:t>
        </w:r>
      </w:ins>
      <w:ins w:id="1966" w:author="Jochum, Michael D." w:date="2021-08-03T15:22:00Z">
        <w:r w:rsidR="006311C9" w:rsidRPr="00F7092D">
          <w:t xml:space="preserve">ignificant Gene ontologies </w:t>
        </w:r>
        <w:r w:rsidR="006B5E19" w:rsidRPr="00F7092D">
          <w:t xml:space="preserve">associated with COVID-19 </w:t>
        </w:r>
      </w:ins>
      <w:ins w:id="1967" w:author="Jochum, Michael D." w:date="2021-08-05T15:31:00Z">
        <w:r w:rsidR="001D7C9C" w:rsidRPr="00F7092D">
          <w:t>(n=</w:t>
        </w:r>
        <w:r w:rsidR="003C0ECD" w:rsidRPr="00F7092D">
          <w:t xml:space="preserve">32) </w:t>
        </w:r>
      </w:ins>
      <w:ins w:id="1968" w:author="Jochum, Michael D." w:date="2021-08-03T15:23:00Z">
        <w:r w:rsidR="006B5E19" w:rsidRPr="00F7092D">
          <w:t>when</w:t>
        </w:r>
      </w:ins>
      <w:ins w:id="1969" w:author="Jochum, Michael D." w:date="2021-08-03T15:21:00Z">
        <w:r w:rsidR="001B3928" w:rsidRPr="00F7092D">
          <w:t xml:space="preserve"> </w:t>
        </w:r>
        <w:r w:rsidR="006311C9" w:rsidRPr="00F7092D">
          <w:t xml:space="preserve">compared to </w:t>
        </w:r>
      </w:ins>
      <w:ins w:id="1970" w:author="Jochum, Michael D." w:date="2021-08-05T15:31:00Z">
        <w:r w:rsidR="001D7C9C" w:rsidRPr="00F7092D">
          <w:t xml:space="preserve">the </w:t>
        </w:r>
      </w:ins>
      <w:ins w:id="1971" w:author="Jochum, Michael D." w:date="2021-08-03T15:22:00Z">
        <w:r w:rsidR="006311C9" w:rsidRPr="00F7092D">
          <w:t>Community acquired Pneumonia</w:t>
        </w:r>
      </w:ins>
      <w:ins w:id="1972" w:author="Jochum, Michael D." w:date="2021-08-05T15:31:00Z">
        <w:r w:rsidR="003C0ECD" w:rsidRPr="00F7092D">
          <w:t xml:space="preserve"> (n=25)</w:t>
        </w:r>
      </w:ins>
      <w:ins w:id="1973" w:author="Jochum, Michael D." w:date="2021-08-03T15:21:00Z">
        <w:r w:rsidR="001B3928" w:rsidRPr="00F7092D">
          <w:t xml:space="preserve"> </w:t>
        </w:r>
      </w:ins>
      <w:ins w:id="1974" w:author="Jochum, Michael D." w:date="2021-08-05T15:31:00Z">
        <w:r w:rsidR="001D7C9C" w:rsidRPr="00F7092D">
          <w:t>c</w:t>
        </w:r>
      </w:ins>
      <w:ins w:id="1975" w:author="Jochum, Michael D." w:date="2021-08-03T15:23:00Z">
        <w:r w:rsidR="006B5E19" w:rsidRPr="00F7092D">
          <w:t xml:space="preserve">ohort. Write something here about transformation </w:t>
        </w:r>
      </w:ins>
      <w:ins w:id="1976" w:author="Jochum, Michael D." w:date="2021-08-03T15:25:00Z">
        <w:r w:rsidR="005869CF" w:rsidRPr="00F7092D">
          <w:t>normalization</w:t>
        </w:r>
      </w:ins>
      <w:ins w:id="1977" w:author="Jochum, Michael D." w:date="2021-08-03T15:23:00Z">
        <w:r w:rsidR="00E460DA" w:rsidRPr="00F7092D">
          <w:t xml:space="preserve"> controlling for random ef</w:t>
        </w:r>
      </w:ins>
      <w:ins w:id="1978" w:author="Jochum, Michael D." w:date="2021-08-03T15:24:00Z">
        <w:r w:rsidR="00E460DA" w:rsidRPr="00F7092D">
          <w:t xml:space="preserve">fect and </w:t>
        </w:r>
        <w:proofErr w:type="spellStart"/>
        <w:r w:rsidR="00E460DA" w:rsidRPr="00F7092D">
          <w:t>benjamini</w:t>
        </w:r>
        <w:proofErr w:type="spellEnd"/>
        <w:r w:rsidR="00E460DA" w:rsidRPr="00F7092D">
          <w:t xml:space="preserve"> Hochberg correction</w:t>
        </w:r>
      </w:ins>
      <w:ins w:id="1979" w:author="Jochum, Michael D." w:date="2021-08-05T14:16:00Z">
        <w:r w:rsidR="00491314" w:rsidRPr="00F7092D">
          <w:t>.</w:t>
        </w:r>
      </w:ins>
    </w:p>
    <w:tbl>
      <w:tblPr>
        <w:tblW w:w="5000" w:type="pct"/>
        <w:tblLook w:val="04A0" w:firstRow="1" w:lastRow="0" w:firstColumn="1" w:lastColumn="0" w:noHBand="0" w:noVBand="1"/>
        <w:tblPrChange w:id="1980" w:author="Jochum, Michael D." w:date="2021-08-05T14:17:00Z">
          <w:tblPr>
            <w:tblW w:w="5000" w:type="pct"/>
            <w:tblLook w:val="04A0" w:firstRow="1" w:lastRow="0" w:firstColumn="1" w:lastColumn="0" w:noHBand="0" w:noVBand="1"/>
          </w:tblPr>
        </w:tblPrChange>
      </w:tblPr>
      <w:tblGrid>
        <w:gridCol w:w="5629"/>
        <w:gridCol w:w="1136"/>
        <w:gridCol w:w="2639"/>
        <w:gridCol w:w="919"/>
        <w:gridCol w:w="786"/>
        <w:gridCol w:w="861"/>
        <w:gridCol w:w="861"/>
        <w:gridCol w:w="786"/>
        <w:gridCol w:w="783"/>
        <w:tblGridChange w:id="1981">
          <w:tblGrid>
            <w:gridCol w:w="5629"/>
            <w:gridCol w:w="1136"/>
            <w:gridCol w:w="2639"/>
            <w:gridCol w:w="919"/>
            <w:gridCol w:w="786"/>
            <w:gridCol w:w="861"/>
            <w:gridCol w:w="861"/>
            <w:gridCol w:w="786"/>
            <w:gridCol w:w="783"/>
          </w:tblGrid>
        </w:tblGridChange>
      </w:tblGrid>
      <w:tr w:rsidR="001B3928" w:rsidRPr="00F7092D" w14:paraId="1A168FE1" w14:textId="77777777" w:rsidTr="00491314">
        <w:trPr>
          <w:trHeight w:val="300"/>
          <w:ins w:id="1982" w:author="Jochum, Michael D." w:date="2021-08-03T15:20:00Z"/>
          <w:trPrChange w:id="1983" w:author="Jochum, Michael D." w:date="2021-08-05T14:17:00Z">
            <w:trPr>
              <w:trHeight w:val="300"/>
            </w:trPr>
          </w:trPrChange>
        </w:trPr>
        <w:tc>
          <w:tcPr>
            <w:tcW w:w="1955" w:type="pct"/>
            <w:tcBorders>
              <w:top w:val="nil"/>
              <w:left w:val="nil"/>
              <w:bottom w:val="single" w:sz="4" w:space="0" w:color="auto"/>
              <w:right w:val="nil"/>
            </w:tcBorders>
            <w:shd w:val="clear" w:color="auto" w:fill="auto"/>
            <w:noWrap/>
            <w:vAlign w:val="bottom"/>
            <w:hideMark/>
            <w:tcPrChange w:id="1984" w:author="Jochum, Michael D." w:date="2021-08-05T14:17:00Z">
              <w:tcPr>
                <w:tcW w:w="1858" w:type="pct"/>
                <w:tcBorders>
                  <w:top w:val="nil"/>
                  <w:left w:val="nil"/>
                  <w:bottom w:val="single" w:sz="4" w:space="0" w:color="auto"/>
                  <w:right w:val="nil"/>
                </w:tcBorders>
                <w:shd w:val="clear" w:color="auto" w:fill="auto"/>
                <w:noWrap/>
                <w:vAlign w:val="bottom"/>
                <w:hideMark/>
              </w:tcPr>
            </w:tcPrChange>
          </w:tcPr>
          <w:p w14:paraId="4993F61C" w14:textId="77777777" w:rsidR="001B3928" w:rsidRPr="00F7092D" w:rsidRDefault="001B3928" w:rsidP="001B3928">
            <w:pPr>
              <w:spacing w:after="0" w:line="240" w:lineRule="auto"/>
              <w:jc w:val="right"/>
              <w:rPr>
                <w:ins w:id="1985" w:author="Jochum, Michael D." w:date="2021-08-03T15:20:00Z"/>
                <w:rFonts w:eastAsia="Times New Roman" w:cstheme="minorHAnsi"/>
                <w:color w:val="000000"/>
                <w:sz w:val="18"/>
                <w:szCs w:val="18"/>
                <w:rPrChange w:id="1986" w:author="Jochum, Michael D." w:date="2021-08-05T16:10:00Z">
                  <w:rPr>
                    <w:ins w:id="1987" w:author="Jochum, Michael D." w:date="2021-08-03T15:20:00Z"/>
                    <w:rFonts w:ascii="Calibri" w:eastAsia="Times New Roman" w:hAnsi="Calibri" w:cs="Calibri"/>
                    <w:color w:val="000000"/>
                  </w:rPr>
                </w:rPrChange>
              </w:rPr>
            </w:pPr>
            <w:ins w:id="1988" w:author="Jochum, Michael D." w:date="2021-08-03T15:20:00Z">
              <w:r w:rsidRPr="00F7092D">
                <w:rPr>
                  <w:rFonts w:eastAsia="Times New Roman" w:cstheme="minorHAnsi"/>
                  <w:color w:val="000000"/>
                  <w:sz w:val="18"/>
                  <w:szCs w:val="18"/>
                  <w:rPrChange w:id="1989" w:author="Jochum, Michael D." w:date="2021-08-05T16:10:00Z">
                    <w:rPr>
                      <w:rFonts w:ascii="Calibri" w:eastAsia="Times New Roman" w:hAnsi="Calibri" w:cs="Calibri"/>
                      <w:color w:val="000000"/>
                    </w:rPr>
                  </w:rPrChange>
                </w:rPr>
                <w:t>feature</w:t>
              </w:r>
            </w:ins>
          </w:p>
        </w:tc>
        <w:tc>
          <w:tcPr>
            <w:tcW w:w="394" w:type="pct"/>
            <w:tcBorders>
              <w:top w:val="nil"/>
              <w:left w:val="nil"/>
              <w:bottom w:val="single" w:sz="4" w:space="0" w:color="auto"/>
              <w:right w:val="nil"/>
            </w:tcBorders>
            <w:shd w:val="clear" w:color="auto" w:fill="auto"/>
            <w:noWrap/>
            <w:vAlign w:val="bottom"/>
            <w:hideMark/>
            <w:tcPrChange w:id="1990" w:author="Jochum, Michael D." w:date="2021-08-05T14:17:00Z">
              <w:tcPr>
                <w:tcW w:w="305" w:type="pct"/>
                <w:tcBorders>
                  <w:top w:val="nil"/>
                  <w:left w:val="nil"/>
                  <w:bottom w:val="single" w:sz="4" w:space="0" w:color="auto"/>
                  <w:right w:val="nil"/>
                </w:tcBorders>
                <w:shd w:val="clear" w:color="auto" w:fill="auto"/>
                <w:noWrap/>
                <w:vAlign w:val="bottom"/>
                <w:hideMark/>
              </w:tcPr>
            </w:tcPrChange>
          </w:tcPr>
          <w:p w14:paraId="4C557181" w14:textId="77777777" w:rsidR="001B3928" w:rsidRPr="00F7092D" w:rsidRDefault="001B3928" w:rsidP="001B3928">
            <w:pPr>
              <w:spacing w:after="0" w:line="240" w:lineRule="auto"/>
              <w:jc w:val="center"/>
              <w:rPr>
                <w:ins w:id="1991" w:author="Jochum, Michael D." w:date="2021-08-03T15:20:00Z"/>
                <w:rFonts w:eastAsia="Times New Roman" w:cstheme="minorHAnsi"/>
                <w:color w:val="000000"/>
                <w:sz w:val="18"/>
                <w:szCs w:val="18"/>
                <w:rPrChange w:id="1992" w:author="Jochum, Michael D." w:date="2021-08-05T16:10:00Z">
                  <w:rPr>
                    <w:ins w:id="1993" w:author="Jochum, Michael D." w:date="2021-08-03T15:20:00Z"/>
                    <w:rFonts w:ascii="Calibri" w:eastAsia="Times New Roman" w:hAnsi="Calibri" w:cs="Calibri"/>
                    <w:color w:val="000000"/>
                  </w:rPr>
                </w:rPrChange>
              </w:rPr>
            </w:pPr>
            <w:ins w:id="1994" w:author="Jochum, Michael D." w:date="2021-08-03T15:20:00Z">
              <w:r w:rsidRPr="00F7092D">
                <w:rPr>
                  <w:rFonts w:eastAsia="Times New Roman" w:cstheme="minorHAnsi"/>
                  <w:color w:val="000000"/>
                  <w:sz w:val="18"/>
                  <w:szCs w:val="18"/>
                  <w:rPrChange w:id="1995" w:author="Jochum, Michael D." w:date="2021-08-05T16:10:00Z">
                    <w:rPr>
                      <w:rFonts w:ascii="Calibri" w:eastAsia="Times New Roman" w:hAnsi="Calibri" w:cs="Calibri"/>
                      <w:color w:val="000000"/>
                    </w:rPr>
                  </w:rPrChange>
                </w:rPr>
                <w:t>namespace</w:t>
              </w:r>
            </w:ins>
          </w:p>
        </w:tc>
        <w:tc>
          <w:tcPr>
            <w:tcW w:w="916" w:type="pct"/>
            <w:tcBorders>
              <w:top w:val="nil"/>
              <w:left w:val="nil"/>
              <w:bottom w:val="single" w:sz="4" w:space="0" w:color="auto"/>
              <w:right w:val="nil"/>
            </w:tcBorders>
            <w:shd w:val="clear" w:color="auto" w:fill="auto"/>
            <w:noWrap/>
            <w:vAlign w:val="bottom"/>
            <w:hideMark/>
            <w:tcPrChange w:id="1996" w:author="Jochum, Michael D." w:date="2021-08-05T14:17:00Z">
              <w:tcPr>
                <w:tcW w:w="844" w:type="pct"/>
                <w:tcBorders>
                  <w:top w:val="nil"/>
                  <w:left w:val="nil"/>
                  <w:bottom w:val="single" w:sz="4" w:space="0" w:color="auto"/>
                  <w:right w:val="nil"/>
                </w:tcBorders>
                <w:shd w:val="clear" w:color="auto" w:fill="auto"/>
                <w:noWrap/>
                <w:vAlign w:val="bottom"/>
                <w:hideMark/>
              </w:tcPr>
            </w:tcPrChange>
          </w:tcPr>
          <w:p w14:paraId="04F039D5" w14:textId="77777777" w:rsidR="001B3928" w:rsidRPr="00F7092D" w:rsidRDefault="001B3928" w:rsidP="001B3928">
            <w:pPr>
              <w:spacing w:after="0" w:line="240" w:lineRule="auto"/>
              <w:jc w:val="center"/>
              <w:rPr>
                <w:ins w:id="1997" w:author="Jochum, Michael D." w:date="2021-08-03T15:20:00Z"/>
                <w:rFonts w:eastAsia="Times New Roman" w:cstheme="minorHAnsi"/>
                <w:color w:val="000000"/>
                <w:sz w:val="18"/>
                <w:szCs w:val="18"/>
                <w:rPrChange w:id="1998" w:author="Jochum, Michael D." w:date="2021-08-05T16:10:00Z">
                  <w:rPr>
                    <w:ins w:id="1999" w:author="Jochum, Michael D." w:date="2021-08-03T15:20:00Z"/>
                    <w:rFonts w:ascii="Calibri" w:eastAsia="Times New Roman" w:hAnsi="Calibri" w:cs="Calibri"/>
                    <w:color w:val="000000"/>
                  </w:rPr>
                </w:rPrChange>
              </w:rPr>
            </w:pPr>
            <w:ins w:id="2000" w:author="Jochum, Michael D." w:date="2021-08-03T15:20:00Z">
              <w:r w:rsidRPr="00F7092D">
                <w:rPr>
                  <w:rFonts w:eastAsia="Times New Roman" w:cstheme="minorHAnsi"/>
                  <w:color w:val="000000"/>
                  <w:sz w:val="18"/>
                  <w:szCs w:val="18"/>
                  <w:rPrChange w:id="2001" w:author="Jochum, Michael D." w:date="2021-08-05T16:10:00Z">
                    <w:rPr>
                      <w:rFonts w:ascii="Calibri" w:eastAsia="Times New Roman" w:hAnsi="Calibri" w:cs="Calibri"/>
                      <w:color w:val="000000"/>
                    </w:rPr>
                  </w:rPrChange>
                </w:rPr>
                <w:t>value (vs COVID-19)</w:t>
              </w:r>
            </w:ins>
          </w:p>
        </w:tc>
        <w:tc>
          <w:tcPr>
            <w:tcW w:w="319" w:type="pct"/>
            <w:tcBorders>
              <w:top w:val="nil"/>
              <w:left w:val="nil"/>
              <w:bottom w:val="single" w:sz="4" w:space="0" w:color="auto"/>
              <w:right w:val="nil"/>
            </w:tcBorders>
            <w:shd w:val="clear" w:color="auto" w:fill="auto"/>
            <w:noWrap/>
            <w:vAlign w:val="bottom"/>
            <w:hideMark/>
            <w:tcPrChange w:id="2002" w:author="Jochum, Michael D." w:date="2021-08-05T14:17:00Z">
              <w:tcPr>
                <w:tcW w:w="362" w:type="pct"/>
                <w:tcBorders>
                  <w:top w:val="nil"/>
                  <w:left w:val="nil"/>
                  <w:bottom w:val="single" w:sz="4" w:space="0" w:color="auto"/>
                  <w:right w:val="nil"/>
                </w:tcBorders>
                <w:shd w:val="clear" w:color="auto" w:fill="auto"/>
                <w:noWrap/>
                <w:vAlign w:val="bottom"/>
                <w:hideMark/>
              </w:tcPr>
            </w:tcPrChange>
          </w:tcPr>
          <w:p w14:paraId="0EE75D4D" w14:textId="77777777" w:rsidR="001B3928" w:rsidRPr="00F7092D" w:rsidRDefault="001B3928" w:rsidP="001B3928">
            <w:pPr>
              <w:spacing w:after="0" w:line="240" w:lineRule="auto"/>
              <w:jc w:val="center"/>
              <w:rPr>
                <w:ins w:id="2003" w:author="Jochum, Michael D." w:date="2021-08-03T15:20:00Z"/>
                <w:rFonts w:eastAsia="Times New Roman" w:cstheme="minorHAnsi"/>
                <w:color w:val="000000"/>
                <w:sz w:val="18"/>
                <w:szCs w:val="18"/>
                <w:rPrChange w:id="2004" w:author="Jochum, Michael D." w:date="2021-08-05T16:10:00Z">
                  <w:rPr>
                    <w:ins w:id="2005" w:author="Jochum, Michael D." w:date="2021-08-03T15:20:00Z"/>
                    <w:rFonts w:ascii="Calibri" w:eastAsia="Times New Roman" w:hAnsi="Calibri" w:cs="Calibri"/>
                    <w:color w:val="000000"/>
                  </w:rPr>
                </w:rPrChange>
              </w:rPr>
            </w:pPr>
            <w:proofErr w:type="spellStart"/>
            <w:ins w:id="2006" w:author="Jochum, Michael D." w:date="2021-08-03T15:20:00Z">
              <w:r w:rsidRPr="00F7092D">
                <w:rPr>
                  <w:rFonts w:eastAsia="Times New Roman" w:cstheme="minorHAnsi"/>
                  <w:color w:val="000000"/>
                  <w:sz w:val="18"/>
                  <w:szCs w:val="18"/>
                  <w:rPrChange w:id="2007" w:author="Jochum, Michael D." w:date="2021-08-05T16:10:00Z">
                    <w:rPr>
                      <w:rFonts w:ascii="Calibri" w:eastAsia="Times New Roman" w:hAnsi="Calibri" w:cs="Calibri"/>
                      <w:color w:val="000000"/>
                    </w:rPr>
                  </w:rPrChange>
                </w:rPr>
                <w:t>coef</w:t>
              </w:r>
              <w:proofErr w:type="spellEnd"/>
            </w:ins>
          </w:p>
        </w:tc>
        <w:tc>
          <w:tcPr>
            <w:tcW w:w="273" w:type="pct"/>
            <w:tcBorders>
              <w:top w:val="nil"/>
              <w:left w:val="nil"/>
              <w:bottom w:val="single" w:sz="4" w:space="0" w:color="auto"/>
              <w:right w:val="nil"/>
            </w:tcBorders>
            <w:shd w:val="clear" w:color="auto" w:fill="auto"/>
            <w:noWrap/>
            <w:vAlign w:val="bottom"/>
            <w:hideMark/>
            <w:tcPrChange w:id="2008" w:author="Jochum, Michael D." w:date="2021-08-05T14:17:00Z">
              <w:tcPr>
                <w:tcW w:w="316" w:type="pct"/>
                <w:tcBorders>
                  <w:top w:val="nil"/>
                  <w:left w:val="nil"/>
                  <w:bottom w:val="single" w:sz="4" w:space="0" w:color="auto"/>
                  <w:right w:val="nil"/>
                </w:tcBorders>
                <w:shd w:val="clear" w:color="auto" w:fill="auto"/>
                <w:noWrap/>
                <w:vAlign w:val="bottom"/>
                <w:hideMark/>
              </w:tcPr>
            </w:tcPrChange>
          </w:tcPr>
          <w:p w14:paraId="5CF2F9EF" w14:textId="77777777" w:rsidR="001B3928" w:rsidRPr="00F7092D" w:rsidRDefault="001B3928" w:rsidP="001B3928">
            <w:pPr>
              <w:spacing w:after="0" w:line="240" w:lineRule="auto"/>
              <w:jc w:val="center"/>
              <w:rPr>
                <w:ins w:id="2009" w:author="Jochum, Michael D." w:date="2021-08-03T15:20:00Z"/>
                <w:rFonts w:eastAsia="Times New Roman" w:cstheme="minorHAnsi"/>
                <w:color w:val="000000"/>
                <w:sz w:val="18"/>
                <w:szCs w:val="18"/>
                <w:rPrChange w:id="2010" w:author="Jochum, Michael D." w:date="2021-08-05T16:10:00Z">
                  <w:rPr>
                    <w:ins w:id="2011" w:author="Jochum, Michael D." w:date="2021-08-03T15:20:00Z"/>
                    <w:rFonts w:ascii="Calibri" w:eastAsia="Times New Roman" w:hAnsi="Calibri" w:cs="Calibri"/>
                    <w:color w:val="000000"/>
                  </w:rPr>
                </w:rPrChange>
              </w:rPr>
            </w:pPr>
            <w:ins w:id="2012" w:author="Jochum, Michael D." w:date="2021-08-03T15:20:00Z">
              <w:r w:rsidRPr="00F7092D">
                <w:rPr>
                  <w:rFonts w:eastAsia="Times New Roman" w:cstheme="minorHAnsi"/>
                  <w:color w:val="000000"/>
                  <w:sz w:val="18"/>
                  <w:szCs w:val="18"/>
                  <w:rPrChange w:id="2013" w:author="Jochum, Michael D." w:date="2021-08-05T16:10:00Z">
                    <w:rPr>
                      <w:rFonts w:ascii="Calibri" w:eastAsia="Times New Roman" w:hAnsi="Calibri" w:cs="Calibri"/>
                      <w:color w:val="000000"/>
                    </w:rPr>
                  </w:rPrChange>
                </w:rPr>
                <w:t>stderr</w:t>
              </w:r>
            </w:ins>
          </w:p>
        </w:tc>
        <w:tc>
          <w:tcPr>
            <w:tcW w:w="299" w:type="pct"/>
            <w:tcBorders>
              <w:top w:val="nil"/>
              <w:left w:val="nil"/>
              <w:bottom w:val="single" w:sz="4" w:space="0" w:color="auto"/>
              <w:right w:val="nil"/>
            </w:tcBorders>
            <w:shd w:val="clear" w:color="auto" w:fill="auto"/>
            <w:noWrap/>
            <w:vAlign w:val="bottom"/>
            <w:hideMark/>
            <w:tcPrChange w:id="2014" w:author="Jochum, Michael D." w:date="2021-08-05T14:17:00Z">
              <w:tcPr>
                <w:tcW w:w="342" w:type="pct"/>
                <w:tcBorders>
                  <w:top w:val="nil"/>
                  <w:left w:val="nil"/>
                  <w:bottom w:val="single" w:sz="4" w:space="0" w:color="auto"/>
                  <w:right w:val="nil"/>
                </w:tcBorders>
                <w:shd w:val="clear" w:color="auto" w:fill="auto"/>
                <w:noWrap/>
                <w:vAlign w:val="bottom"/>
                <w:hideMark/>
              </w:tcPr>
            </w:tcPrChange>
          </w:tcPr>
          <w:p w14:paraId="706B310B" w14:textId="77777777" w:rsidR="001B3928" w:rsidRPr="00F7092D" w:rsidRDefault="001B3928" w:rsidP="001B3928">
            <w:pPr>
              <w:spacing w:after="0" w:line="240" w:lineRule="auto"/>
              <w:jc w:val="center"/>
              <w:rPr>
                <w:ins w:id="2015" w:author="Jochum, Michael D." w:date="2021-08-03T15:20:00Z"/>
                <w:rFonts w:eastAsia="Times New Roman" w:cstheme="minorHAnsi"/>
                <w:color w:val="000000"/>
                <w:sz w:val="18"/>
                <w:szCs w:val="18"/>
                <w:rPrChange w:id="2016" w:author="Jochum, Michael D." w:date="2021-08-05T16:10:00Z">
                  <w:rPr>
                    <w:ins w:id="2017" w:author="Jochum, Michael D." w:date="2021-08-03T15:20:00Z"/>
                    <w:rFonts w:ascii="Calibri" w:eastAsia="Times New Roman" w:hAnsi="Calibri" w:cs="Calibri"/>
                    <w:color w:val="000000"/>
                  </w:rPr>
                </w:rPrChange>
              </w:rPr>
            </w:pPr>
            <w:ins w:id="2018" w:author="Jochum, Michael D." w:date="2021-08-03T15:20:00Z">
              <w:r w:rsidRPr="00F7092D">
                <w:rPr>
                  <w:rFonts w:eastAsia="Times New Roman" w:cstheme="minorHAnsi"/>
                  <w:color w:val="000000"/>
                  <w:sz w:val="18"/>
                  <w:szCs w:val="18"/>
                  <w:rPrChange w:id="2019" w:author="Jochum, Michael D." w:date="2021-08-05T16:10:00Z">
                    <w:rPr>
                      <w:rFonts w:ascii="Calibri" w:eastAsia="Times New Roman" w:hAnsi="Calibri" w:cs="Calibri"/>
                      <w:color w:val="000000"/>
                    </w:rPr>
                  </w:rPrChange>
                </w:rPr>
                <w:t>N</w:t>
              </w:r>
            </w:ins>
          </w:p>
        </w:tc>
        <w:tc>
          <w:tcPr>
            <w:tcW w:w="299" w:type="pct"/>
            <w:tcBorders>
              <w:top w:val="nil"/>
              <w:left w:val="nil"/>
              <w:bottom w:val="single" w:sz="4" w:space="0" w:color="auto"/>
              <w:right w:val="nil"/>
            </w:tcBorders>
            <w:shd w:val="clear" w:color="auto" w:fill="auto"/>
            <w:noWrap/>
            <w:vAlign w:val="bottom"/>
            <w:hideMark/>
            <w:tcPrChange w:id="2020" w:author="Jochum, Michael D." w:date="2021-08-05T14:17:00Z">
              <w:tcPr>
                <w:tcW w:w="342" w:type="pct"/>
                <w:tcBorders>
                  <w:top w:val="nil"/>
                  <w:left w:val="nil"/>
                  <w:bottom w:val="single" w:sz="4" w:space="0" w:color="auto"/>
                  <w:right w:val="nil"/>
                </w:tcBorders>
                <w:shd w:val="clear" w:color="auto" w:fill="auto"/>
                <w:noWrap/>
                <w:vAlign w:val="bottom"/>
                <w:hideMark/>
              </w:tcPr>
            </w:tcPrChange>
          </w:tcPr>
          <w:p w14:paraId="5B45706D" w14:textId="77777777" w:rsidR="001B3928" w:rsidRPr="00F7092D" w:rsidRDefault="001B3928" w:rsidP="001B3928">
            <w:pPr>
              <w:spacing w:after="0" w:line="240" w:lineRule="auto"/>
              <w:jc w:val="center"/>
              <w:rPr>
                <w:ins w:id="2021" w:author="Jochum, Michael D." w:date="2021-08-03T15:20:00Z"/>
                <w:rFonts w:eastAsia="Times New Roman" w:cstheme="minorHAnsi"/>
                <w:color w:val="000000"/>
                <w:sz w:val="18"/>
                <w:szCs w:val="18"/>
                <w:rPrChange w:id="2022" w:author="Jochum, Michael D." w:date="2021-08-05T16:10:00Z">
                  <w:rPr>
                    <w:ins w:id="2023" w:author="Jochum, Michael D." w:date="2021-08-03T15:20:00Z"/>
                    <w:rFonts w:ascii="Calibri" w:eastAsia="Times New Roman" w:hAnsi="Calibri" w:cs="Calibri"/>
                    <w:color w:val="000000"/>
                  </w:rPr>
                </w:rPrChange>
              </w:rPr>
            </w:pPr>
            <w:ins w:id="2024" w:author="Jochum, Michael D." w:date="2021-08-03T15:20:00Z">
              <w:r w:rsidRPr="00F7092D">
                <w:rPr>
                  <w:rFonts w:eastAsia="Times New Roman" w:cstheme="minorHAnsi"/>
                  <w:color w:val="000000"/>
                  <w:sz w:val="18"/>
                  <w:szCs w:val="18"/>
                  <w:rPrChange w:id="2025" w:author="Jochum, Michael D." w:date="2021-08-05T16:10:00Z">
                    <w:rPr>
                      <w:rFonts w:ascii="Calibri" w:eastAsia="Times New Roman" w:hAnsi="Calibri" w:cs="Calibri"/>
                      <w:color w:val="000000"/>
                    </w:rPr>
                  </w:rPrChange>
                </w:rPr>
                <w:t>N.not.0</w:t>
              </w:r>
            </w:ins>
          </w:p>
        </w:tc>
        <w:tc>
          <w:tcPr>
            <w:tcW w:w="273" w:type="pct"/>
            <w:tcBorders>
              <w:top w:val="nil"/>
              <w:left w:val="nil"/>
              <w:bottom w:val="single" w:sz="4" w:space="0" w:color="auto"/>
              <w:right w:val="nil"/>
            </w:tcBorders>
            <w:shd w:val="clear" w:color="auto" w:fill="auto"/>
            <w:noWrap/>
            <w:vAlign w:val="bottom"/>
            <w:hideMark/>
            <w:tcPrChange w:id="2026" w:author="Jochum, Michael D." w:date="2021-08-05T14:17:00Z">
              <w:tcPr>
                <w:tcW w:w="316" w:type="pct"/>
                <w:tcBorders>
                  <w:top w:val="nil"/>
                  <w:left w:val="nil"/>
                  <w:bottom w:val="single" w:sz="4" w:space="0" w:color="auto"/>
                  <w:right w:val="nil"/>
                </w:tcBorders>
                <w:shd w:val="clear" w:color="auto" w:fill="auto"/>
                <w:noWrap/>
                <w:vAlign w:val="bottom"/>
                <w:hideMark/>
              </w:tcPr>
            </w:tcPrChange>
          </w:tcPr>
          <w:p w14:paraId="11F6E223" w14:textId="77777777" w:rsidR="001B3928" w:rsidRPr="00F7092D" w:rsidRDefault="001B3928" w:rsidP="001B3928">
            <w:pPr>
              <w:spacing w:after="0" w:line="240" w:lineRule="auto"/>
              <w:jc w:val="center"/>
              <w:rPr>
                <w:ins w:id="2027" w:author="Jochum, Michael D." w:date="2021-08-03T15:20:00Z"/>
                <w:rFonts w:eastAsia="Times New Roman" w:cstheme="minorHAnsi"/>
                <w:color w:val="000000"/>
                <w:sz w:val="18"/>
                <w:szCs w:val="18"/>
                <w:rPrChange w:id="2028" w:author="Jochum, Michael D." w:date="2021-08-05T16:10:00Z">
                  <w:rPr>
                    <w:ins w:id="2029" w:author="Jochum, Michael D." w:date="2021-08-03T15:20:00Z"/>
                    <w:rFonts w:ascii="Calibri" w:eastAsia="Times New Roman" w:hAnsi="Calibri" w:cs="Calibri"/>
                    <w:color w:val="000000"/>
                  </w:rPr>
                </w:rPrChange>
              </w:rPr>
            </w:pPr>
            <w:proofErr w:type="spellStart"/>
            <w:ins w:id="2030" w:author="Jochum, Michael D." w:date="2021-08-03T15:20:00Z">
              <w:r w:rsidRPr="00F7092D">
                <w:rPr>
                  <w:rFonts w:eastAsia="Times New Roman" w:cstheme="minorHAnsi"/>
                  <w:color w:val="000000"/>
                  <w:sz w:val="18"/>
                  <w:szCs w:val="18"/>
                  <w:rPrChange w:id="2031" w:author="Jochum, Michael D." w:date="2021-08-05T16:10:00Z">
                    <w:rPr>
                      <w:rFonts w:ascii="Calibri" w:eastAsia="Times New Roman" w:hAnsi="Calibri" w:cs="Calibri"/>
                      <w:color w:val="000000"/>
                    </w:rPr>
                  </w:rPrChange>
                </w:rPr>
                <w:t>pval</w:t>
              </w:r>
              <w:proofErr w:type="spellEnd"/>
            </w:ins>
          </w:p>
        </w:tc>
        <w:tc>
          <w:tcPr>
            <w:tcW w:w="272" w:type="pct"/>
            <w:tcBorders>
              <w:top w:val="nil"/>
              <w:left w:val="nil"/>
              <w:bottom w:val="single" w:sz="4" w:space="0" w:color="auto"/>
              <w:right w:val="nil"/>
            </w:tcBorders>
            <w:shd w:val="clear" w:color="auto" w:fill="auto"/>
            <w:noWrap/>
            <w:vAlign w:val="bottom"/>
            <w:hideMark/>
            <w:tcPrChange w:id="2032" w:author="Jochum, Michael D." w:date="2021-08-05T14:17:00Z">
              <w:tcPr>
                <w:tcW w:w="316" w:type="pct"/>
                <w:tcBorders>
                  <w:top w:val="nil"/>
                  <w:left w:val="nil"/>
                  <w:bottom w:val="single" w:sz="4" w:space="0" w:color="auto"/>
                  <w:right w:val="nil"/>
                </w:tcBorders>
                <w:shd w:val="clear" w:color="auto" w:fill="auto"/>
                <w:noWrap/>
                <w:vAlign w:val="bottom"/>
                <w:hideMark/>
              </w:tcPr>
            </w:tcPrChange>
          </w:tcPr>
          <w:p w14:paraId="474E18B4" w14:textId="77777777" w:rsidR="001B3928" w:rsidRPr="00F7092D" w:rsidRDefault="001B3928" w:rsidP="001B3928">
            <w:pPr>
              <w:spacing w:after="0" w:line="240" w:lineRule="auto"/>
              <w:jc w:val="center"/>
              <w:rPr>
                <w:ins w:id="2033" w:author="Jochum, Michael D." w:date="2021-08-03T15:20:00Z"/>
                <w:rFonts w:eastAsia="Times New Roman" w:cstheme="minorHAnsi"/>
                <w:color w:val="000000"/>
                <w:sz w:val="18"/>
                <w:szCs w:val="18"/>
                <w:rPrChange w:id="2034" w:author="Jochum, Michael D." w:date="2021-08-05T16:10:00Z">
                  <w:rPr>
                    <w:ins w:id="2035" w:author="Jochum, Michael D." w:date="2021-08-03T15:20:00Z"/>
                    <w:rFonts w:ascii="Calibri" w:eastAsia="Times New Roman" w:hAnsi="Calibri" w:cs="Calibri"/>
                    <w:color w:val="000000"/>
                  </w:rPr>
                </w:rPrChange>
              </w:rPr>
            </w:pPr>
            <w:proofErr w:type="spellStart"/>
            <w:ins w:id="2036" w:author="Jochum, Michael D." w:date="2021-08-03T15:20:00Z">
              <w:r w:rsidRPr="00F7092D">
                <w:rPr>
                  <w:rFonts w:eastAsia="Times New Roman" w:cstheme="minorHAnsi"/>
                  <w:color w:val="000000"/>
                  <w:sz w:val="18"/>
                  <w:szCs w:val="18"/>
                  <w:rPrChange w:id="2037" w:author="Jochum, Michael D." w:date="2021-08-05T16:10:00Z">
                    <w:rPr>
                      <w:rFonts w:ascii="Calibri" w:eastAsia="Times New Roman" w:hAnsi="Calibri" w:cs="Calibri"/>
                      <w:color w:val="000000"/>
                    </w:rPr>
                  </w:rPrChange>
                </w:rPr>
                <w:t>qval</w:t>
              </w:r>
              <w:proofErr w:type="spellEnd"/>
            </w:ins>
          </w:p>
        </w:tc>
      </w:tr>
      <w:tr w:rsidR="001B3928" w:rsidRPr="00F7092D" w14:paraId="1792A258" w14:textId="77777777" w:rsidTr="00491314">
        <w:trPr>
          <w:trHeight w:val="300"/>
          <w:ins w:id="2038" w:author="Jochum, Michael D." w:date="2021-08-03T15:20:00Z"/>
          <w:trPrChange w:id="2039"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040" w:author="Jochum, Michael D." w:date="2021-08-05T14:17:00Z">
              <w:tcPr>
                <w:tcW w:w="1858" w:type="pct"/>
                <w:tcBorders>
                  <w:top w:val="nil"/>
                  <w:left w:val="nil"/>
                  <w:bottom w:val="nil"/>
                  <w:right w:val="nil"/>
                </w:tcBorders>
                <w:shd w:val="clear" w:color="auto" w:fill="auto"/>
                <w:noWrap/>
                <w:vAlign w:val="bottom"/>
                <w:hideMark/>
              </w:tcPr>
            </w:tcPrChange>
          </w:tcPr>
          <w:p w14:paraId="6E9A6016" w14:textId="77777777" w:rsidR="001B3928" w:rsidRPr="00F7092D" w:rsidRDefault="001B3928" w:rsidP="001B3928">
            <w:pPr>
              <w:spacing w:after="0" w:line="240" w:lineRule="auto"/>
              <w:jc w:val="right"/>
              <w:rPr>
                <w:ins w:id="2041" w:author="Jochum, Michael D." w:date="2021-08-03T15:20:00Z"/>
                <w:rFonts w:eastAsia="Times New Roman" w:cstheme="minorHAnsi"/>
                <w:color w:val="000000"/>
                <w:sz w:val="18"/>
                <w:szCs w:val="18"/>
                <w:rPrChange w:id="2042" w:author="Jochum, Michael D." w:date="2021-08-05T16:10:00Z">
                  <w:rPr>
                    <w:ins w:id="2043" w:author="Jochum, Michael D." w:date="2021-08-03T15:20:00Z"/>
                    <w:rFonts w:ascii="Calibri" w:eastAsia="Times New Roman" w:hAnsi="Calibri" w:cs="Calibri"/>
                    <w:color w:val="000000"/>
                  </w:rPr>
                </w:rPrChange>
              </w:rPr>
            </w:pPr>
            <w:ins w:id="2044" w:author="Jochum, Michael D." w:date="2021-08-03T15:20:00Z">
              <w:r w:rsidRPr="00F7092D">
                <w:rPr>
                  <w:rFonts w:eastAsia="Times New Roman" w:cstheme="minorHAnsi"/>
                  <w:color w:val="000000"/>
                  <w:sz w:val="18"/>
                  <w:szCs w:val="18"/>
                  <w:rPrChange w:id="2045" w:author="Jochum, Michael D." w:date="2021-08-05T16:10:00Z">
                    <w:rPr>
                      <w:rFonts w:ascii="Calibri" w:eastAsia="Times New Roman" w:hAnsi="Calibri" w:cs="Calibri"/>
                      <w:color w:val="000000"/>
                    </w:rPr>
                  </w:rPrChange>
                </w:rPr>
                <w:t>hydrolase activity</w:t>
              </w:r>
            </w:ins>
          </w:p>
        </w:tc>
        <w:tc>
          <w:tcPr>
            <w:tcW w:w="394" w:type="pct"/>
            <w:tcBorders>
              <w:top w:val="nil"/>
              <w:left w:val="nil"/>
              <w:bottom w:val="nil"/>
              <w:right w:val="nil"/>
            </w:tcBorders>
            <w:shd w:val="clear" w:color="auto" w:fill="auto"/>
            <w:noWrap/>
            <w:vAlign w:val="bottom"/>
            <w:hideMark/>
            <w:tcPrChange w:id="2046" w:author="Jochum, Michael D." w:date="2021-08-05T14:17:00Z">
              <w:tcPr>
                <w:tcW w:w="305" w:type="pct"/>
                <w:tcBorders>
                  <w:top w:val="nil"/>
                  <w:left w:val="nil"/>
                  <w:bottom w:val="nil"/>
                  <w:right w:val="nil"/>
                </w:tcBorders>
                <w:shd w:val="clear" w:color="auto" w:fill="auto"/>
                <w:noWrap/>
                <w:vAlign w:val="bottom"/>
                <w:hideMark/>
              </w:tcPr>
            </w:tcPrChange>
          </w:tcPr>
          <w:p w14:paraId="3365126C" w14:textId="77777777" w:rsidR="001B3928" w:rsidRPr="00F7092D" w:rsidRDefault="001B3928" w:rsidP="001B3928">
            <w:pPr>
              <w:spacing w:after="0" w:line="240" w:lineRule="auto"/>
              <w:jc w:val="center"/>
              <w:rPr>
                <w:ins w:id="2047" w:author="Jochum, Michael D." w:date="2021-08-03T15:20:00Z"/>
                <w:rFonts w:eastAsia="Times New Roman" w:cstheme="minorHAnsi"/>
                <w:color w:val="000000"/>
                <w:sz w:val="18"/>
                <w:szCs w:val="18"/>
                <w:rPrChange w:id="2048" w:author="Jochum, Michael D." w:date="2021-08-05T16:10:00Z">
                  <w:rPr>
                    <w:ins w:id="2049" w:author="Jochum, Michael D." w:date="2021-08-03T15:20:00Z"/>
                    <w:rFonts w:ascii="Calibri" w:eastAsia="Times New Roman" w:hAnsi="Calibri" w:cs="Calibri"/>
                    <w:color w:val="000000"/>
                  </w:rPr>
                </w:rPrChange>
              </w:rPr>
            </w:pPr>
            <w:ins w:id="2050" w:author="Jochum, Michael D." w:date="2021-08-03T15:20:00Z">
              <w:r w:rsidRPr="00F7092D">
                <w:rPr>
                  <w:rFonts w:eastAsia="Times New Roman" w:cstheme="minorHAnsi"/>
                  <w:color w:val="000000"/>
                  <w:sz w:val="18"/>
                  <w:szCs w:val="18"/>
                  <w:rPrChange w:id="2051" w:author="Jochum, Michael D." w:date="2021-08-05T16:10:00Z">
                    <w:rPr>
                      <w:rFonts w:ascii="Calibri" w:eastAsia="Times New Roman" w:hAnsi="Calibri" w:cs="Calibri"/>
                      <w:color w:val="000000"/>
                    </w:rPr>
                  </w:rPrChange>
                </w:rPr>
                <w:t>GO:0016787</w:t>
              </w:r>
            </w:ins>
          </w:p>
        </w:tc>
        <w:tc>
          <w:tcPr>
            <w:tcW w:w="916" w:type="pct"/>
            <w:tcBorders>
              <w:top w:val="nil"/>
              <w:left w:val="nil"/>
              <w:bottom w:val="nil"/>
              <w:right w:val="nil"/>
            </w:tcBorders>
            <w:shd w:val="clear" w:color="auto" w:fill="auto"/>
            <w:noWrap/>
            <w:vAlign w:val="bottom"/>
            <w:hideMark/>
            <w:tcPrChange w:id="2052" w:author="Jochum, Michael D." w:date="2021-08-05T14:17:00Z">
              <w:tcPr>
                <w:tcW w:w="844" w:type="pct"/>
                <w:tcBorders>
                  <w:top w:val="nil"/>
                  <w:left w:val="nil"/>
                  <w:bottom w:val="nil"/>
                  <w:right w:val="nil"/>
                </w:tcBorders>
                <w:shd w:val="clear" w:color="auto" w:fill="auto"/>
                <w:noWrap/>
                <w:vAlign w:val="bottom"/>
                <w:hideMark/>
              </w:tcPr>
            </w:tcPrChange>
          </w:tcPr>
          <w:p w14:paraId="47807866" w14:textId="77777777" w:rsidR="001B3928" w:rsidRPr="00F7092D" w:rsidRDefault="001B3928" w:rsidP="001B3928">
            <w:pPr>
              <w:spacing w:after="0" w:line="240" w:lineRule="auto"/>
              <w:jc w:val="center"/>
              <w:rPr>
                <w:ins w:id="2053" w:author="Jochum, Michael D." w:date="2021-08-03T15:20:00Z"/>
                <w:rFonts w:eastAsia="Times New Roman" w:cstheme="minorHAnsi"/>
                <w:color w:val="000000"/>
                <w:sz w:val="18"/>
                <w:szCs w:val="18"/>
                <w:rPrChange w:id="2054" w:author="Jochum, Michael D." w:date="2021-08-05T16:10:00Z">
                  <w:rPr>
                    <w:ins w:id="2055" w:author="Jochum, Michael D." w:date="2021-08-03T15:20:00Z"/>
                    <w:rFonts w:ascii="Calibri" w:eastAsia="Times New Roman" w:hAnsi="Calibri" w:cs="Calibri"/>
                    <w:color w:val="000000"/>
                  </w:rPr>
                </w:rPrChange>
              </w:rPr>
            </w:pPr>
            <w:ins w:id="2056" w:author="Jochum, Michael D." w:date="2021-08-03T15:20:00Z">
              <w:r w:rsidRPr="00F7092D">
                <w:rPr>
                  <w:rFonts w:eastAsia="Times New Roman" w:cstheme="minorHAnsi"/>
                  <w:color w:val="000000"/>
                  <w:sz w:val="18"/>
                  <w:szCs w:val="18"/>
                  <w:rPrChange w:id="2057"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058" w:author="Jochum, Michael D." w:date="2021-08-05T14:17:00Z">
              <w:tcPr>
                <w:tcW w:w="362" w:type="pct"/>
                <w:tcBorders>
                  <w:top w:val="nil"/>
                  <w:left w:val="nil"/>
                  <w:bottom w:val="nil"/>
                  <w:right w:val="nil"/>
                </w:tcBorders>
                <w:shd w:val="clear" w:color="auto" w:fill="auto"/>
                <w:noWrap/>
                <w:vAlign w:val="bottom"/>
                <w:hideMark/>
              </w:tcPr>
            </w:tcPrChange>
          </w:tcPr>
          <w:p w14:paraId="2697BF9E" w14:textId="77777777" w:rsidR="001B3928" w:rsidRPr="00F7092D" w:rsidRDefault="001B3928" w:rsidP="001B3928">
            <w:pPr>
              <w:spacing w:after="0" w:line="240" w:lineRule="auto"/>
              <w:jc w:val="center"/>
              <w:rPr>
                <w:ins w:id="2059" w:author="Jochum, Michael D." w:date="2021-08-03T15:20:00Z"/>
                <w:rFonts w:eastAsia="Times New Roman" w:cstheme="minorHAnsi"/>
                <w:color w:val="000000"/>
                <w:sz w:val="18"/>
                <w:szCs w:val="18"/>
                <w:rPrChange w:id="2060" w:author="Jochum, Michael D." w:date="2021-08-05T16:10:00Z">
                  <w:rPr>
                    <w:ins w:id="2061" w:author="Jochum, Michael D." w:date="2021-08-03T15:20:00Z"/>
                    <w:rFonts w:ascii="Calibri" w:eastAsia="Times New Roman" w:hAnsi="Calibri" w:cs="Calibri"/>
                    <w:color w:val="000000"/>
                  </w:rPr>
                </w:rPrChange>
              </w:rPr>
            </w:pPr>
            <w:ins w:id="2062" w:author="Jochum, Michael D." w:date="2021-08-03T15:20:00Z">
              <w:r w:rsidRPr="00F7092D">
                <w:rPr>
                  <w:rFonts w:eastAsia="Times New Roman" w:cstheme="minorHAnsi"/>
                  <w:color w:val="000000"/>
                  <w:sz w:val="18"/>
                  <w:szCs w:val="18"/>
                  <w:rPrChange w:id="2063" w:author="Jochum, Michael D." w:date="2021-08-05T16:10:00Z">
                    <w:rPr>
                      <w:rFonts w:ascii="Calibri" w:eastAsia="Times New Roman" w:hAnsi="Calibri" w:cs="Calibri"/>
                      <w:color w:val="000000"/>
                    </w:rPr>
                  </w:rPrChange>
                </w:rPr>
                <w:t>-0.008</w:t>
              </w:r>
            </w:ins>
          </w:p>
        </w:tc>
        <w:tc>
          <w:tcPr>
            <w:tcW w:w="273" w:type="pct"/>
            <w:tcBorders>
              <w:top w:val="nil"/>
              <w:left w:val="nil"/>
              <w:bottom w:val="nil"/>
              <w:right w:val="nil"/>
            </w:tcBorders>
            <w:shd w:val="clear" w:color="auto" w:fill="auto"/>
            <w:noWrap/>
            <w:vAlign w:val="bottom"/>
            <w:hideMark/>
            <w:tcPrChange w:id="2064" w:author="Jochum, Michael D." w:date="2021-08-05T14:17:00Z">
              <w:tcPr>
                <w:tcW w:w="316" w:type="pct"/>
                <w:tcBorders>
                  <w:top w:val="nil"/>
                  <w:left w:val="nil"/>
                  <w:bottom w:val="nil"/>
                  <w:right w:val="nil"/>
                </w:tcBorders>
                <w:shd w:val="clear" w:color="auto" w:fill="auto"/>
                <w:noWrap/>
                <w:vAlign w:val="bottom"/>
                <w:hideMark/>
              </w:tcPr>
            </w:tcPrChange>
          </w:tcPr>
          <w:p w14:paraId="269ECCB8" w14:textId="77777777" w:rsidR="001B3928" w:rsidRPr="00F7092D" w:rsidRDefault="001B3928" w:rsidP="001B3928">
            <w:pPr>
              <w:spacing w:after="0" w:line="240" w:lineRule="auto"/>
              <w:jc w:val="center"/>
              <w:rPr>
                <w:ins w:id="2065" w:author="Jochum, Michael D." w:date="2021-08-03T15:20:00Z"/>
                <w:rFonts w:eastAsia="Times New Roman" w:cstheme="minorHAnsi"/>
                <w:color w:val="000000"/>
                <w:sz w:val="18"/>
                <w:szCs w:val="18"/>
                <w:rPrChange w:id="2066" w:author="Jochum, Michael D." w:date="2021-08-05T16:10:00Z">
                  <w:rPr>
                    <w:ins w:id="2067" w:author="Jochum, Michael D." w:date="2021-08-03T15:20:00Z"/>
                    <w:rFonts w:ascii="Calibri" w:eastAsia="Times New Roman" w:hAnsi="Calibri" w:cs="Calibri"/>
                    <w:color w:val="000000"/>
                  </w:rPr>
                </w:rPrChange>
              </w:rPr>
            </w:pPr>
            <w:ins w:id="2068" w:author="Jochum, Michael D." w:date="2021-08-03T15:20:00Z">
              <w:r w:rsidRPr="00F7092D">
                <w:rPr>
                  <w:rFonts w:eastAsia="Times New Roman" w:cstheme="minorHAnsi"/>
                  <w:color w:val="000000"/>
                  <w:sz w:val="18"/>
                  <w:szCs w:val="18"/>
                  <w:rPrChange w:id="2069"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070" w:author="Jochum, Michael D." w:date="2021-08-05T14:17:00Z">
              <w:tcPr>
                <w:tcW w:w="342" w:type="pct"/>
                <w:tcBorders>
                  <w:top w:val="nil"/>
                  <w:left w:val="nil"/>
                  <w:bottom w:val="nil"/>
                  <w:right w:val="nil"/>
                </w:tcBorders>
                <w:shd w:val="clear" w:color="auto" w:fill="auto"/>
                <w:noWrap/>
                <w:vAlign w:val="bottom"/>
                <w:hideMark/>
              </w:tcPr>
            </w:tcPrChange>
          </w:tcPr>
          <w:p w14:paraId="35206ACA" w14:textId="77777777" w:rsidR="001B3928" w:rsidRPr="00F7092D" w:rsidRDefault="001B3928" w:rsidP="001B3928">
            <w:pPr>
              <w:spacing w:after="0" w:line="240" w:lineRule="auto"/>
              <w:jc w:val="center"/>
              <w:rPr>
                <w:ins w:id="2071" w:author="Jochum, Michael D." w:date="2021-08-03T15:20:00Z"/>
                <w:rFonts w:eastAsia="Times New Roman" w:cstheme="minorHAnsi"/>
                <w:color w:val="000000"/>
                <w:sz w:val="18"/>
                <w:szCs w:val="18"/>
                <w:rPrChange w:id="2072" w:author="Jochum, Michael D." w:date="2021-08-05T16:10:00Z">
                  <w:rPr>
                    <w:ins w:id="2073" w:author="Jochum, Michael D." w:date="2021-08-03T15:20:00Z"/>
                    <w:rFonts w:ascii="Calibri" w:eastAsia="Times New Roman" w:hAnsi="Calibri" w:cs="Calibri"/>
                    <w:color w:val="000000"/>
                  </w:rPr>
                </w:rPrChange>
              </w:rPr>
            </w:pPr>
            <w:ins w:id="2074" w:author="Jochum, Michael D." w:date="2021-08-03T15:20:00Z">
              <w:r w:rsidRPr="00F7092D">
                <w:rPr>
                  <w:rFonts w:eastAsia="Times New Roman" w:cstheme="minorHAnsi"/>
                  <w:color w:val="000000"/>
                  <w:sz w:val="18"/>
                  <w:szCs w:val="18"/>
                  <w:rPrChange w:id="2075"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076" w:author="Jochum, Michael D." w:date="2021-08-05T14:17:00Z">
              <w:tcPr>
                <w:tcW w:w="342" w:type="pct"/>
                <w:tcBorders>
                  <w:top w:val="nil"/>
                  <w:left w:val="nil"/>
                  <w:bottom w:val="nil"/>
                  <w:right w:val="nil"/>
                </w:tcBorders>
                <w:shd w:val="clear" w:color="auto" w:fill="auto"/>
                <w:noWrap/>
                <w:vAlign w:val="bottom"/>
                <w:hideMark/>
              </w:tcPr>
            </w:tcPrChange>
          </w:tcPr>
          <w:p w14:paraId="37AD86D9" w14:textId="77777777" w:rsidR="001B3928" w:rsidRPr="00F7092D" w:rsidRDefault="001B3928" w:rsidP="001B3928">
            <w:pPr>
              <w:spacing w:after="0" w:line="240" w:lineRule="auto"/>
              <w:jc w:val="center"/>
              <w:rPr>
                <w:ins w:id="2077" w:author="Jochum, Michael D." w:date="2021-08-03T15:20:00Z"/>
                <w:rFonts w:eastAsia="Times New Roman" w:cstheme="minorHAnsi"/>
                <w:color w:val="000000"/>
                <w:sz w:val="18"/>
                <w:szCs w:val="18"/>
                <w:rPrChange w:id="2078" w:author="Jochum, Michael D." w:date="2021-08-05T16:10:00Z">
                  <w:rPr>
                    <w:ins w:id="2079" w:author="Jochum, Michael D." w:date="2021-08-03T15:20:00Z"/>
                    <w:rFonts w:ascii="Calibri" w:eastAsia="Times New Roman" w:hAnsi="Calibri" w:cs="Calibri"/>
                    <w:color w:val="000000"/>
                  </w:rPr>
                </w:rPrChange>
              </w:rPr>
            </w:pPr>
            <w:ins w:id="2080" w:author="Jochum, Michael D." w:date="2021-08-03T15:20:00Z">
              <w:r w:rsidRPr="00F7092D">
                <w:rPr>
                  <w:rFonts w:eastAsia="Times New Roman" w:cstheme="minorHAnsi"/>
                  <w:color w:val="000000"/>
                  <w:sz w:val="18"/>
                  <w:szCs w:val="18"/>
                  <w:rPrChange w:id="2081" w:author="Jochum, Michael D." w:date="2021-08-05T16:10:00Z">
                    <w:rPr>
                      <w:rFonts w:ascii="Calibri" w:eastAsia="Times New Roman" w:hAnsi="Calibri" w:cs="Calibri"/>
                      <w:color w:val="000000"/>
                    </w:rPr>
                  </w:rPrChange>
                </w:rPr>
                <w:t>69.000</w:t>
              </w:r>
            </w:ins>
          </w:p>
        </w:tc>
        <w:tc>
          <w:tcPr>
            <w:tcW w:w="273" w:type="pct"/>
            <w:tcBorders>
              <w:top w:val="nil"/>
              <w:left w:val="nil"/>
              <w:bottom w:val="nil"/>
              <w:right w:val="nil"/>
            </w:tcBorders>
            <w:shd w:val="clear" w:color="auto" w:fill="auto"/>
            <w:noWrap/>
            <w:vAlign w:val="bottom"/>
            <w:hideMark/>
            <w:tcPrChange w:id="2082" w:author="Jochum, Michael D." w:date="2021-08-05T14:17:00Z">
              <w:tcPr>
                <w:tcW w:w="316" w:type="pct"/>
                <w:tcBorders>
                  <w:top w:val="nil"/>
                  <w:left w:val="nil"/>
                  <w:bottom w:val="nil"/>
                  <w:right w:val="nil"/>
                </w:tcBorders>
                <w:shd w:val="clear" w:color="auto" w:fill="auto"/>
                <w:noWrap/>
                <w:vAlign w:val="bottom"/>
                <w:hideMark/>
              </w:tcPr>
            </w:tcPrChange>
          </w:tcPr>
          <w:p w14:paraId="171B06E8" w14:textId="77777777" w:rsidR="001B3928" w:rsidRPr="00F7092D" w:rsidRDefault="001B3928" w:rsidP="001B3928">
            <w:pPr>
              <w:spacing w:after="0" w:line="240" w:lineRule="auto"/>
              <w:jc w:val="center"/>
              <w:rPr>
                <w:ins w:id="2083" w:author="Jochum, Michael D." w:date="2021-08-03T15:20:00Z"/>
                <w:rFonts w:eastAsia="Times New Roman" w:cstheme="minorHAnsi"/>
                <w:color w:val="000000"/>
                <w:sz w:val="18"/>
                <w:szCs w:val="18"/>
                <w:rPrChange w:id="2084" w:author="Jochum, Michael D." w:date="2021-08-05T16:10:00Z">
                  <w:rPr>
                    <w:ins w:id="2085" w:author="Jochum, Michael D." w:date="2021-08-03T15:20:00Z"/>
                    <w:rFonts w:ascii="Calibri" w:eastAsia="Times New Roman" w:hAnsi="Calibri" w:cs="Calibri"/>
                    <w:color w:val="000000"/>
                  </w:rPr>
                </w:rPrChange>
              </w:rPr>
            </w:pPr>
            <w:ins w:id="2086" w:author="Jochum, Michael D." w:date="2021-08-03T15:20:00Z">
              <w:r w:rsidRPr="00F7092D">
                <w:rPr>
                  <w:rFonts w:eastAsia="Times New Roman" w:cstheme="minorHAnsi"/>
                  <w:color w:val="000000"/>
                  <w:sz w:val="18"/>
                  <w:szCs w:val="18"/>
                  <w:rPrChange w:id="2087"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088" w:author="Jochum, Michael D." w:date="2021-08-05T14:17:00Z">
              <w:tcPr>
                <w:tcW w:w="316" w:type="pct"/>
                <w:tcBorders>
                  <w:top w:val="nil"/>
                  <w:left w:val="nil"/>
                  <w:bottom w:val="nil"/>
                  <w:right w:val="nil"/>
                </w:tcBorders>
                <w:shd w:val="clear" w:color="auto" w:fill="auto"/>
                <w:noWrap/>
                <w:vAlign w:val="bottom"/>
                <w:hideMark/>
              </w:tcPr>
            </w:tcPrChange>
          </w:tcPr>
          <w:p w14:paraId="02E49E1E" w14:textId="77777777" w:rsidR="001B3928" w:rsidRPr="00F7092D" w:rsidRDefault="001B3928" w:rsidP="001B3928">
            <w:pPr>
              <w:spacing w:after="0" w:line="240" w:lineRule="auto"/>
              <w:jc w:val="center"/>
              <w:rPr>
                <w:ins w:id="2089" w:author="Jochum, Michael D." w:date="2021-08-03T15:20:00Z"/>
                <w:rFonts w:eastAsia="Times New Roman" w:cstheme="minorHAnsi"/>
                <w:color w:val="000000"/>
                <w:sz w:val="18"/>
                <w:szCs w:val="18"/>
                <w:rPrChange w:id="2090" w:author="Jochum, Michael D." w:date="2021-08-05T16:10:00Z">
                  <w:rPr>
                    <w:ins w:id="2091" w:author="Jochum, Michael D." w:date="2021-08-03T15:20:00Z"/>
                    <w:rFonts w:ascii="Calibri" w:eastAsia="Times New Roman" w:hAnsi="Calibri" w:cs="Calibri"/>
                    <w:color w:val="000000"/>
                  </w:rPr>
                </w:rPrChange>
              </w:rPr>
            </w:pPr>
            <w:ins w:id="2092" w:author="Jochum, Michael D." w:date="2021-08-03T15:20:00Z">
              <w:r w:rsidRPr="00F7092D">
                <w:rPr>
                  <w:rFonts w:eastAsia="Times New Roman" w:cstheme="minorHAnsi"/>
                  <w:color w:val="000000"/>
                  <w:sz w:val="18"/>
                  <w:szCs w:val="18"/>
                  <w:rPrChange w:id="2093" w:author="Jochum, Michael D." w:date="2021-08-05T16:10:00Z">
                    <w:rPr>
                      <w:rFonts w:ascii="Calibri" w:eastAsia="Times New Roman" w:hAnsi="Calibri" w:cs="Calibri"/>
                      <w:color w:val="000000"/>
                    </w:rPr>
                  </w:rPrChange>
                </w:rPr>
                <w:t>0.000</w:t>
              </w:r>
            </w:ins>
          </w:p>
        </w:tc>
      </w:tr>
      <w:tr w:rsidR="001B3928" w:rsidRPr="00F7092D" w14:paraId="22A308EA" w14:textId="77777777" w:rsidTr="00491314">
        <w:trPr>
          <w:trHeight w:val="300"/>
          <w:ins w:id="2094" w:author="Jochum, Michael D." w:date="2021-08-03T15:20:00Z"/>
          <w:trPrChange w:id="2095"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096" w:author="Jochum, Michael D." w:date="2021-08-05T14:17:00Z">
              <w:tcPr>
                <w:tcW w:w="1858" w:type="pct"/>
                <w:tcBorders>
                  <w:top w:val="nil"/>
                  <w:left w:val="nil"/>
                  <w:bottom w:val="nil"/>
                  <w:right w:val="nil"/>
                </w:tcBorders>
                <w:shd w:val="clear" w:color="auto" w:fill="auto"/>
                <w:noWrap/>
                <w:vAlign w:val="bottom"/>
                <w:hideMark/>
              </w:tcPr>
            </w:tcPrChange>
          </w:tcPr>
          <w:p w14:paraId="6F6ABB59" w14:textId="77777777" w:rsidR="001B3928" w:rsidRPr="00F7092D" w:rsidRDefault="001B3928" w:rsidP="001B3928">
            <w:pPr>
              <w:spacing w:after="0" w:line="240" w:lineRule="auto"/>
              <w:jc w:val="right"/>
              <w:rPr>
                <w:ins w:id="2097" w:author="Jochum, Michael D." w:date="2021-08-03T15:20:00Z"/>
                <w:rFonts w:eastAsia="Times New Roman" w:cstheme="minorHAnsi"/>
                <w:color w:val="000000"/>
                <w:sz w:val="18"/>
                <w:szCs w:val="18"/>
                <w:rPrChange w:id="2098" w:author="Jochum, Michael D." w:date="2021-08-05T16:10:00Z">
                  <w:rPr>
                    <w:ins w:id="2099" w:author="Jochum, Michael D." w:date="2021-08-03T15:20:00Z"/>
                    <w:rFonts w:ascii="Calibri" w:eastAsia="Times New Roman" w:hAnsi="Calibri" w:cs="Calibri"/>
                    <w:color w:val="000000"/>
                  </w:rPr>
                </w:rPrChange>
              </w:rPr>
            </w:pPr>
            <w:ins w:id="2100" w:author="Jochum, Michael D." w:date="2021-08-03T15:20:00Z">
              <w:r w:rsidRPr="00F7092D">
                <w:rPr>
                  <w:rFonts w:eastAsia="Times New Roman" w:cstheme="minorHAnsi"/>
                  <w:color w:val="000000"/>
                  <w:sz w:val="18"/>
                  <w:szCs w:val="18"/>
                  <w:rPrChange w:id="2101" w:author="Jochum, Michael D." w:date="2021-08-05T16:10:00Z">
                    <w:rPr>
                      <w:rFonts w:ascii="Calibri" w:eastAsia="Times New Roman" w:hAnsi="Calibri" w:cs="Calibri"/>
                      <w:color w:val="000000"/>
                    </w:rPr>
                  </w:rPrChange>
                </w:rPr>
                <w:t>cellular process</w:t>
              </w:r>
            </w:ins>
          </w:p>
        </w:tc>
        <w:tc>
          <w:tcPr>
            <w:tcW w:w="394" w:type="pct"/>
            <w:tcBorders>
              <w:top w:val="nil"/>
              <w:left w:val="nil"/>
              <w:bottom w:val="nil"/>
              <w:right w:val="nil"/>
            </w:tcBorders>
            <w:shd w:val="clear" w:color="auto" w:fill="auto"/>
            <w:noWrap/>
            <w:vAlign w:val="bottom"/>
            <w:hideMark/>
            <w:tcPrChange w:id="2102" w:author="Jochum, Michael D." w:date="2021-08-05T14:17:00Z">
              <w:tcPr>
                <w:tcW w:w="305" w:type="pct"/>
                <w:tcBorders>
                  <w:top w:val="nil"/>
                  <w:left w:val="nil"/>
                  <w:bottom w:val="nil"/>
                  <w:right w:val="nil"/>
                </w:tcBorders>
                <w:shd w:val="clear" w:color="auto" w:fill="auto"/>
                <w:noWrap/>
                <w:vAlign w:val="bottom"/>
                <w:hideMark/>
              </w:tcPr>
            </w:tcPrChange>
          </w:tcPr>
          <w:p w14:paraId="6CA22AB5" w14:textId="77777777" w:rsidR="001B3928" w:rsidRPr="00F7092D" w:rsidRDefault="001B3928" w:rsidP="001B3928">
            <w:pPr>
              <w:spacing w:after="0" w:line="240" w:lineRule="auto"/>
              <w:jc w:val="center"/>
              <w:rPr>
                <w:ins w:id="2103" w:author="Jochum, Michael D." w:date="2021-08-03T15:20:00Z"/>
                <w:rFonts w:eastAsia="Times New Roman" w:cstheme="minorHAnsi"/>
                <w:color w:val="000000"/>
                <w:sz w:val="18"/>
                <w:szCs w:val="18"/>
                <w:rPrChange w:id="2104" w:author="Jochum, Michael D." w:date="2021-08-05T16:10:00Z">
                  <w:rPr>
                    <w:ins w:id="2105" w:author="Jochum, Michael D." w:date="2021-08-03T15:20:00Z"/>
                    <w:rFonts w:ascii="Calibri" w:eastAsia="Times New Roman" w:hAnsi="Calibri" w:cs="Calibri"/>
                    <w:color w:val="000000"/>
                  </w:rPr>
                </w:rPrChange>
              </w:rPr>
            </w:pPr>
            <w:ins w:id="2106" w:author="Jochum, Michael D." w:date="2021-08-03T15:20:00Z">
              <w:r w:rsidRPr="00F7092D">
                <w:rPr>
                  <w:rFonts w:eastAsia="Times New Roman" w:cstheme="minorHAnsi"/>
                  <w:color w:val="000000"/>
                  <w:sz w:val="18"/>
                  <w:szCs w:val="18"/>
                  <w:rPrChange w:id="2107" w:author="Jochum, Michael D." w:date="2021-08-05T16:10:00Z">
                    <w:rPr>
                      <w:rFonts w:ascii="Calibri" w:eastAsia="Times New Roman" w:hAnsi="Calibri" w:cs="Calibri"/>
                      <w:color w:val="000000"/>
                    </w:rPr>
                  </w:rPrChange>
                </w:rPr>
                <w:t>GO:0009987</w:t>
              </w:r>
            </w:ins>
          </w:p>
        </w:tc>
        <w:tc>
          <w:tcPr>
            <w:tcW w:w="916" w:type="pct"/>
            <w:tcBorders>
              <w:top w:val="nil"/>
              <w:left w:val="nil"/>
              <w:bottom w:val="nil"/>
              <w:right w:val="nil"/>
            </w:tcBorders>
            <w:shd w:val="clear" w:color="auto" w:fill="auto"/>
            <w:noWrap/>
            <w:vAlign w:val="bottom"/>
            <w:hideMark/>
            <w:tcPrChange w:id="2108" w:author="Jochum, Michael D." w:date="2021-08-05T14:17:00Z">
              <w:tcPr>
                <w:tcW w:w="844" w:type="pct"/>
                <w:tcBorders>
                  <w:top w:val="nil"/>
                  <w:left w:val="nil"/>
                  <w:bottom w:val="nil"/>
                  <w:right w:val="nil"/>
                </w:tcBorders>
                <w:shd w:val="clear" w:color="auto" w:fill="auto"/>
                <w:noWrap/>
                <w:vAlign w:val="bottom"/>
                <w:hideMark/>
              </w:tcPr>
            </w:tcPrChange>
          </w:tcPr>
          <w:p w14:paraId="244D58D1" w14:textId="77777777" w:rsidR="001B3928" w:rsidRPr="00F7092D" w:rsidRDefault="001B3928" w:rsidP="001B3928">
            <w:pPr>
              <w:spacing w:after="0" w:line="240" w:lineRule="auto"/>
              <w:jc w:val="center"/>
              <w:rPr>
                <w:ins w:id="2109" w:author="Jochum, Michael D." w:date="2021-08-03T15:20:00Z"/>
                <w:rFonts w:eastAsia="Times New Roman" w:cstheme="minorHAnsi"/>
                <w:color w:val="000000"/>
                <w:sz w:val="18"/>
                <w:szCs w:val="18"/>
                <w:rPrChange w:id="2110" w:author="Jochum, Michael D." w:date="2021-08-05T16:10:00Z">
                  <w:rPr>
                    <w:ins w:id="2111" w:author="Jochum, Michael D." w:date="2021-08-03T15:20:00Z"/>
                    <w:rFonts w:ascii="Calibri" w:eastAsia="Times New Roman" w:hAnsi="Calibri" w:cs="Calibri"/>
                    <w:color w:val="000000"/>
                  </w:rPr>
                </w:rPrChange>
              </w:rPr>
            </w:pPr>
            <w:ins w:id="2112" w:author="Jochum, Michael D." w:date="2021-08-03T15:20:00Z">
              <w:r w:rsidRPr="00F7092D">
                <w:rPr>
                  <w:rFonts w:eastAsia="Times New Roman" w:cstheme="minorHAnsi"/>
                  <w:color w:val="000000"/>
                  <w:sz w:val="18"/>
                  <w:szCs w:val="18"/>
                  <w:rPrChange w:id="2113"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114" w:author="Jochum, Michael D." w:date="2021-08-05T14:17:00Z">
              <w:tcPr>
                <w:tcW w:w="362" w:type="pct"/>
                <w:tcBorders>
                  <w:top w:val="nil"/>
                  <w:left w:val="nil"/>
                  <w:bottom w:val="nil"/>
                  <w:right w:val="nil"/>
                </w:tcBorders>
                <w:shd w:val="clear" w:color="auto" w:fill="auto"/>
                <w:noWrap/>
                <w:vAlign w:val="bottom"/>
                <w:hideMark/>
              </w:tcPr>
            </w:tcPrChange>
          </w:tcPr>
          <w:p w14:paraId="46551587" w14:textId="77777777" w:rsidR="001B3928" w:rsidRPr="00F7092D" w:rsidRDefault="001B3928" w:rsidP="001B3928">
            <w:pPr>
              <w:spacing w:after="0" w:line="240" w:lineRule="auto"/>
              <w:jc w:val="center"/>
              <w:rPr>
                <w:ins w:id="2115" w:author="Jochum, Michael D." w:date="2021-08-03T15:20:00Z"/>
                <w:rFonts w:eastAsia="Times New Roman" w:cstheme="minorHAnsi"/>
                <w:color w:val="000000"/>
                <w:sz w:val="18"/>
                <w:szCs w:val="18"/>
                <w:rPrChange w:id="2116" w:author="Jochum, Michael D." w:date="2021-08-05T16:10:00Z">
                  <w:rPr>
                    <w:ins w:id="2117" w:author="Jochum, Michael D." w:date="2021-08-03T15:20:00Z"/>
                    <w:rFonts w:ascii="Calibri" w:eastAsia="Times New Roman" w:hAnsi="Calibri" w:cs="Calibri"/>
                    <w:color w:val="000000"/>
                  </w:rPr>
                </w:rPrChange>
              </w:rPr>
            </w:pPr>
            <w:ins w:id="2118" w:author="Jochum, Michael D." w:date="2021-08-03T15:20:00Z">
              <w:r w:rsidRPr="00F7092D">
                <w:rPr>
                  <w:rFonts w:eastAsia="Times New Roman" w:cstheme="minorHAnsi"/>
                  <w:color w:val="000000"/>
                  <w:sz w:val="18"/>
                  <w:szCs w:val="18"/>
                  <w:rPrChange w:id="2119" w:author="Jochum, Michael D." w:date="2021-08-05T16:10:00Z">
                    <w:rPr>
                      <w:rFonts w:ascii="Calibri" w:eastAsia="Times New Roman" w:hAnsi="Calibri" w:cs="Calibri"/>
                      <w:color w:val="000000"/>
                    </w:rPr>
                  </w:rPrChange>
                </w:rPr>
                <w:t>0.010</w:t>
              </w:r>
            </w:ins>
          </w:p>
        </w:tc>
        <w:tc>
          <w:tcPr>
            <w:tcW w:w="273" w:type="pct"/>
            <w:tcBorders>
              <w:top w:val="nil"/>
              <w:left w:val="nil"/>
              <w:bottom w:val="nil"/>
              <w:right w:val="nil"/>
            </w:tcBorders>
            <w:shd w:val="clear" w:color="auto" w:fill="auto"/>
            <w:noWrap/>
            <w:vAlign w:val="bottom"/>
            <w:hideMark/>
            <w:tcPrChange w:id="2120" w:author="Jochum, Michael D." w:date="2021-08-05T14:17:00Z">
              <w:tcPr>
                <w:tcW w:w="316" w:type="pct"/>
                <w:tcBorders>
                  <w:top w:val="nil"/>
                  <w:left w:val="nil"/>
                  <w:bottom w:val="nil"/>
                  <w:right w:val="nil"/>
                </w:tcBorders>
                <w:shd w:val="clear" w:color="auto" w:fill="auto"/>
                <w:noWrap/>
                <w:vAlign w:val="bottom"/>
                <w:hideMark/>
              </w:tcPr>
            </w:tcPrChange>
          </w:tcPr>
          <w:p w14:paraId="4927C072" w14:textId="77777777" w:rsidR="001B3928" w:rsidRPr="00F7092D" w:rsidRDefault="001B3928" w:rsidP="001B3928">
            <w:pPr>
              <w:spacing w:after="0" w:line="240" w:lineRule="auto"/>
              <w:jc w:val="center"/>
              <w:rPr>
                <w:ins w:id="2121" w:author="Jochum, Michael D." w:date="2021-08-03T15:20:00Z"/>
                <w:rFonts w:eastAsia="Times New Roman" w:cstheme="minorHAnsi"/>
                <w:color w:val="000000"/>
                <w:sz w:val="18"/>
                <w:szCs w:val="18"/>
                <w:rPrChange w:id="2122" w:author="Jochum, Michael D." w:date="2021-08-05T16:10:00Z">
                  <w:rPr>
                    <w:ins w:id="2123" w:author="Jochum, Michael D." w:date="2021-08-03T15:20:00Z"/>
                    <w:rFonts w:ascii="Calibri" w:eastAsia="Times New Roman" w:hAnsi="Calibri" w:cs="Calibri"/>
                    <w:color w:val="000000"/>
                  </w:rPr>
                </w:rPrChange>
              </w:rPr>
            </w:pPr>
            <w:ins w:id="2124" w:author="Jochum, Michael D." w:date="2021-08-03T15:20:00Z">
              <w:r w:rsidRPr="00F7092D">
                <w:rPr>
                  <w:rFonts w:eastAsia="Times New Roman" w:cstheme="minorHAnsi"/>
                  <w:color w:val="000000"/>
                  <w:sz w:val="18"/>
                  <w:szCs w:val="18"/>
                  <w:rPrChange w:id="2125"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Change w:id="2126" w:author="Jochum, Michael D." w:date="2021-08-05T14:17:00Z">
              <w:tcPr>
                <w:tcW w:w="342" w:type="pct"/>
                <w:tcBorders>
                  <w:top w:val="nil"/>
                  <w:left w:val="nil"/>
                  <w:bottom w:val="nil"/>
                  <w:right w:val="nil"/>
                </w:tcBorders>
                <w:shd w:val="clear" w:color="auto" w:fill="auto"/>
                <w:noWrap/>
                <w:vAlign w:val="bottom"/>
                <w:hideMark/>
              </w:tcPr>
            </w:tcPrChange>
          </w:tcPr>
          <w:p w14:paraId="150EBE8B" w14:textId="77777777" w:rsidR="001B3928" w:rsidRPr="00F7092D" w:rsidRDefault="001B3928" w:rsidP="001B3928">
            <w:pPr>
              <w:spacing w:after="0" w:line="240" w:lineRule="auto"/>
              <w:jc w:val="center"/>
              <w:rPr>
                <w:ins w:id="2127" w:author="Jochum, Michael D." w:date="2021-08-03T15:20:00Z"/>
                <w:rFonts w:eastAsia="Times New Roman" w:cstheme="minorHAnsi"/>
                <w:color w:val="000000"/>
                <w:sz w:val="18"/>
                <w:szCs w:val="18"/>
                <w:rPrChange w:id="2128" w:author="Jochum, Michael D." w:date="2021-08-05T16:10:00Z">
                  <w:rPr>
                    <w:ins w:id="2129" w:author="Jochum, Michael D." w:date="2021-08-03T15:20:00Z"/>
                    <w:rFonts w:ascii="Calibri" w:eastAsia="Times New Roman" w:hAnsi="Calibri" w:cs="Calibri"/>
                    <w:color w:val="000000"/>
                  </w:rPr>
                </w:rPrChange>
              </w:rPr>
            </w:pPr>
            <w:ins w:id="2130" w:author="Jochum, Michael D." w:date="2021-08-03T15:20:00Z">
              <w:r w:rsidRPr="00F7092D">
                <w:rPr>
                  <w:rFonts w:eastAsia="Times New Roman" w:cstheme="minorHAnsi"/>
                  <w:color w:val="000000"/>
                  <w:sz w:val="18"/>
                  <w:szCs w:val="18"/>
                  <w:rPrChange w:id="2131"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132" w:author="Jochum, Michael D." w:date="2021-08-05T14:17:00Z">
              <w:tcPr>
                <w:tcW w:w="342" w:type="pct"/>
                <w:tcBorders>
                  <w:top w:val="nil"/>
                  <w:left w:val="nil"/>
                  <w:bottom w:val="nil"/>
                  <w:right w:val="nil"/>
                </w:tcBorders>
                <w:shd w:val="clear" w:color="auto" w:fill="auto"/>
                <w:noWrap/>
                <w:vAlign w:val="bottom"/>
                <w:hideMark/>
              </w:tcPr>
            </w:tcPrChange>
          </w:tcPr>
          <w:p w14:paraId="71B087E6" w14:textId="77777777" w:rsidR="001B3928" w:rsidRPr="00F7092D" w:rsidRDefault="001B3928" w:rsidP="001B3928">
            <w:pPr>
              <w:spacing w:after="0" w:line="240" w:lineRule="auto"/>
              <w:jc w:val="center"/>
              <w:rPr>
                <w:ins w:id="2133" w:author="Jochum, Michael D." w:date="2021-08-03T15:20:00Z"/>
                <w:rFonts w:eastAsia="Times New Roman" w:cstheme="minorHAnsi"/>
                <w:color w:val="000000"/>
                <w:sz w:val="18"/>
                <w:szCs w:val="18"/>
                <w:rPrChange w:id="2134" w:author="Jochum, Michael D." w:date="2021-08-05T16:10:00Z">
                  <w:rPr>
                    <w:ins w:id="2135" w:author="Jochum, Michael D." w:date="2021-08-03T15:20:00Z"/>
                    <w:rFonts w:ascii="Calibri" w:eastAsia="Times New Roman" w:hAnsi="Calibri" w:cs="Calibri"/>
                    <w:color w:val="000000"/>
                  </w:rPr>
                </w:rPrChange>
              </w:rPr>
            </w:pPr>
            <w:ins w:id="2136" w:author="Jochum, Michael D." w:date="2021-08-03T15:20:00Z">
              <w:r w:rsidRPr="00F7092D">
                <w:rPr>
                  <w:rFonts w:eastAsia="Times New Roman" w:cstheme="minorHAnsi"/>
                  <w:color w:val="000000"/>
                  <w:sz w:val="18"/>
                  <w:szCs w:val="18"/>
                  <w:rPrChange w:id="2137" w:author="Jochum, Michael D." w:date="2021-08-05T16:10:00Z">
                    <w:rPr>
                      <w:rFonts w:ascii="Calibri" w:eastAsia="Times New Roman" w:hAnsi="Calibri" w:cs="Calibri"/>
                      <w:color w:val="000000"/>
                    </w:rPr>
                  </w:rPrChange>
                </w:rPr>
                <w:t>74.000</w:t>
              </w:r>
            </w:ins>
          </w:p>
        </w:tc>
        <w:tc>
          <w:tcPr>
            <w:tcW w:w="273" w:type="pct"/>
            <w:tcBorders>
              <w:top w:val="nil"/>
              <w:left w:val="nil"/>
              <w:bottom w:val="nil"/>
              <w:right w:val="nil"/>
            </w:tcBorders>
            <w:shd w:val="clear" w:color="auto" w:fill="auto"/>
            <w:noWrap/>
            <w:vAlign w:val="bottom"/>
            <w:hideMark/>
            <w:tcPrChange w:id="2138" w:author="Jochum, Michael D." w:date="2021-08-05T14:17:00Z">
              <w:tcPr>
                <w:tcW w:w="316" w:type="pct"/>
                <w:tcBorders>
                  <w:top w:val="nil"/>
                  <w:left w:val="nil"/>
                  <w:bottom w:val="nil"/>
                  <w:right w:val="nil"/>
                </w:tcBorders>
                <w:shd w:val="clear" w:color="auto" w:fill="auto"/>
                <w:noWrap/>
                <w:vAlign w:val="bottom"/>
                <w:hideMark/>
              </w:tcPr>
            </w:tcPrChange>
          </w:tcPr>
          <w:p w14:paraId="1C5A859B" w14:textId="77777777" w:rsidR="001B3928" w:rsidRPr="00F7092D" w:rsidRDefault="001B3928" w:rsidP="001B3928">
            <w:pPr>
              <w:spacing w:after="0" w:line="240" w:lineRule="auto"/>
              <w:jc w:val="center"/>
              <w:rPr>
                <w:ins w:id="2139" w:author="Jochum, Michael D." w:date="2021-08-03T15:20:00Z"/>
                <w:rFonts w:eastAsia="Times New Roman" w:cstheme="minorHAnsi"/>
                <w:color w:val="000000"/>
                <w:sz w:val="18"/>
                <w:szCs w:val="18"/>
                <w:rPrChange w:id="2140" w:author="Jochum, Michael D." w:date="2021-08-05T16:10:00Z">
                  <w:rPr>
                    <w:ins w:id="2141" w:author="Jochum, Michael D." w:date="2021-08-03T15:20:00Z"/>
                    <w:rFonts w:ascii="Calibri" w:eastAsia="Times New Roman" w:hAnsi="Calibri" w:cs="Calibri"/>
                    <w:color w:val="000000"/>
                  </w:rPr>
                </w:rPrChange>
              </w:rPr>
            </w:pPr>
            <w:ins w:id="2142" w:author="Jochum, Michael D." w:date="2021-08-03T15:20:00Z">
              <w:r w:rsidRPr="00F7092D">
                <w:rPr>
                  <w:rFonts w:eastAsia="Times New Roman" w:cstheme="minorHAnsi"/>
                  <w:color w:val="000000"/>
                  <w:sz w:val="18"/>
                  <w:szCs w:val="18"/>
                  <w:rPrChange w:id="2143"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144" w:author="Jochum, Michael D." w:date="2021-08-05T14:17:00Z">
              <w:tcPr>
                <w:tcW w:w="316" w:type="pct"/>
                <w:tcBorders>
                  <w:top w:val="nil"/>
                  <w:left w:val="nil"/>
                  <w:bottom w:val="nil"/>
                  <w:right w:val="nil"/>
                </w:tcBorders>
                <w:shd w:val="clear" w:color="auto" w:fill="auto"/>
                <w:noWrap/>
                <w:vAlign w:val="bottom"/>
                <w:hideMark/>
              </w:tcPr>
            </w:tcPrChange>
          </w:tcPr>
          <w:p w14:paraId="57C4594F" w14:textId="77777777" w:rsidR="001B3928" w:rsidRPr="00F7092D" w:rsidRDefault="001B3928" w:rsidP="001B3928">
            <w:pPr>
              <w:spacing w:after="0" w:line="240" w:lineRule="auto"/>
              <w:jc w:val="center"/>
              <w:rPr>
                <w:ins w:id="2145" w:author="Jochum, Michael D." w:date="2021-08-03T15:20:00Z"/>
                <w:rFonts w:eastAsia="Times New Roman" w:cstheme="minorHAnsi"/>
                <w:color w:val="000000"/>
                <w:sz w:val="18"/>
                <w:szCs w:val="18"/>
                <w:rPrChange w:id="2146" w:author="Jochum, Michael D." w:date="2021-08-05T16:10:00Z">
                  <w:rPr>
                    <w:ins w:id="2147" w:author="Jochum, Michael D." w:date="2021-08-03T15:20:00Z"/>
                    <w:rFonts w:ascii="Calibri" w:eastAsia="Times New Roman" w:hAnsi="Calibri" w:cs="Calibri"/>
                    <w:color w:val="000000"/>
                  </w:rPr>
                </w:rPrChange>
              </w:rPr>
            </w:pPr>
            <w:ins w:id="2148" w:author="Jochum, Michael D." w:date="2021-08-03T15:20:00Z">
              <w:r w:rsidRPr="00F7092D">
                <w:rPr>
                  <w:rFonts w:eastAsia="Times New Roman" w:cstheme="minorHAnsi"/>
                  <w:color w:val="000000"/>
                  <w:sz w:val="18"/>
                  <w:szCs w:val="18"/>
                  <w:rPrChange w:id="2149" w:author="Jochum, Michael D." w:date="2021-08-05T16:10:00Z">
                    <w:rPr>
                      <w:rFonts w:ascii="Calibri" w:eastAsia="Times New Roman" w:hAnsi="Calibri" w:cs="Calibri"/>
                      <w:color w:val="000000"/>
                    </w:rPr>
                  </w:rPrChange>
                </w:rPr>
                <w:t>0.000</w:t>
              </w:r>
            </w:ins>
          </w:p>
        </w:tc>
      </w:tr>
      <w:tr w:rsidR="001B3928" w:rsidRPr="00F7092D" w14:paraId="11FF9D9C" w14:textId="77777777" w:rsidTr="00491314">
        <w:trPr>
          <w:trHeight w:val="300"/>
          <w:ins w:id="2150" w:author="Jochum, Michael D." w:date="2021-08-03T15:20:00Z"/>
          <w:trPrChange w:id="2151"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152" w:author="Jochum, Michael D." w:date="2021-08-05T14:17:00Z">
              <w:tcPr>
                <w:tcW w:w="1858" w:type="pct"/>
                <w:tcBorders>
                  <w:top w:val="nil"/>
                  <w:left w:val="nil"/>
                  <w:bottom w:val="nil"/>
                  <w:right w:val="nil"/>
                </w:tcBorders>
                <w:shd w:val="clear" w:color="auto" w:fill="auto"/>
                <w:noWrap/>
                <w:vAlign w:val="bottom"/>
                <w:hideMark/>
              </w:tcPr>
            </w:tcPrChange>
          </w:tcPr>
          <w:p w14:paraId="6399AAFC" w14:textId="77777777" w:rsidR="001B3928" w:rsidRPr="00F7092D" w:rsidRDefault="001B3928" w:rsidP="001B3928">
            <w:pPr>
              <w:spacing w:after="0" w:line="240" w:lineRule="auto"/>
              <w:jc w:val="right"/>
              <w:rPr>
                <w:ins w:id="2153" w:author="Jochum, Michael D." w:date="2021-08-03T15:20:00Z"/>
                <w:rFonts w:eastAsia="Times New Roman" w:cstheme="minorHAnsi"/>
                <w:color w:val="000000"/>
                <w:sz w:val="18"/>
                <w:szCs w:val="18"/>
                <w:rPrChange w:id="2154" w:author="Jochum, Michael D." w:date="2021-08-05T16:10:00Z">
                  <w:rPr>
                    <w:ins w:id="2155" w:author="Jochum, Michael D." w:date="2021-08-03T15:20:00Z"/>
                    <w:rFonts w:ascii="Calibri" w:eastAsia="Times New Roman" w:hAnsi="Calibri" w:cs="Calibri"/>
                    <w:color w:val="000000"/>
                  </w:rPr>
                </w:rPrChange>
              </w:rPr>
            </w:pPr>
            <w:ins w:id="2156" w:author="Jochum, Michael D." w:date="2021-08-03T15:20:00Z">
              <w:r w:rsidRPr="00F7092D">
                <w:rPr>
                  <w:rFonts w:eastAsia="Times New Roman" w:cstheme="minorHAnsi"/>
                  <w:color w:val="000000"/>
                  <w:sz w:val="18"/>
                  <w:szCs w:val="18"/>
                  <w:rPrChange w:id="2157" w:author="Jochum, Michael D." w:date="2021-08-05T16:10:00Z">
                    <w:rPr>
                      <w:rFonts w:ascii="Calibri" w:eastAsia="Times New Roman" w:hAnsi="Calibri" w:cs="Calibri"/>
                      <w:color w:val="000000"/>
                    </w:rPr>
                  </w:rPrChange>
                </w:rPr>
                <w:t>transferase activity</w:t>
              </w:r>
            </w:ins>
          </w:p>
        </w:tc>
        <w:tc>
          <w:tcPr>
            <w:tcW w:w="394" w:type="pct"/>
            <w:tcBorders>
              <w:top w:val="nil"/>
              <w:left w:val="nil"/>
              <w:bottom w:val="nil"/>
              <w:right w:val="nil"/>
            </w:tcBorders>
            <w:shd w:val="clear" w:color="auto" w:fill="auto"/>
            <w:noWrap/>
            <w:vAlign w:val="bottom"/>
            <w:hideMark/>
            <w:tcPrChange w:id="2158" w:author="Jochum, Michael D." w:date="2021-08-05T14:17:00Z">
              <w:tcPr>
                <w:tcW w:w="305" w:type="pct"/>
                <w:tcBorders>
                  <w:top w:val="nil"/>
                  <w:left w:val="nil"/>
                  <w:bottom w:val="nil"/>
                  <w:right w:val="nil"/>
                </w:tcBorders>
                <w:shd w:val="clear" w:color="auto" w:fill="auto"/>
                <w:noWrap/>
                <w:vAlign w:val="bottom"/>
                <w:hideMark/>
              </w:tcPr>
            </w:tcPrChange>
          </w:tcPr>
          <w:p w14:paraId="1941654F" w14:textId="77777777" w:rsidR="001B3928" w:rsidRPr="00F7092D" w:rsidRDefault="001B3928" w:rsidP="001B3928">
            <w:pPr>
              <w:spacing w:after="0" w:line="240" w:lineRule="auto"/>
              <w:jc w:val="center"/>
              <w:rPr>
                <w:ins w:id="2159" w:author="Jochum, Michael D." w:date="2021-08-03T15:20:00Z"/>
                <w:rFonts w:eastAsia="Times New Roman" w:cstheme="minorHAnsi"/>
                <w:color w:val="000000"/>
                <w:sz w:val="18"/>
                <w:szCs w:val="18"/>
                <w:rPrChange w:id="2160" w:author="Jochum, Michael D." w:date="2021-08-05T16:10:00Z">
                  <w:rPr>
                    <w:ins w:id="2161" w:author="Jochum, Michael D." w:date="2021-08-03T15:20:00Z"/>
                    <w:rFonts w:ascii="Calibri" w:eastAsia="Times New Roman" w:hAnsi="Calibri" w:cs="Calibri"/>
                    <w:color w:val="000000"/>
                  </w:rPr>
                </w:rPrChange>
              </w:rPr>
            </w:pPr>
            <w:ins w:id="2162" w:author="Jochum, Michael D." w:date="2021-08-03T15:20:00Z">
              <w:r w:rsidRPr="00F7092D">
                <w:rPr>
                  <w:rFonts w:eastAsia="Times New Roman" w:cstheme="minorHAnsi"/>
                  <w:color w:val="000000"/>
                  <w:sz w:val="18"/>
                  <w:szCs w:val="18"/>
                  <w:rPrChange w:id="2163" w:author="Jochum, Michael D." w:date="2021-08-05T16:10:00Z">
                    <w:rPr>
                      <w:rFonts w:ascii="Calibri" w:eastAsia="Times New Roman" w:hAnsi="Calibri" w:cs="Calibri"/>
                      <w:color w:val="000000"/>
                    </w:rPr>
                  </w:rPrChange>
                </w:rPr>
                <w:t>GO:0016740</w:t>
              </w:r>
            </w:ins>
          </w:p>
        </w:tc>
        <w:tc>
          <w:tcPr>
            <w:tcW w:w="916" w:type="pct"/>
            <w:tcBorders>
              <w:top w:val="nil"/>
              <w:left w:val="nil"/>
              <w:bottom w:val="nil"/>
              <w:right w:val="nil"/>
            </w:tcBorders>
            <w:shd w:val="clear" w:color="auto" w:fill="auto"/>
            <w:noWrap/>
            <w:vAlign w:val="bottom"/>
            <w:hideMark/>
            <w:tcPrChange w:id="2164" w:author="Jochum, Michael D." w:date="2021-08-05T14:17:00Z">
              <w:tcPr>
                <w:tcW w:w="844" w:type="pct"/>
                <w:tcBorders>
                  <w:top w:val="nil"/>
                  <w:left w:val="nil"/>
                  <w:bottom w:val="nil"/>
                  <w:right w:val="nil"/>
                </w:tcBorders>
                <w:shd w:val="clear" w:color="auto" w:fill="auto"/>
                <w:noWrap/>
                <w:vAlign w:val="bottom"/>
                <w:hideMark/>
              </w:tcPr>
            </w:tcPrChange>
          </w:tcPr>
          <w:p w14:paraId="7CD8406B" w14:textId="77777777" w:rsidR="001B3928" w:rsidRPr="00F7092D" w:rsidRDefault="001B3928" w:rsidP="001B3928">
            <w:pPr>
              <w:spacing w:after="0" w:line="240" w:lineRule="auto"/>
              <w:jc w:val="center"/>
              <w:rPr>
                <w:ins w:id="2165" w:author="Jochum, Michael D." w:date="2021-08-03T15:20:00Z"/>
                <w:rFonts w:eastAsia="Times New Roman" w:cstheme="minorHAnsi"/>
                <w:color w:val="000000"/>
                <w:sz w:val="18"/>
                <w:szCs w:val="18"/>
                <w:rPrChange w:id="2166" w:author="Jochum, Michael D." w:date="2021-08-05T16:10:00Z">
                  <w:rPr>
                    <w:ins w:id="2167" w:author="Jochum, Michael D." w:date="2021-08-03T15:20:00Z"/>
                    <w:rFonts w:ascii="Calibri" w:eastAsia="Times New Roman" w:hAnsi="Calibri" w:cs="Calibri"/>
                    <w:color w:val="000000"/>
                  </w:rPr>
                </w:rPrChange>
              </w:rPr>
            </w:pPr>
            <w:ins w:id="2168" w:author="Jochum, Michael D." w:date="2021-08-03T15:20:00Z">
              <w:r w:rsidRPr="00F7092D">
                <w:rPr>
                  <w:rFonts w:eastAsia="Times New Roman" w:cstheme="minorHAnsi"/>
                  <w:color w:val="000000"/>
                  <w:sz w:val="18"/>
                  <w:szCs w:val="18"/>
                  <w:rPrChange w:id="2169"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170" w:author="Jochum, Michael D." w:date="2021-08-05T14:17:00Z">
              <w:tcPr>
                <w:tcW w:w="362" w:type="pct"/>
                <w:tcBorders>
                  <w:top w:val="nil"/>
                  <w:left w:val="nil"/>
                  <w:bottom w:val="nil"/>
                  <w:right w:val="nil"/>
                </w:tcBorders>
                <w:shd w:val="clear" w:color="auto" w:fill="auto"/>
                <w:noWrap/>
                <w:vAlign w:val="bottom"/>
                <w:hideMark/>
              </w:tcPr>
            </w:tcPrChange>
          </w:tcPr>
          <w:p w14:paraId="0F2C35F8" w14:textId="77777777" w:rsidR="001B3928" w:rsidRPr="00F7092D" w:rsidRDefault="001B3928" w:rsidP="001B3928">
            <w:pPr>
              <w:spacing w:after="0" w:line="240" w:lineRule="auto"/>
              <w:jc w:val="center"/>
              <w:rPr>
                <w:ins w:id="2171" w:author="Jochum, Michael D." w:date="2021-08-03T15:20:00Z"/>
                <w:rFonts w:eastAsia="Times New Roman" w:cstheme="minorHAnsi"/>
                <w:color w:val="000000"/>
                <w:sz w:val="18"/>
                <w:szCs w:val="18"/>
                <w:rPrChange w:id="2172" w:author="Jochum, Michael D." w:date="2021-08-05T16:10:00Z">
                  <w:rPr>
                    <w:ins w:id="2173" w:author="Jochum, Michael D." w:date="2021-08-03T15:20:00Z"/>
                    <w:rFonts w:ascii="Calibri" w:eastAsia="Times New Roman" w:hAnsi="Calibri" w:cs="Calibri"/>
                    <w:color w:val="000000"/>
                  </w:rPr>
                </w:rPrChange>
              </w:rPr>
            </w:pPr>
            <w:ins w:id="2174" w:author="Jochum, Michael D." w:date="2021-08-03T15:20:00Z">
              <w:r w:rsidRPr="00F7092D">
                <w:rPr>
                  <w:rFonts w:eastAsia="Times New Roman" w:cstheme="minorHAnsi"/>
                  <w:color w:val="000000"/>
                  <w:sz w:val="18"/>
                  <w:szCs w:val="18"/>
                  <w:rPrChange w:id="2175" w:author="Jochum, Michael D." w:date="2021-08-05T16:10:00Z">
                    <w:rPr>
                      <w:rFonts w:ascii="Calibri" w:eastAsia="Times New Roman" w:hAnsi="Calibri" w:cs="Calibri"/>
                      <w:color w:val="000000"/>
                    </w:rPr>
                  </w:rPrChange>
                </w:rPr>
                <w:t>0.006</w:t>
              </w:r>
            </w:ins>
          </w:p>
        </w:tc>
        <w:tc>
          <w:tcPr>
            <w:tcW w:w="273" w:type="pct"/>
            <w:tcBorders>
              <w:top w:val="nil"/>
              <w:left w:val="nil"/>
              <w:bottom w:val="nil"/>
              <w:right w:val="nil"/>
            </w:tcBorders>
            <w:shd w:val="clear" w:color="auto" w:fill="auto"/>
            <w:noWrap/>
            <w:vAlign w:val="bottom"/>
            <w:hideMark/>
            <w:tcPrChange w:id="2176" w:author="Jochum, Michael D." w:date="2021-08-05T14:17:00Z">
              <w:tcPr>
                <w:tcW w:w="316" w:type="pct"/>
                <w:tcBorders>
                  <w:top w:val="nil"/>
                  <w:left w:val="nil"/>
                  <w:bottom w:val="nil"/>
                  <w:right w:val="nil"/>
                </w:tcBorders>
                <w:shd w:val="clear" w:color="auto" w:fill="auto"/>
                <w:noWrap/>
                <w:vAlign w:val="bottom"/>
                <w:hideMark/>
              </w:tcPr>
            </w:tcPrChange>
          </w:tcPr>
          <w:p w14:paraId="2E1F308E" w14:textId="77777777" w:rsidR="001B3928" w:rsidRPr="00F7092D" w:rsidRDefault="001B3928" w:rsidP="001B3928">
            <w:pPr>
              <w:spacing w:after="0" w:line="240" w:lineRule="auto"/>
              <w:jc w:val="center"/>
              <w:rPr>
                <w:ins w:id="2177" w:author="Jochum, Michael D." w:date="2021-08-03T15:20:00Z"/>
                <w:rFonts w:eastAsia="Times New Roman" w:cstheme="minorHAnsi"/>
                <w:color w:val="000000"/>
                <w:sz w:val="18"/>
                <w:szCs w:val="18"/>
                <w:rPrChange w:id="2178" w:author="Jochum, Michael D." w:date="2021-08-05T16:10:00Z">
                  <w:rPr>
                    <w:ins w:id="2179" w:author="Jochum, Michael D." w:date="2021-08-03T15:20:00Z"/>
                    <w:rFonts w:ascii="Calibri" w:eastAsia="Times New Roman" w:hAnsi="Calibri" w:cs="Calibri"/>
                    <w:color w:val="000000"/>
                  </w:rPr>
                </w:rPrChange>
              </w:rPr>
            </w:pPr>
            <w:ins w:id="2180" w:author="Jochum, Michael D." w:date="2021-08-03T15:20:00Z">
              <w:r w:rsidRPr="00F7092D">
                <w:rPr>
                  <w:rFonts w:eastAsia="Times New Roman" w:cstheme="minorHAnsi"/>
                  <w:color w:val="000000"/>
                  <w:sz w:val="18"/>
                  <w:szCs w:val="18"/>
                  <w:rPrChange w:id="2181"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Change w:id="2182" w:author="Jochum, Michael D." w:date="2021-08-05T14:17:00Z">
              <w:tcPr>
                <w:tcW w:w="342" w:type="pct"/>
                <w:tcBorders>
                  <w:top w:val="nil"/>
                  <w:left w:val="nil"/>
                  <w:bottom w:val="nil"/>
                  <w:right w:val="nil"/>
                </w:tcBorders>
                <w:shd w:val="clear" w:color="auto" w:fill="auto"/>
                <w:noWrap/>
                <w:vAlign w:val="bottom"/>
                <w:hideMark/>
              </w:tcPr>
            </w:tcPrChange>
          </w:tcPr>
          <w:p w14:paraId="7D9679AB" w14:textId="77777777" w:rsidR="001B3928" w:rsidRPr="00F7092D" w:rsidRDefault="001B3928" w:rsidP="001B3928">
            <w:pPr>
              <w:spacing w:after="0" w:line="240" w:lineRule="auto"/>
              <w:jc w:val="center"/>
              <w:rPr>
                <w:ins w:id="2183" w:author="Jochum, Michael D." w:date="2021-08-03T15:20:00Z"/>
                <w:rFonts w:eastAsia="Times New Roman" w:cstheme="minorHAnsi"/>
                <w:color w:val="000000"/>
                <w:sz w:val="18"/>
                <w:szCs w:val="18"/>
                <w:rPrChange w:id="2184" w:author="Jochum, Michael D." w:date="2021-08-05T16:10:00Z">
                  <w:rPr>
                    <w:ins w:id="2185" w:author="Jochum, Michael D." w:date="2021-08-03T15:20:00Z"/>
                    <w:rFonts w:ascii="Calibri" w:eastAsia="Times New Roman" w:hAnsi="Calibri" w:cs="Calibri"/>
                    <w:color w:val="000000"/>
                  </w:rPr>
                </w:rPrChange>
              </w:rPr>
            </w:pPr>
            <w:ins w:id="2186" w:author="Jochum, Michael D." w:date="2021-08-03T15:20:00Z">
              <w:r w:rsidRPr="00F7092D">
                <w:rPr>
                  <w:rFonts w:eastAsia="Times New Roman" w:cstheme="minorHAnsi"/>
                  <w:color w:val="000000"/>
                  <w:sz w:val="18"/>
                  <w:szCs w:val="18"/>
                  <w:rPrChange w:id="2187"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188" w:author="Jochum, Michael D." w:date="2021-08-05T14:17:00Z">
              <w:tcPr>
                <w:tcW w:w="342" w:type="pct"/>
                <w:tcBorders>
                  <w:top w:val="nil"/>
                  <w:left w:val="nil"/>
                  <w:bottom w:val="nil"/>
                  <w:right w:val="nil"/>
                </w:tcBorders>
                <w:shd w:val="clear" w:color="auto" w:fill="auto"/>
                <w:noWrap/>
                <w:vAlign w:val="bottom"/>
                <w:hideMark/>
              </w:tcPr>
            </w:tcPrChange>
          </w:tcPr>
          <w:p w14:paraId="10C69D45" w14:textId="77777777" w:rsidR="001B3928" w:rsidRPr="00F7092D" w:rsidRDefault="001B3928" w:rsidP="001B3928">
            <w:pPr>
              <w:spacing w:after="0" w:line="240" w:lineRule="auto"/>
              <w:jc w:val="center"/>
              <w:rPr>
                <w:ins w:id="2189" w:author="Jochum, Michael D." w:date="2021-08-03T15:20:00Z"/>
                <w:rFonts w:eastAsia="Times New Roman" w:cstheme="minorHAnsi"/>
                <w:color w:val="000000"/>
                <w:sz w:val="18"/>
                <w:szCs w:val="18"/>
                <w:rPrChange w:id="2190" w:author="Jochum, Michael D." w:date="2021-08-05T16:10:00Z">
                  <w:rPr>
                    <w:ins w:id="2191" w:author="Jochum, Michael D." w:date="2021-08-03T15:20:00Z"/>
                    <w:rFonts w:ascii="Calibri" w:eastAsia="Times New Roman" w:hAnsi="Calibri" w:cs="Calibri"/>
                    <w:color w:val="000000"/>
                  </w:rPr>
                </w:rPrChange>
              </w:rPr>
            </w:pPr>
            <w:ins w:id="2192" w:author="Jochum, Michael D." w:date="2021-08-03T15:20:00Z">
              <w:r w:rsidRPr="00F7092D">
                <w:rPr>
                  <w:rFonts w:eastAsia="Times New Roman" w:cstheme="minorHAnsi"/>
                  <w:color w:val="000000"/>
                  <w:sz w:val="18"/>
                  <w:szCs w:val="18"/>
                  <w:rPrChange w:id="2193" w:author="Jochum, Michael D." w:date="2021-08-05T16:10:00Z">
                    <w:rPr>
                      <w:rFonts w:ascii="Calibri" w:eastAsia="Times New Roman" w:hAnsi="Calibri" w:cs="Calibri"/>
                      <w:color w:val="000000"/>
                    </w:rPr>
                  </w:rPrChange>
                </w:rPr>
                <w:t>58.000</w:t>
              </w:r>
            </w:ins>
          </w:p>
        </w:tc>
        <w:tc>
          <w:tcPr>
            <w:tcW w:w="273" w:type="pct"/>
            <w:tcBorders>
              <w:top w:val="nil"/>
              <w:left w:val="nil"/>
              <w:bottom w:val="nil"/>
              <w:right w:val="nil"/>
            </w:tcBorders>
            <w:shd w:val="clear" w:color="auto" w:fill="auto"/>
            <w:noWrap/>
            <w:vAlign w:val="bottom"/>
            <w:hideMark/>
            <w:tcPrChange w:id="2194" w:author="Jochum, Michael D." w:date="2021-08-05T14:17:00Z">
              <w:tcPr>
                <w:tcW w:w="316" w:type="pct"/>
                <w:tcBorders>
                  <w:top w:val="nil"/>
                  <w:left w:val="nil"/>
                  <w:bottom w:val="nil"/>
                  <w:right w:val="nil"/>
                </w:tcBorders>
                <w:shd w:val="clear" w:color="auto" w:fill="auto"/>
                <w:noWrap/>
                <w:vAlign w:val="bottom"/>
                <w:hideMark/>
              </w:tcPr>
            </w:tcPrChange>
          </w:tcPr>
          <w:p w14:paraId="2E8C1531" w14:textId="77777777" w:rsidR="001B3928" w:rsidRPr="00F7092D" w:rsidRDefault="001B3928" w:rsidP="001B3928">
            <w:pPr>
              <w:spacing w:after="0" w:line="240" w:lineRule="auto"/>
              <w:jc w:val="center"/>
              <w:rPr>
                <w:ins w:id="2195" w:author="Jochum, Michael D." w:date="2021-08-03T15:20:00Z"/>
                <w:rFonts w:eastAsia="Times New Roman" w:cstheme="minorHAnsi"/>
                <w:color w:val="000000"/>
                <w:sz w:val="18"/>
                <w:szCs w:val="18"/>
                <w:rPrChange w:id="2196" w:author="Jochum, Michael D." w:date="2021-08-05T16:10:00Z">
                  <w:rPr>
                    <w:ins w:id="2197" w:author="Jochum, Michael D." w:date="2021-08-03T15:20:00Z"/>
                    <w:rFonts w:ascii="Calibri" w:eastAsia="Times New Roman" w:hAnsi="Calibri" w:cs="Calibri"/>
                    <w:color w:val="000000"/>
                  </w:rPr>
                </w:rPrChange>
              </w:rPr>
            </w:pPr>
            <w:ins w:id="2198" w:author="Jochum, Michael D." w:date="2021-08-03T15:20:00Z">
              <w:r w:rsidRPr="00F7092D">
                <w:rPr>
                  <w:rFonts w:eastAsia="Times New Roman" w:cstheme="minorHAnsi"/>
                  <w:color w:val="000000"/>
                  <w:sz w:val="18"/>
                  <w:szCs w:val="18"/>
                  <w:rPrChange w:id="2199"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200" w:author="Jochum, Michael D." w:date="2021-08-05T14:17:00Z">
              <w:tcPr>
                <w:tcW w:w="316" w:type="pct"/>
                <w:tcBorders>
                  <w:top w:val="nil"/>
                  <w:left w:val="nil"/>
                  <w:bottom w:val="nil"/>
                  <w:right w:val="nil"/>
                </w:tcBorders>
                <w:shd w:val="clear" w:color="auto" w:fill="auto"/>
                <w:noWrap/>
                <w:vAlign w:val="bottom"/>
                <w:hideMark/>
              </w:tcPr>
            </w:tcPrChange>
          </w:tcPr>
          <w:p w14:paraId="4F15CA52" w14:textId="77777777" w:rsidR="001B3928" w:rsidRPr="00F7092D" w:rsidRDefault="001B3928" w:rsidP="001B3928">
            <w:pPr>
              <w:spacing w:after="0" w:line="240" w:lineRule="auto"/>
              <w:jc w:val="center"/>
              <w:rPr>
                <w:ins w:id="2201" w:author="Jochum, Michael D." w:date="2021-08-03T15:20:00Z"/>
                <w:rFonts w:eastAsia="Times New Roman" w:cstheme="minorHAnsi"/>
                <w:color w:val="000000"/>
                <w:sz w:val="18"/>
                <w:szCs w:val="18"/>
                <w:rPrChange w:id="2202" w:author="Jochum, Michael D." w:date="2021-08-05T16:10:00Z">
                  <w:rPr>
                    <w:ins w:id="2203" w:author="Jochum, Michael D." w:date="2021-08-03T15:20:00Z"/>
                    <w:rFonts w:ascii="Calibri" w:eastAsia="Times New Roman" w:hAnsi="Calibri" w:cs="Calibri"/>
                    <w:color w:val="000000"/>
                  </w:rPr>
                </w:rPrChange>
              </w:rPr>
            </w:pPr>
            <w:ins w:id="2204" w:author="Jochum, Michael D." w:date="2021-08-03T15:20:00Z">
              <w:r w:rsidRPr="00F7092D">
                <w:rPr>
                  <w:rFonts w:eastAsia="Times New Roman" w:cstheme="minorHAnsi"/>
                  <w:color w:val="000000"/>
                  <w:sz w:val="18"/>
                  <w:szCs w:val="18"/>
                  <w:rPrChange w:id="2205" w:author="Jochum, Michael D." w:date="2021-08-05T16:10:00Z">
                    <w:rPr>
                      <w:rFonts w:ascii="Calibri" w:eastAsia="Times New Roman" w:hAnsi="Calibri" w:cs="Calibri"/>
                      <w:color w:val="000000"/>
                    </w:rPr>
                  </w:rPrChange>
                </w:rPr>
                <w:t>0.001</w:t>
              </w:r>
            </w:ins>
          </w:p>
        </w:tc>
      </w:tr>
      <w:tr w:rsidR="001B3928" w:rsidRPr="00F7092D" w14:paraId="39102ED6" w14:textId="77777777" w:rsidTr="00491314">
        <w:trPr>
          <w:trHeight w:val="300"/>
          <w:ins w:id="2206" w:author="Jochum, Michael D." w:date="2021-08-03T15:20:00Z"/>
          <w:trPrChange w:id="2207"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208" w:author="Jochum, Michael D." w:date="2021-08-05T14:17:00Z">
              <w:tcPr>
                <w:tcW w:w="1858" w:type="pct"/>
                <w:tcBorders>
                  <w:top w:val="nil"/>
                  <w:left w:val="nil"/>
                  <w:bottom w:val="nil"/>
                  <w:right w:val="nil"/>
                </w:tcBorders>
                <w:shd w:val="clear" w:color="auto" w:fill="auto"/>
                <w:noWrap/>
                <w:vAlign w:val="bottom"/>
                <w:hideMark/>
              </w:tcPr>
            </w:tcPrChange>
          </w:tcPr>
          <w:p w14:paraId="164E19C7" w14:textId="77777777" w:rsidR="001B3928" w:rsidRPr="00F7092D" w:rsidRDefault="001B3928" w:rsidP="001B3928">
            <w:pPr>
              <w:spacing w:after="0" w:line="240" w:lineRule="auto"/>
              <w:jc w:val="right"/>
              <w:rPr>
                <w:ins w:id="2209" w:author="Jochum, Michael D." w:date="2021-08-03T15:20:00Z"/>
                <w:rFonts w:eastAsia="Times New Roman" w:cstheme="minorHAnsi"/>
                <w:color w:val="000000"/>
                <w:sz w:val="18"/>
                <w:szCs w:val="18"/>
                <w:rPrChange w:id="2210" w:author="Jochum, Michael D." w:date="2021-08-05T16:10:00Z">
                  <w:rPr>
                    <w:ins w:id="2211" w:author="Jochum, Michael D." w:date="2021-08-03T15:20:00Z"/>
                    <w:rFonts w:ascii="Calibri" w:eastAsia="Times New Roman" w:hAnsi="Calibri" w:cs="Calibri"/>
                    <w:color w:val="000000"/>
                  </w:rPr>
                </w:rPrChange>
              </w:rPr>
            </w:pPr>
            <w:ins w:id="2212" w:author="Jochum, Michael D." w:date="2021-08-03T15:20:00Z">
              <w:r w:rsidRPr="00F7092D">
                <w:rPr>
                  <w:rFonts w:eastAsia="Times New Roman" w:cstheme="minorHAnsi"/>
                  <w:color w:val="000000"/>
                  <w:sz w:val="18"/>
                  <w:szCs w:val="18"/>
                  <w:rPrChange w:id="2213" w:author="Jochum, Michael D." w:date="2021-08-05T16:10:00Z">
                    <w:rPr>
                      <w:rFonts w:ascii="Calibri" w:eastAsia="Times New Roman" w:hAnsi="Calibri" w:cs="Calibri"/>
                      <w:color w:val="000000"/>
                    </w:rPr>
                  </w:rPrChange>
                </w:rPr>
                <w:t xml:space="preserve">modulation by virus of host cellular process </w:t>
              </w:r>
            </w:ins>
          </w:p>
        </w:tc>
        <w:tc>
          <w:tcPr>
            <w:tcW w:w="394" w:type="pct"/>
            <w:tcBorders>
              <w:top w:val="nil"/>
              <w:left w:val="nil"/>
              <w:bottom w:val="nil"/>
              <w:right w:val="nil"/>
            </w:tcBorders>
            <w:shd w:val="clear" w:color="auto" w:fill="auto"/>
            <w:noWrap/>
            <w:vAlign w:val="bottom"/>
            <w:hideMark/>
            <w:tcPrChange w:id="2214" w:author="Jochum, Michael D." w:date="2021-08-05T14:17:00Z">
              <w:tcPr>
                <w:tcW w:w="305" w:type="pct"/>
                <w:tcBorders>
                  <w:top w:val="nil"/>
                  <w:left w:val="nil"/>
                  <w:bottom w:val="nil"/>
                  <w:right w:val="nil"/>
                </w:tcBorders>
                <w:shd w:val="clear" w:color="auto" w:fill="auto"/>
                <w:noWrap/>
                <w:vAlign w:val="bottom"/>
                <w:hideMark/>
              </w:tcPr>
            </w:tcPrChange>
          </w:tcPr>
          <w:p w14:paraId="4D3FB24C" w14:textId="77777777" w:rsidR="001B3928" w:rsidRPr="00F7092D" w:rsidRDefault="001B3928" w:rsidP="001B3928">
            <w:pPr>
              <w:spacing w:after="0" w:line="240" w:lineRule="auto"/>
              <w:jc w:val="center"/>
              <w:rPr>
                <w:ins w:id="2215" w:author="Jochum, Michael D." w:date="2021-08-03T15:20:00Z"/>
                <w:rFonts w:eastAsia="Times New Roman" w:cstheme="minorHAnsi"/>
                <w:color w:val="000000"/>
                <w:sz w:val="18"/>
                <w:szCs w:val="18"/>
                <w:rPrChange w:id="2216" w:author="Jochum, Michael D." w:date="2021-08-05T16:10:00Z">
                  <w:rPr>
                    <w:ins w:id="2217" w:author="Jochum, Michael D." w:date="2021-08-03T15:20:00Z"/>
                    <w:rFonts w:ascii="Calibri" w:eastAsia="Times New Roman" w:hAnsi="Calibri" w:cs="Calibri"/>
                    <w:color w:val="000000"/>
                  </w:rPr>
                </w:rPrChange>
              </w:rPr>
            </w:pPr>
            <w:ins w:id="2218" w:author="Jochum, Michael D." w:date="2021-08-03T15:20:00Z">
              <w:r w:rsidRPr="00F7092D">
                <w:rPr>
                  <w:rFonts w:eastAsia="Times New Roman" w:cstheme="minorHAnsi"/>
                  <w:color w:val="000000"/>
                  <w:sz w:val="18"/>
                  <w:szCs w:val="18"/>
                  <w:rPrChange w:id="2219" w:author="Jochum, Michael D." w:date="2021-08-05T16:10:00Z">
                    <w:rPr>
                      <w:rFonts w:ascii="Calibri" w:eastAsia="Times New Roman" w:hAnsi="Calibri" w:cs="Calibri"/>
                      <w:color w:val="000000"/>
                    </w:rPr>
                  </w:rPrChange>
                </w:rPr>
                <w:t>GO:0019054</w:t>
              </w:r>
            </w:ins>
          </w:p>
        </w:tc>
        <w:tc>
          <w:tcPr>
            <w:tcW w:w="916" w:type="pct"/>
            <w:tcBorders>
              <w:top w:val="nil"/>
              <w:left w:val="nil"/>
              <w:bottom w:val="nil"/>
              <w:right w:val="nil"/>
            </w:tcBorders>
            <w:shd w:val="clear" w:color="auto" w:fill="auto"/>
            <w:noWrap/>
            <w:vAlign w:val="bottom"/>
            <w:hideMark/>
            <w:tcPrChange w:id="2220" w:author="Jochum, Michael D." w:date="2021-08-05T14:17:00Z">
              <w:tcPr>
                <w:tcW w:w="844" w:type="pct"/>
                <w:tcBorders>
                  <w:top w:val="nil"/>
                  <w:left w:val="nil"/>
                  <w:bottom w:val="nil"/>
                  <w:right w:val="nil"/>
                </w:tcBorders>
                <w:shd w:val="clear" w:color="auto" w:fill="auto"/>
                <w:noWrap/>
                <w:vAlign w:val="bottom"/>
                <w:hideMark/>
              </w:tcPr>
            </w:tcPrChange>
          </w:tcPr>
          <w:p w14:paraId="1FA7E0A2" w14:textId="77777777" w:rsidR="001B3928" w:rsidRPr="00F7092D" w:rsidRDefault="001B3928" w:rsidP="001B3928">
            <w:pPr>
              <w:spacing w:after="0" w:line="240" w:lineRule="auto"/>
              <w:jc w:val="center"/>
              <w:rPr>
                <w:ins w:id="2221" w:author="Jochum, Michael D." w:date="2021-08-03T15:20:00Z"/>
                <w:rFonts w:eastAsia="Times New Roman" w:cstheme="minorHAnsi"/>
                <w:color w:val="000000"/>
                <w:sz w:val="18"/>
                <w:szCs w:val="18"/>
                <w:rPrChange w:id="2222" w:author="Jochum, Michael D." w:date="2021-08-05T16:10:00Z">
                  <w:rPr>
                    <w:ins w:id="2223" w:author="Jochum, Michael D." w:date="2021-08-03T15:20:00Z"/>
                    <w:rFonts w:ascii="Calibri" w:eastAsia="Times New Roman" w:hAnsi="Calibri" w:cs="Calibri"/>
                    <w:color w:val="000000"/>
                  </w:rPr>
                </w:rPrChange>
              </w:rPr>
            </w:pPr>
            <w:ins w:id="2224" w:author="Jochum, Michael D." w:date="2021-08-03T15:20:00Z">
              <w:r w:rsidRPr="00F7092D">
                <w:rPr>
                  <w:rFonts w:eastAsia="Times New Roman" w:cstheme="minorHAnsi"/>
                  <w:color w:val="000000"/>
                  <w:sz w:val="18"/>
                  <w:szCs w:val="18"/>
                  <w:rPrChange w:id="2225"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226" w:author="Jochum, Michael D." w:date="2021-08-05T14:17:00Z">
              <w:tcPr>
                <w:tcW w:w="362" w:type="pct"/>
                <w:tcBorders>
                  <w:top w:val="nil"/>
                  <w:left w:val="nil"/>
                  <w:bottom w:val="nil"/>
                  <w:right w:val="nil"/>
                </w:tcBorders>
                <w:shd w:val="clear" w:color="auto" w:fill="auto"/>
                <w:noWrap/>
                <w:vAlign w:val="bottom"/>
                <w:hideMark/>
              </w:tcPr>
            </w:tcPrChange>
          </w:tcPr>
          <w:p w14:paraId="06616439" w14:textId="77777777" w:rsidR="001B3928" w:rsidRPr="00F7092D" w:rsidRDefault="001B3928" w:rsidP="001B3928">
            <w:pPr>
              <w:spacing w:after="0" w:line="240" w:lineRule="auto"/>
              <w:jc w:val="center"/>
              <w:rPr>
                <w:ins w:id="2227" w:author="Jochum, Michael D." w:date="2021-08-03T15:20:00Z"/>
                <w:rFonts w:eastAsia="Times New Roman" w:cstheme="minorHAnsi"/>
                <w:color w:val="000000"/>
                <w:sz w:val="18"/>
                <w:szCs w:val="18"/>
                <w:rPrChange w:id="2228" w:author="Jochum, Michael D." w:date="2021-08-05T16:10:00Z">
                  <w:rPr>
                    <w:ins w:id="2229" w:author="Jochum, Michael D." w:date="2021-08-03T15:20:00Z"/>
                    <w:rFonts w:ascii="Calibri" w:eastAsia="Times New Roman" w:hAnsi="Calibri" w:cs="Calibri"/>
                    <w:color w:val="000000"/>
                  </w:rPr>
                </w:rPrChange>
              </w:rPr>
            </w:pPr>
            <w:ins w:id="2230" w:author="Jochum, Michael D." w:date="2021-08-03T15:20:00Z">
              <w:r w:rsidRPr="00F7092D">
                <w:rPr>
                  <w:rFonts w:eastAsia="Times New Roman" w:cstheme="minorHAnsi"/>
                  <w:color w:val="000000"/>
                  <w:sz w:val="18"/>
                  <w:szCs w:val="18"/>
                  <w:rPrChange w:id="2231"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2232" w:author="Jochum, Michael D." w:date="2021-08-05T14:17:00Z">
              <w:tcPr>
                <w:tcW w:w="316" w:type="pct"/>
                <w:tcBorders>
                  <w:top w:val="nil"/>
                  <w:left w:val="nil"/>
                  <w:bottom w:val="nil"/>
                  <w:right w:val="nil"/>
                </w:tcBorders>
                <w:shd w:val="clear" w:color="auto" w:fill="auto"/>
                <w:noWrap/>
                <w:vAlign w:val="bottom"/>
                <w:hideMark/>
              </w:tcPr>
            </w:tcPrChange>
          </w:tcPr>
          <w:p w14:paraId="614E891D" w14:textId="77777777" w:rsidR="001B3928" w:rsidRPr="00F7092D" w:rsidRDefault="001B3928" w:rsidP="001B3928">
            <w:pPr>
              <w:spacing w:after="0" w:line="240" w:lineRule="auto"/>
              <w:jc w:val="center"/>
              <w:rPr>
                <w:ins w:id="2233" w:author="Jochum, Michael D." w:date="2021-08-03T15:20:00Z"/>
                <w:rFonts w:eastAsia="Times New Roman" w:cstheme="minorHAnsi"/>
                <w:color w:val="000000"/>
                <w:sz w:val="18"/>
                <w:szCs w:val="18"/>
                <w:rPrChange w:id="2234" w:author="Jochum, Michael D." w:date="2021-08-05T16:10:00Z">
                  <w:rPr>
                    <w:ins w:id="2235" w:author="Jochum, Michael D." w:date="2021-08-03T15:20:00Z"/>
                    <w:rFonts w:ascii="Calibri" w:eastAsia="Times New Roman" w:hAnsi="Calibri" w:cs="Calibri"/>
                    <w:color w:val="000000"/>
                  </w:rPr>
                </w:rPrChange>
              </w:rPr>
            </w:pPr>
            <w:ins w:id="2236" w:author="Jochum, Michael D." w:date="2021-08-03T15:20:00Z">
              <w:r w:rsidRPr="00F7092D">
                <w:rPr>
                  <w:rFonts w:eastAsia="Times New Roman" w:cstheme="minorHAnsi"/>
                  <w:color w:val="000000"/>
                  <w:sz w:val="18"/>
                  <w:szCs w:val="18"/>
                  <w:rPrChange w:id="2237"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238" w:author="Jochum, Michael D." w:date="2021-08-05T14:17:00Z">
              <w:tcPr>
                <w:tcW w:w="342" w:type="pct"/>
                <w:tcBorders>
                  <w:top w:val="nil"/>
                  <w:left w:val="nil"/>
                  <w:bottom w:val="nil"/>
                  <w:right w:val="nil"/>
                </w:tcBorders>
                <w:shd w:val="clear" w:color="auto" w:fill="auto"/>
                <w:noWrap/>
                <w:vAlign w:val="bottom"/>
                <w:hideMark/>
              </w:tcPr>
            </w:tcPrChange>
          </w:tcPr>
          <w:p w14:paraId="1CEF1666" w14:textId="77777777" w:rsidR="001B3928" w:rsidRPr="00F7092D" w:rsidRDefault="001B3928" w:rsidP="001B3928">
            <w:pPr>
              <w:spacing w:after="0" w:line="240" w:lineRule="auto"/>
              <w:jc w:val="center"/>
              <w:rPr>
                <w:ins w:id="2239" w:author="Jochum, Michael D." w:date="2021-08-03T15:20:00Z"/>
                <w:rFonts w:eastAsia="Times New Roman" w:cstheme="minorHAnsi"/>
                <w:color w:val="000000"/>
                <w:sz w:val="18"/>
                <w:szCs w:val="18"/>
                <w:rPrChange w:id="2240" w:author="Jochum, Michael D." w:date="2021-08-05T16:10:00Z">
                  <w:rPr>
                    <w:ins w:id="2241" w:author="Jochum, Michael D." w:date="2021-08-03T15:20:00Z"/>
                    <w:rFonts w:ascii="Calibri" w:eastAsia="Times New Roman" w:hAnsi="Calibri" w:cs="Calibri"/>
                    <w:color w:val="000000"/>
                  </w:rPr>
                </w:rPrChange>
              </w:rPr>
            </w:pPr>
            <w:ins w:id="2242" w:author="Jochum, Michael D." w:date="2021-08-03T15:20:00Z">
              <w:r w:rsidRPr="00F7092D">
                <w:rPr>
                  <w:rFonts w:eastAsia="Times New Roman" w:cstheme="minorHAnsi"/>
                  <w:color w:val="000000"/>
                  <w:sz w:val="18"/>
                  <w:szCs w:val="18"/>
                  <w:rPrChange w:id="2243"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244" w:author="Jochum, Michael D." w:date="2021-08-05T14:17:00Z">
              <w:tcPr>
                <w:tcW w:w="342" w:type="pct"/>
                <w:tcBorders>
                  <w:top w:val="nil"/>
                  <w:left w:val="nil"/>
                  <w:bottom w:val="nil"/>
                  <w:right w:val="nil"/>
                </w:tcBorders>
                <w:shd w:val="clear" w:color="auto" w:fill="auto"/>
                <w:noWrap/>
                <w:vAlign w:val="bottom"/>
                <w:hideMark/>
              </w:tcPr>
            </w:tcPrChange>
          </w:tcPr>
          <w:p w14:paraId="1B3AFA02" w14:textId="77777777" w:rsidR="001B3928" w:rsidRPr="00F7092D" w:rsidRDefault="001B3928" w:rsidP="001B3928">
            <w:pPr>
              <w:spacing w:after="0" w:line="240" w:lineRule="auto"/>
              <w:jc w:val="center"/>
              <w:rPr>
                <w:ins w:id="2245" w:author="Jochum, Michael D." w:date="2021-08-03T15:20:00Z"/>
                <w:rFonts w:eastAsia="Times New Roman" w:cstheme="minorHAnsi"/>
                <w:color w:val="000000"/>
                <w:sz w:val="18"/>
                <w:szCs w:val="18"/>
                <w:rPrChange w:id="2246" w:author="Jochum, Michael D." w:date="2021-08-05T16:10:00Z">
                  <w:rPr>
                    <w:ins w:id="2247" w:author="Jochum, Michael D." w:date="2021-08-03T15:20:00Z"/>
                    <w:rFonts w:ascii="Calibri" w:eastAsia="Times New Roman" w:hAnsi="Calibri" w:cs="Calibri"/>
                    <w:color w:val="000000"/>
                  </w:rPr>
                </w:rPrChange>
              </w:rPr>
            </w:pPr>
            <w:ins w:id="2248" w:author="Jochum, Michael D." w:date="2021-08-03T15:20:00Z">
              <w:r w:rsidRPr="00F7092D">
                <w:rPr>
                  <w:rFonts w:eastAsia="Times New Roman" w:cstheme="minorHAnsi"/>
                  <w:color w:val="000000"/>
                  <w:sz w:val="18"/>
                  <w:szCs w:val="18"/>
                  <w:rPrChange w:id="2249" w:author="Jochum, Michael D." w:date="2021-08-05T16:10:00Z">
                    <w:rPr>
                      <w:rFonts w:ascii="Calibri" w:eastAsia="Times New Roman" w:hAnsi="Calibri" w:cs="Calibri"/>
                      <w:color w:val="000000"/>
                    </w:rPr>
                  </w:rPrChange>
                </w:rPr>
                <w:t>11.000</w:t>
              </w:r>
            </w:ins>
          </w:p>
        </w:tc>
        <w:tc>
          <w:tcPr>
            <w:tcW w:w="273" w:type="pct"/>
            <w:tcBorders>
              <w:top w:val="nil"/>
              <w:left w:val="nil"/>
              <w:bottom w:val="nil"/>
              <w:right w:val="nil"/>
            </w:tcBorders>
            <w:shd w:val="clear" w:color="auto" w:fill="auto"/>
            <w:noWrap/>
            <w:vAlign w:val="bottom"/>
            <w:hideMark/>
            <w:tcPrChange w:id="2250" w:author="Jochum, Michael D." w:date="2021-08-05T14:17:00Z">
              <w:tcPr>
                <w:tcW w:w="316" w:type="pct"/>
                <w:tcBorders>
                  <w:top w:val="nil"/>
                  <w:left w:val="nil"/>
                  <w:bottom w:val="nil"/>
                  <w:right w:val="nil"/>
                </w:tcBorders>
                <w:shd w:val="clear" w:color="auto" w:fill="auto"/>
                <w:noWrap/>
                <w:vAlign w:val="bottom"/>
                <w:hideMark/>
              </w:tcPr>
            </w:tcPrChange>
          </w:tcPr>
          <w:p w14:paraId="4095E5FC" w14:textId="77777777" w:rsidR="001B3928" w:rsidRPr="00F7092D" w:rsidRDefault="001B3928" w:rsidP="001B3928">
            <w:pPr>
              <w:spacing w:after="0" w:line="240" w:lineRule="auto"/>
              <w:jc w:val="center"/>
              <w:rPr>
                <w:ins w:id="2251" w:author="Jochum, Michael D." w:date="2021-08-03T15:20:00Z"/>
                <w:rFonts w:eastAsia="Times New Roman" w:cstheme="minorHAnsi"/>
                <w:color w:val="000000"/>
                <w:sz w:val="18"/>
                <w:szCs w:val="18"/>
                <w:rPrChange w:id="2252" w:author="Jochum, Michael D." w:date="2021-08-05T16:10:00Z">
                  <w:rPr>
                    <w:ins w:id="2253" w:author="Jochum, Michael D." w:date="2021-08-03T15:20:00Z"/>
                    <w:rFonts w:ascii="Calibri" w:eastAsia="Times New Roman" w:hAnsi="Calibri" w:cs="Calibri"/>
                    <w:color w:val="000000"/>
                  </w:rPr>
                </w:rPrChange>
              </w:rPr>
            </w:pPr>
            <w:ins w:id="2254" w:author="Jochum, Michael D." w:date="2021-08-03T15:20:00Z">
              <w:r w:rsidRPr="00F7092D">
                <w:rPr>
                  <w:rFonts w:eastAsia="Times New Roman" w:cstheme="minorHAnsi"/>
                  <w:color w:val="000000"/>
                  <w:sz w:val="18"/>
                  <w:szCs w:val="18"/>
                  <w:rPrChange w:id="2255"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256" w:author="Jochum, Michael D." w:date="2021-08-05T14:17:00Z">
              <w:tcPr>
                <w:tcW w:w="316" w:type="pct"/>
                <w:tcBorders>
                  <w:top w:val="nil"/>
                  <w:left w:val="nil"/>
                  <w:bottom w:val="nil"/>
                  <w:right w:val="nil"/>
                </w:tcBorders>
                <w:shd w:val="clear" w:color="auto" w:fill="auto"/>
                <w:noWrap/>
                <w:vAlign w:val="bottom"/>
                <w:hideMark/>
              </w:tcPr>
            </w:tcPrChange>
          </w:tcPr>
          <w:p w14:paraId="51A4C46B" w14:textId="77777777" w:rsidR="001B3928" w:rsidRPr="00F7092D" w:rsidRDefault="001B3928" w:rsidP="001B3928">
            <w:pPr>
              <w:spacing w:after="0" w:line="240" w:lineRule="auto"/>
              <w:jc w:val="center"/>
              <w:rPr>
                <w:ins w:id="2257" w:author="Jochum, Michael D." w:date="2021-08-03T15:20:00Z"/>
                <w:rFonts w:eastAsia="Times New Roman" w:cstheme="minorHAnsi"/>
                <w:color w:val="000000"/>
                <w:sz w:val="18"/>
                <w:szCs w:val="18"/>
                <w:rPrChange w:id="2258" w:author="Jochum, Michael D." w:date="2021-08-05T16:10:00Z">
                  <w:rPr>
                    <w:ins w:id="2259" w:author="Jochum, Michael D." w:date="2021-08-03T15:20:00Z"/>
                    <w:rFonts w:ascii="Calibri" w:eastAsia="Times New Roman" w:hAnsi="Calibri" w:cs="Calibri"/>
                    <w:color w:val="000000"/>
                  </w:rPr>
                </w:rPrChange>
              </w:rPr>
            </w:pPr>
            <w:ins w:id="2260" w:author="Jochum, Michael D." w:date="2021-08-03T15:20:00Z">
              <w:r w:rsidRPr="00F7092D">
                <w:rPr>
                  <w:rFonts w:eastAsia="Times New Roman" w:cstheme="minorHAnsi"/>
                  <w:color w:val="000000"/>
                  <w:sz w:val="18"/>
                  <w:szCs w:val="18"/>
                  <w:rPrChange w:id="2261" w:author="Jochum, Michael D." w:date="2021-08-05T16:10:00Z">
                    <w:rPr>
                      <w:rFonts w:ascii="Calibri" w:eastAsia="Times New Roman" w:hAnsi="Calibri" w:cs="Calibri"/>
                      <w:color w:val="000000"/>
                    </w:rPr>
                  </w:rPrChange>
                </w:rPr>
                <w:t>0.001</w:t>
              </w:r>
            </w:ins>
          </w:p>
        </w:tc>
      </w:tr>
      <w:tr w:rsidR="001B3928" w:rsidRPr="00F7092D" w14:paraId="251DFE69" w14:textId="77777777" w:rsidTr="00491314">
        <w:trPr>
          <w:trHeight w:val="300"/>
          <w:ins w:id="2262" w:author="Jochum, Michael D." w:date="2021-08-03T15:20:00Z"/>
          <w:trPrChange w:id="2263"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264" w:author="Jochum, Michael D." w:date="2021-08-05T14:17:00Z">
              <w:tcPr>
                <w:tcW w:w="1858" w:type="pct"/>
                <w:tcBorders>
                  <w:top w:val="nil"/>
                  <w:left w:val="nil"/>
                  <w:bottom w:val="nil"/>
                  <w:right w:val="nil"/>
                </w:tcBorders>
                <w:shd w:val="clear" w:color="auto" w:fill="auto"/>
                <w:noWrap/>
                <w:vAlign w:val="bottom"/>
                <w:hideMark/>
              </w:tcPr>
            </w:tcPrChange>
          </w:tcPr>
          <w:p w14:paraId="3CE1AC26" w14:textId="77777777" w:rsidR="001B3928" w:rsidRPr="00F7092D" w:rsidRDefault="001B3928" w:rsidP="001B3928">
            <w:pPr>
              <w:spacing w:after="0" w:line="240" w:lineRule="auto"/>
              <w:jc w:val="right"/>
              <w:rPr>
                <w:ins w:id="2265" w:author="Jochum, Michael D." w:date="2021-08-03T15:20:00Z"/>
                <w:rFonts w:eastAsia="Times New Roman" w:cstheme="minorHAnsi"/>
                <w:color w:val="000000"/>
                <w:sz w:val="18"/>
                <w:szCs w:val="18"/>
                <w:rPrChange w:id="2266" w:author="Jochum, Michael D." w:date="2021-08-05T16:10:00Z">
                  <w:rPr>
                    <w:ins w:id="2267" w:author="Jochum, Michael D." w:date="2021-08-03T15:20:00Z"/>
                    <w:rFonts w:ascii="Calibri" w:eastAsia="Times New Roman" w:hAnsi="Calibri" w:cs="Calibri"/>
                    <w:color w:val="000000"/>
                  </w:rPr>
                </w:rPrChange>
              </w:rPr>
            </w:pPr>
            <w:ins w:id="2268" w:author="Jochum, Michael D." w:date="2021-08-03T15:20:00Z">
              <w:r w:rsidRPr="00F7092D">
                <w:rPr>
                  <w:rFonts w:eastAsia="Times New Roman" w:cstheme="minorHAnsi"/>
                  <w:color w:val="000000"/>
                  <w:sz w:val="18"/>
                  <w:szCs w:val="18"/>
                  <w:rPrChange w:id="2269" w:author="Jochum, Michael D." w:date="2021-08-05T16:10:00Z">
                    <w:rPr>
                      <w:rFonts w:ascii="Calibri" w:eastAsia="Times New Roman" w:hAnsi="Calibri" w:cs="Calibri"/>
                      <w:color w:val="000000"/>
                    </w:rPr>
                  </w:rPrChange>
                </w:rPr>
                <w:t xml:space="preserve">modulation by symbiont of host cellular process </w:t>
              </w:r>
            </w:ins>
          </w:p>
        </w:tc>
        <w:tc>
          <w:tcPr>
            <w:tcW w:w="394" w:type="pct"/>
            <w:tcBorders>
              <w:top w:val="nil"/>
              <w:left w:val="nil"/>
              <w:bottom w:val="nil"/>
              <w:right w:val="nil"/>
            </w:tcBorders>
            <w:shd w:val="clear" w:color="auto" w:fill="auto"/>
            <w:noWrap/>
            <w:vAlign w:val="bottom"/>
            <w:hideMark/>
            <w:tcPrChange w:id="2270" w:author="Jochum, Michael D." w:date="2021-08-05T14:17:00Z">
              <w:tcPr>
                <w:tcW w:w="305" w:type="pct"/>
                <w:tcBorders>
                  <w:top w:val="nil"/>
                  <w:left w:val="nil"/>
                  <w:bottom w:val="nil"/>
                  <w:right w:val="nil"/>
                </w:tcBorders>
                <w:shd w:val="clear" w:color="auto" w:fill="auto"/>
                <w:noWrap/>
                <w:vAlign w:val="bottom"/>
                <w:hideMark/>
              </w:tcPr>
            </w:tcPrChange>
          </w:tcPr>
          <w:p w14:paraId="3895F091" w14:textId="77777777" w:rsidR="001B3928" w:rsidRPr="00F7092D" w:rsidRDefault="001B3928" w:rsidP="001B3928">
            <w:pPr>
              <w:spacing w:after="0" w:line="240" w:lineRule="auto"/>
              <w:jc w:val="center"/>
              <w:rPr>
                <w:ins w:id="2271" w:author="Jochum, Michael D." w:date="2021-08-03T15:20:00Z"/>
                <w:rFonts w:eastAsia="Times New Roman" w:cstheme="minorHAnsi"/>
                <w:color w:val="000000"/>
                <w:sz w:val="18"/>
                <w:szCs w:val="18"/>
                <w:rPrChange w:id="2272" w:author="Jochum, Michael D." w:date="2021-08-05T16:10:00Z">
                  <w:rPr>
                    <w:ins w:id="2273" w:author="Jochum, Michael D." w:date="2021-08-03T15:20:00Z"/>
                    <w:rFonts w:ascii="Calibri" w:eastAsia="Times New Roman" w:hAnsi="Calibri" w:cs="Calibri"/>
                    <w:color w:val="000000"/>
                  </w:rPr>
                </w:rPrChange>
              </w:rPr>
            </w:pPr>
            <w:ins w:id="2274" w:author="Jochum, Michael D." w:date="2021-08-03T15:20:00Z">
              <w:r w:rsidRPr="00F7092D">
                <w:rPr>
                  <w:rFonts w:eastAsia="Times New Roman" w:cstheme="minorHAnsi"/>
                  <w:color w:val="000000"/>
                  <w:sz w:val="18"/>
                  <w:szCs w:val="18"/>
                  <w:rPrChange w:id="2275" w:author="Jochum, Michael D." w:date="2021-08-05T16:10:00Z">
                    <w:rPr>
                      <w:rFonts w:ascii="Calibri" w:eastAsia="Times New Roman" w:hAnsi="Calibri" w:cs="Calibri"/>
                      <w:color w:val="000000"/>
                    </w:rPr>
                  </w:rPrChange>
                </w:rPr>
                <w:t>GO:0044068</w:t>
              </w:r>
            </w:ins>
          </w:p>
        </w:tc>
        <w:tc>
          <w:tcPr>
            <w:tcW w:w="916" w:type="pct"/>
            <w:tcBorders>
              <w:top w:val="nil"/>
              <w:left w:val="nil"/>
              <w:bottom w:val="nil"/>
              <w:right w:val="nil"/>
            </w:tcBorders>
            <w:shd w:val="clear" w:color="auto" w:fill="auto"/>
            <w:noWrap/>
            <w:vAlign w:val="bottom"/>
            <w:hideMark/>
            <w:tcPrChange w:id="2276" w:author="Jochum, Michael D." w:date="2021-08-05T14:17:00Z">
              <w:tcPr>
                <w:tcW w:w="844" w:type="pct"/>
                <w:tcBorders>
                  <w:top w:val="nil"/>
                  <w:left w:val="nil"/>
                  <w:bottom w:val="nil"/>
                  <w:right w:val="nil"/>
                </w:tcBorders>
                <w:shd w:val="clear" w:color="auto" w:fill="auto"/>
                <w:noWrap/>
                <w:vAlign w:val="bottom"/>
                <w:hideMark/>
              </w:tcPr>
            </w:tcPrChange>
          </w:tcPr>
          <w:p w14:paraId="6B3ABE71" w14:textId="77777777" w:rsidR="001B3928" w:rsidRPr="00F7092D" w:rsidRDefault="001B3928" w:rsidP="001B3928">
            <w:pPr>
              <w:spacing w:after="0" w:line="240" w:lineRule="auto"/>
              <w:jc w:val="center"/>
              <w:rPr>
                <w:ins w:id="2277" w:author="Jochum, Michael D." w:date="2021-08-03T15:20:00Z"/>
                <w:rFonts w:eastAsia="Times New Roman" w:cstheme="minorHAnsi"/>
                <w:color w:val="000000"/>
                <w:sz w:val="18"/>
                <w:szCs w:val="18"/>
                <w:rPrChange w:id="2278" w:author="Jochum, Michael D." w:date="2021-08-05T16:10:00Z">
                  <w:rPr>
                    <w:ins w:id="2279" w:author="Jochum, Michael D." w:date="2021-08-03T15:20:00Z"/>
                    <w:rFonts w:ascii="Calibri" w:eastAsia="Times New Roman" w:hAnsi="Calibri" w:cs="Calibri"/>
                    <w:color w:val="000000"/>
                  </w:rPr>
                </w:rPrChange>
              </w:rPr>
            </w:pPr>
            <w:ins w:id="2280" w:author="Jochum, Michael D." w:date="2021-08-03T15:20:00Z">
              <w:r w:rsidRPr="00F7092D">
                <w:rPr>
                  <w:rFonts w:eastAsia="Times New Roman" w:cstheme="minorHAnsi"/>
                  <w:color w:val="000000"/>
                  <w:sz w:val="18"/>
                  <w:szCs w:val="18"/>
                  <w:rPrChange w:id="2281"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282" w:author="Jochum, Michael D." w:date="2021-08-05T14:17:00Z">
              <w:tcPr>
                <w:tcW w:w="362" w:type="pct"/>
                <w:tcBorders>
                  <w:top w:val="nil"/>
                  <w:left w:val="nil"/>
                  <w:bottom w:val="nil"/>
                  <w:right w:val="nil"/>
                </w:tcBorders>
                <w:shd w:val="clear" w:color="auto" w:fill="auto"/>
                <w:noWrap/>
                <w:vAlign w:val="bottom"/>
                <w:hideMark/>
              </w:tcPr>
            </w:tcPrChange>
          </w:tcPr>
          <w:p w14:paraId="47A8F81A" w14:textId="77777777" w:rsidR="001B3928" w:rsidRPr="00F7092D" w:rsidRDefault="001B3928" w:rsidP="001B3928">
            <w:pPr>
              <w:spacing w:after="0" w:line="240" w:lineRule="auto"/>
              <w:jc w:val="center"/>
              <w:rPr>
                <w:ins w:id="2283" w:author="Jochum, Michael D." w:date="2021-08-03T15:20:00Z"/>
                <w:rFonts w:eastAsia="Times New Roman" w:cstheme="minorHAnsi"/>
                <w:color w:val="000000"/>
                <w:sz w:val="18"/>
                <w:szCs w:val="18"/>
                <w:rPrChange w:id="2284" w:author="Jochum, Michael D." w:date="2021-08-05T16:10:00Z">
                  <w:rPr>
                    <w:ins w:id="2285" w:author="Jochum, Michael D." w:date="2021-08-03T15:20:00Z"/>
                    <w:rFonts w:ascii="Calibri" w:eastAsia="Times New Roman" w:hAnsi="Calibri" w:cs="Calibri"/>
                    <w:color w:val="000000"/>
                  </w:rPr>
                </w:rPrChange>
              </w:rPr>
            </w:pPr>
            <w:ins w:id="2286" w:author="Jochum, Michael D." w:date="2021-08-03T15:20:00Z">
              <w:r w:rsidRPr="00F7092D">
                <w:rPr>
                  <w:rFonts w:eastAsia="Times New Roman" w:cstheme="minorHAnsi"/>
                  <w:color w:val="000000"/>
                  <w:sz w:val="18"/>
                  <w:szCs w:val="18"/>
                  <w:rPrChange w:id="2287"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2288" w:author="Jochum, Michael D." w:date="2021-08-05T14:17:00Z">
              <w:tcPr>
                <w:tcW w:w="316" w:type="pct"/>
                <w:tcBorders>
                  <w:top w:val="nil"/>
                  <w:left w:val="nil"/>
                  <w:bottom w:val="nil"/>
                  <w:right w:val="nil"/>
                </w:tcBorders>
                <w:shd w:val="clear" w:color="auto" w:fill="auto"/>
                <w:noWrap/>
                <w:vAlign w:val="bottom"/>
                <w:hideMark/>
              </w:tcPr>
            </w:tcPrChange>
          </w:tcPr>
          <w:p w14:paraId="3842CB72" w14:textId="77777777" w:rsidR="001B3928" w:rsidRPr="00F7092D" w:rsidRDefault="001B3928" w:rsidP="001B3928">
            <w:pPr>
              <w:spacing w:after="0" w:line="240" w:lineRule="auto"/>
              <w:jc w:val="center"/>
              <w:rPr>
                <w:ins w:id="2289" w:author="Jochum, Michael D." w:date="2021-08-03T15:20:00Z"/>
                <w:rFonts w:eastAsia="Times New Roman" w:cstheme="minorHAnsi"/>
                <w:color w:val="000000"/>
                <w:sz w:val="18"/>
                <w:szCs w:val="18"/>
                <w:rPrChange w:id="2290" w:author="Jochum, Michael D." w:date="2021-08-05T16:10:00Z">
                  <w:rPr>
                    <w:ins w:id="2291" w:author="Jochum, Michael D." w:date="2021-08-03T15:20:00Z"/>
                    <w:rFonts w:ascii="Calibri" w:eastAsia="Times New Roman" w:hAnsi="Calibri" w:cs="Calibri"/>
                    <w:color w:val="000000"/>
                  </w:rPr>
                </w:rPrChange>
              </w:rPr>
            </w:pPr>
            <w:ins w:id="2292" w:author="Jochum, Michael D." w:date="2021-08-03T15:20:00Z">
              <w:r w:rsidRPr="00F7092D">
                <w:rPr>
                  <w:rFonts w:eastAsia="Times New Roman" w:cstheme="minorHAnsi"/>
                  <w:color w:val="000000"/>
                  <w:sz w:val="18"/>
                  <w:szCs w:val="18"/>
                  <w:rPrChange w:id="2293"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294" w:author="Jochum, Michael D." w:date="2021-08-05T14:17:00Z">
              <w:tcPr>
                <w:tcW w:w="342" w:type="pct"/>
                <w:tcBorders>
                  <w:top w:val="nil"/>
                  <w:left w:val="nil"/>
                  <w:bottom w:val="nil"/>
                  <w:right w:val="nil"/>
                </w:tcBorders>
                <w:shd w:val="clear" w:color="auto" w:fill="auto"/>
                <w:noWrap/>
                <w:vAlign w:val="bottom"/>
                <w:hideMark/>
              </w:tcPr>
            </w:tcPrChange>
          </w:tcPr>
          <w:p w14:paraId="7583B19F" w14:textId="77777777" w:rsidR="001B3928" w:rsidRPr="00F7092D" w:rsidRDefault="001B3928" w:rsidP="001B3928">
            <w:pPr>
              <w:spacing w:after="0" w:line="240" w:lineRule="auto"/>
              <w:jc w:val="center"/>
              <w:rPr>
                <w:ins w:id="2295" w:author="Jochum, Michael D." w:date="2021-08-03T15:20:00Z"/>
                <w:rFonts w:eastAsia="Times New Roman" w:cstheme="minorHAnsi"/>
                <w:color w:val="000000"/>
                <w:sz w:val="18"/>
                <w:szCs w:val="18"/>
                <w:rPrChange w:id="2296" w:author="Jochum, Michael D." w:date="2021-08-05T16:10:00Z">
                  <w:rPr>
                    <w:ins w:id="2297" w:author="Jochum, Michael D." w:date="2021-08-03T15:20:00Z"/>
                    <w:rFonts w:ascii="Calibri" w:eastAsia="Times New Roman" w:hAnsi="Calibri" w:cs="Calibri"/>
                    <w:color w:val="000000"/>
                  </w:rPr>
                </w:rPrChange>
              </w:rPr>
            </w:pPr>
            <w:ins w:id="2298" w:author="Jochum, Michael D." w:date="2021-08-03T15:20:00Z">
              <w:r w:rsidRPr="00F7092D">
                <w:rPr>
                  <w:rFonts w:eastAsia="Times New Roman" w:cstheme="minorHAnsi"/>
                  <w:color w:val="000000"/>
                  <w:sz w:val="18"/>
                  <w:szCs w:val="18"/>
                  <w:rPrChange w:id="2299"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300" w:author="Jochum, Michael D." w:date="2021-08-05T14:17:00Z">
              <w:tcPr>
                <w:tcW w:w="342" w:type="pct"/>
                <w:tcBorders>
                  <w:top w:val="nil"/>
                  <w:left w:val="nil"/>
                  <w:bottom w:val="nil"/>
                  <w:right w:val="nil"/>
                </w:tcBorders>
                <w:shd w:val="clear" w:color="auto" w:fill="auto"/>
                <w:noWrap/>
                <w:vAlign w:val="bottom"/>
                <w:hideMark/>
              </w:tcPr>
            </w:tcPrChange>
          </w:tcPr>
          <w:p w14:paraId="58421F77" w14:textId="77777777" w:rsidR="001B3928" w:rsidRPr="00F7092D" w:rsidRDefault="001B3928" w:rsidP="001B3928">
            <w:pPr>
              <w:spacing w:after="0" w:line="240" w:lineRule="auto"/>
              <w:jc w:val="center"/>
              <w:rPr>
                <w:ins w:id="2301" w:author="Jochum, Michael D." w:date="2021-08-03T15:20:00Z"/>
                <w:rFonts w:eastAsia="Times New Roman" w:cstheme="minorHAnsi"/>
                <w:color w:val="000000"/>
                <w:sz w:val="18"/>
                <w:szCs w:val="18"/>
                <w:rPrChange w:id="2302" w:author="Jochum, Michael D." w:date="2021-08-05T16:10:00Z">
                  <w:rPr>
                    <w:ins w:id="2303" w:author="Jochum, Michael D." w:date="2021-08-03T15:20:00Z"/>
                    <w:rFonts w:ascii="Calibri" w:eastAsia="Times New Roman" w:hAnsi="Calibri" w:cs="Calibri"/>
                    <w:color w:val="000000"/>
                  </w:rPr>
                </w:rPrChange>
              </w:rPr>
            </w:pPr>
            <w:ins w:id="2304" w:author="Jochum, Michael D." w:date="2021-08-03T15:20:00Z">
              <w:r w:rsidRPr="00F7092D">
                <w:rPr>
                  <w:rFonts w:eastAsia="Times New Roman" w:cstheme="minorHAnsi"/>
                  <w:color w:val="000000"/>
                  <w:sz w:val="18"/>
                  <w:szCs w:val="18"/>
                  <w:rPrChange w:id="2305" w:author="Jochum, Michael D." w:date="2021-08-05T16:10:00Z">
                    <w:rPr>
                      <w:rFonts w:ascii="Calibri" w:eastAsia="Times New Roman" w:hAnsi="Calibri" w:cs="Calibri"/>
                      <w:color w:val="000000"/>
                    </w:rPr>
                  </w:rPrChange>
                </w:rPr>
                <w:t>11.000</w:t>
              </w:r>
            </w:ins>
          </w:p>
        </w:tc>
        <w:tc>
          <w:tcPr>
            <w:tcW w:w="273" w:type="pct"/>
            <w:tcBorders>
              <w:top w:val="nil"/>
              <w:left w:val="nil"/>
              <w:bottom w:val="nil"/>
              <w:right w:val="nil"/>
            </w:tcBorders>
            <w:shd w:val="clear" w:color="auto" w:fill="auto"/>
            <w:noWrap/>
            <w:vAlign w:val="bottom"/>
            <w:hideMark/>
            <w:tcPrChange w:id="2306" w:author="Jochum, Michael D." w:date="2021-08-05T14:17:00Z">
              <w:tcPr>
                <w:tcW w:w="316" w:type="pct"/>
                <w:tcBorders>
                  <w:top w:val="nil"/>
                  <w:left w:val="nil"/>
                  <w:bottom w:val="nil"/>
                  <w:right w:val="nil"/>
                </w:tcBorders>
                <w:shd w:val="clear" w:color="auto" w:fill="auto"/>
                <w:noWrap/>
                <w:vAlign w:val="bottom"/>
                <w:hideMark/>
              </w:tcPr>
            </w:tcPrChange>
          </w:tcPr>
          <w:p w14:paraId="7BBDF80F" w14:textId="77777777" w:rsidR="001B3928" w:rsidRPr="00F7092D" w:rsidRDefault="001B3928" w:rsidP="001B3928">
            <w:pPr>
              <w:spacing w:after="0" w:line="240" w:lineRule="auto"/>
              <w:jc w:val="center"/>
              <w:rPr>
                <w:ins w:id="2307" w:author="Jochum, Michael D." w:date="2021-08-03T15:20:00Z"/>
                <w:rFonts w:eastAsia="Times New Roman" w:cstheme="minorHAnsi"/>
                <w:color w:val="000000"/>
                <w:sz w:val="18"/>
                <w:szCs w:val="18"/>
                <w:rPrChange w:id="2308" w:author="Jochum, Michael D." w:date="2021-08-05T16:10:00Z">
                  <w:rPr>
                    <w:ins w:id="2309" w:author="Jochum, Michael D." w:date="2021-08-03T15:20:00Z"/>
                    <w:rFonts w:ascii="Calibri" w:eastAsia="Times New Roman" w:hAnsi="Calibri" w:cs="Calibri"/>
                    <w:color w:val="000000"/>
                  </w:rPr>
                </w:rPrChange>
              </w:rPr>
            </w:pPr>
            <w:ins w:id="2310" w:author="Jochum, Michael D." w:date="2021-08-03T15:20:00Z">
              <w:r w:rsidRPr="00F7092D">
                <w:rPr>
                  <w:rFonts w:eastAsia="Times New Roman" w:cstheme="minorHAnsi"/>
                  <w:color w:val="000000"/>
                  <w:sz w:val="18"/>
                  <w:szCs w:val="18"/>
                  <w:rPrChange w:id="2311"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312" w:author="Jochum, Michael D." w:date="2021-08-05T14:17:00Z">
              <w:tcPr>
                <w:tcW w:w="316" w:type="pct"/>
                <w:tcBorders>
                  <w:top w:val="nil"/>
                  <w:left w:val="nil"/>
                  <w:bottom w:val="nil"/>
                  <w:right w:val="nil"/>
                </w:tcBorders>
                <w:shd w:val="clear" w:color="auto" w:fill="auto"/>
                <w:noWrap/>
                <w:vAlign w:val="bottom"/>
                <w:hideMark/>
              </w:tcPr>
            </w:tcPrChange>
          </w:tcPr>
          <w:p w14:paraId="41E263DD" w14:textId="77777777" w:rsidR="001B3928" w:rsidRPr="00F7092D" w:rsidRDefault="001B3928" w:rsidP="001B3928">
            <w:pPr>
              <w:spacing w:after="0" w:line="240" w:lineRule="auto"/>
              <w:jc w:val="center"/>
              <w:rPr>
                <w:ins w:id="2313" w:author="Jochum, Michael D." w:date="2021-08-03T15:20:00Z"/>
                <w:rFonts w:eastAsia="Times New Roman" w:cstheme="minorHAnsi"/>
                <w:color w:val="000000"/>
                <w:sz w:val="18"/>
                <w:szCs w:val="18"/>
                <w:rPrChange w:id="2314" w:author="Jochum, Michael D." w:date="2021-08-05T16:10:00Z">
                  <w:rPr>
                    <w:ins w:id="2315" w:author="Jochum, Michael D." w:date="2021-08-03T15:20:00Z"/>
                    <w:rFonts w:ascii="Calibri" w:eastAsia="Times New Roman" w:hAnsi="Calibri" w:cs="Calibri"/>
                    <w:color w:val="000000"/>
                  </w:rPr>
                </w:rPrChange>
              </w:rPr>
            </w:pPr>
            <w:ins w:id="2316" w:author="Jochum, Michael D." w:date="2021-08-03T15:20:00Z">
              <w:r w:rsidRPr="00F7092D">
                <w:rPr>
                  <w:rFonts w:eastAsia="Times New Roman" w:cstheme="minorHAnsi"/>
                  <w:color w:val="000000"/>
                  <w:sz w:val="18"/>
                  <w:szCs w:val="18"/>
                  <w:rPrChange w:id="2317" w:author="Jochum, Michael D." w:date="2021-08-05T16:10:00Z">
                    <w:rPr>
                      <w:rFonts w:ascii="Calibri" w:eastAsia="Times New Roman" w:hAnsi="Calibri" w:cs="Calibri"/>
                      <w:color w:val="000000"/>
                    </w:rPr>
                  </w:rPrChange>
                </w:rPr>
                <w:t>0.001</w:t>
              </w:r>
            </w:ins>
          </w:p>
        </w:tc>
      </w:tr>
      <w:tr w:rsidR="001B3928" w:rsidRPr="00F7092D" w14:paraId="17D0AC5E" w14:textId="77777777" w:rsidTr="00491314">
        <w:trPr>
          <w:trHeight w:val="300"/>
          <w:ins w:id="2318" w:author="Jochum, Michael D." w:date="2021-08-03T15:20:00Z"/>
          <w:trPrChange w:id="2319"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320" w:author="Jochum, Michael D." w:date="2021-08-05T14:17:00Z">
              <w:tcPr>
                <w:tcW w:w="1858" w:type="pct"/>
                <w:tcBorders>
                  <w:top w:val="nil"/>
                  <w:left w:val="nil"/>
                  <w:bottom w:val="nil"/>
                  <w:right w:val="nil"/>
                </w:tcBorders>
                <w:shd w:val="clear" w:color="auto" w:fill="auto"/>
                <w:noWrap/>
                <w:vAlign w:val="bottom"/>
                <w:hideMark/>
              </w:tcPr>
            </w:tcPrChange>
          </w:tcPr>
          <w:p w14:paraId="0AB5D5EB" w14:textId="77777777" w:rsidR="001B3928" w:rsidRPr="00F7092D" w:rsidRDefault="001B3928" w:rsidP="001B3928">
            <w:pPr>
              <w:spacing w:after="0" w:line="240" w:lineRule="auto"/>
              <w:jc w:val="right"/>
              <w:rPr>
                <w:ins w:id="2321" w:author="Jochum, Michael D." w:date="2021-08-03T15:20:00Z"/>
                <w:rFonts w:eastAsia="Times New Roman" w:cstheme="minorHAnsi"/>
                <w:color w:val="000000"/>
                <w:sz w:val="18"/>
                <w:szCs w:val="18"/>
                <w:rPrChange w:id="2322" w:author="Jochum, Michael D." w:date="2021-08-05T16:10:00Z">
                  <w:rPr>
                    <w:ins w:id="2323" w:author="Jochum, Michael D." w:date="2021-08-03T15:20:00Z"/>
                    <w:rFonts w:ascii="Calibri" w:eastAsia="Times New Roman" w:hAnsi="Calibri" w:cs="Calibri"/>
                    <w:color w:val="000000"/>
                  </w:rPr>
                </w:rPrChange>
              </w:rPr>
            </w:pPr>
            <w:ins w:id="2324" w:author="Jochum, Michael D." w:date="2021-08-03T15:20:00Z">
              <w:r w:rsidRPr="00F7092D">
                <w:rPr>
                  <w:rFonts w:eastAsia="Times New Roman" w:cstheme="minorHAnsi"/>
                  <w:color w:val="000000"/>
                  <w:sz w:val="18"/>
                  <w:szCs w:val="18"/>
                  <w:rPrChange w:id="2325" w:author="Jochum, Michael D." w:date="2021-08-05T16:10:00Z">
                    <w:rPr>
                      <w:rFonts w:ascii="Calibri" w:eastAsia="Times New Roman" w:hAnsi="Calibri" w:cs="Calibri"/>
                      <w:color w:val="000000"/>
                    </w:rPr>
                  </w:rPrChange>
                </w:rPr>
                <w:t>biosynthetic process</w:t>
              </w:r>
            </w:ins>
          </w:p>
        </w:tc>
        <w:tc>
          <w:tcPr>
            <w:tcW w:w="394" w:type="pct"/>
            <w:tcBorders>
              <w:top w:val="nil"/>
              <w:left w:val="nil"/>
              <w:bottom w:val="nil"/>
              <w:right w:val="nil"/>
            </w:tcBorders>
            <w:shd w:val="clear" w:color="auto" w:fill="auto"/>
            <w:noWrap/>
            <w:vAlign w:val="bottom"/>
            <w:hideMark/>
            <w:tcPrChange w:id="2326" w:author="Jochum, Michael D." w:date="2021-08-05T14:17:00Z">
              <w:tcPr>
                <w:tcW w:w="305" w:type="pct"/>
                <w:tcBorders>
                  <w:top w:val="nil"/>
                  <w:left w:val="nil"/>
                  <w:bottom w:val="nil"/>
                  <w:right w:val="nil"/>
                </w:tcBorders>
                <w:shd w:val="clear" w:color="auto" w:fill="auto"/>
                <w:noWrap/>
                <w:vAlign w:val="bottom"/>
                <w:hideMark/>
              </w:tcPr>
            </w:tcPrChange>
          </w:tcPr>
          <w:p w14:paraId="7CDC4EB1" w14:textId="77777777" w:rsidR="001B3928" w:rsidRPr="00F7092D" w:rsidRDefault="001B3928" w:rsidP="001B3928">
            <w:pPr>
              <w:spacing w:after="0" w:line="240" w:lineRule="auto"/>
              <w:jc w:val="center"/>
              <w:rPr>
                <w:ins w:id="2327" w:author="Jochum, Michael D." w:date="2021-08-03T15:20:00Z"/>
                <w:rFonts w:eastAsia="Times New Roman" w:cstheme="minorHAnsi"/>
                <w:color w:val="000000"/>
                <w:sz w:val="18"/>
                <w:szCs w:val="18"/>
                <w:rPrChange w:id="2328" w:author="Jochum, Michael D." w:date="2021-08-05T16:10:00Z">
                  <w:rPr>
                    <w:ins w:id="2329" w:author="Jochum, Michael D." w:date="2021-08-03T15:20:00Z"/>
                    <w:rFonts w:ascii="Calibri" w:eastAsia="Times New Roman" w:hAnsi="Calibri" w:cs="Calibri"/>
                    <w:color w:val="000000"/>
                  </w:rPr>
                </w:rPrChange>
              </w:rPr>
            </w:pPr>
            <w:ins w:id="2330" w:author="Jochum, Michael D." w:date="2021-08-03T15:20:00Z">
              <w:r w:rsidRPr="00F7092D">
                <w:rPr>
                  <w:rFonts w:eastAsia="Times New Roman" w:cstheme="minorHAnsi"/>
                  <w:color w:val="000000"/>
                  <w:sz w:val="18"/>
                  <w:szCs w:val="18"/>
                  <w:rPrChange w:id="2331" w:author="Jochum, Michael D." w:date="2021-08-05T16:10:00Z">
                    <w:rPr>
                      <w:rFonts w:ascii="Calibri" w:eastAsia="Times New Roman" w:hAnsi="Calibri" w:cs="Calibri"/>
                      <w:color w:val="000000"/>
                    </w:rPr>
                  </w:rPrChange>
                </w:rPr>
                <w:t>GO:0009058</w:t>
              </w:r>
            </w:ins>
          </w:p>
        </w:tc>
        <w:tc>
          <w:tcPr>
            <w:tcW w:w="916" w:type="pct"/>
            <w:tcBorders>
              <w:top w:val="nil"/>
              <w:left w:val="nil"/>
              <w:bottom w:val="nil"/>
              <w:right w:val="nil"/>
            </w:tcBorders>
            <w:shd w:val="clear" w:color="auto" w:fill="auto"/>
            <w:noWrap/>
            <w:vAlign w:val="bottom"/>
            <w:hideMark/>
            <w:tcPrChange w:id="2332" w:author="Jochum, Michael D." w:date="2021-08-05T14:17:00Z">
              <w:tcPr>
                <w:tcW w:w="844" w:type="pct"/>
                <w:tcBorders>
                  <w:top w:val="nil"/>
                  <w:left w:val="nil"/>
                  <w:bottom w:val="nil"/>
                  <w:right w:val="nil"/>
                </w:tcBorders>
                <w:shd w:val="clear" w:color="auto" w:fill="auto"/>
                <w:noWrap/>
                <w:vAlign w:val="bottom"/>
                <w:hideMark/>
              </w:tcPr>
            </w:tcPrChange>
          </w:tcPr>
          <w:p w14:paraId="2AC3D097" w14:textId="77777777" w:rsidR="001B3928" w:rsidRPr="00F7092D" w:rsidRDefault="001B3928" w:rsidP="001B3928">
            <w:pPr>
              <w:spacing w:after="0" w:line="240" w:lineRule="auto"/>
              <w:jc w:val="center"/>
              <w:rPr>
                <w:ins w:id="2333" w:author="Jochum, Michael D." w:date="2021-08-03T15:20:00Z"/>
                <w:rFonts w:eastAsia="Times New Roman" w:cstheme="minorHAnsi"/>
                <w:color w:val="000000"/>
                <w:sz w:val="18"/>
                <w:szCs w:val="18"/>
                <w:rPrChange w:id="2334" w:author="Jochum, Michael D." w:date="2021-08-05T16:10:00Z">
                  <w:rPr>
                    <w:ins w:id="2335" w:author="Jochum, Michael D." w:date="2021-08-03T15:20:00Z"/>
                    <w:rFonts w:ascii="Calibri" w:eastAsia="Times New Roman" w:hAnsi="Calibri" w:cs="Calibri"/>
                    <w:color w:val="000000"/>
                  </w:rPr>
                </w:rPrChange>
              </w:rPr>
            </w:pPr>
            <w:ins w:id="2336" w:author="Jochum, Michael D." w:date="2021-08-03T15:20:00Z">
              <w:r w:rsidRPr="00F7092D">
                <w:rPr>
                  <w:rFonts w:eastAsia="Times New Roman" w:cstheme="minorHAnsi"/>
                  <w:color w:val="000000"/>
                  <w:sz w:val="18"/>
                  <w:szCs w:val="18"/>
                  <w:rPrChange w:id="2337"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338" w:author="Jochum, Michael D." w:date="2021-08-05T14:17:00Z">
              <w:tcPr>
                <w:tcW w:w="362" w:type="pct"/>
                <w:tcBorders>
                  <w:top w:val="nil"/>
                  <w:left w:val="nil"/>
                  <w:bottom w:val="nil"/>
                  <w:right w:val="nil"/>
                </w:tcBorders>
                <w:shd w:val="clear" w:color="auto" w:fill="auto"/>
                <w:noWrap/>
                <w:vAlign w:val="bottom"/>
                <w:hideMark/>
              </w:tcPr>
            </w:tcPrChange>
          </w:tcPr>
          <w:p w14:paraId="35260719" w14:textId="77777777" w:rsidR="001B3928" w:rsidRPr="00F7092D" w:rsidRDefault="001B3928" w:rsidP="001B3928">
            <w:pPr>
              <w:spacing w:after="0" w:line="240" w:lineRule="auto"/>
              <w:jc w:val="center"/>
              <w:rPr>
                <w:ins w:id="2339" w:author="Jochum, Michael D." w:date="2021-08-03T15:20:00Z"/>
                <w:rFonts w:eastAsia="Times New Roman" w:cstheme="minorHAnsi"/>
                <w:color w:val="000000"/>
                <w:sz w:val="18"/>
                <w:szCs w:val="18"/>
                <w:rPrChange w:id="2340" w:author="Jochum, Michael D." w:date="2021-08-05T16:10:00Z">
                  <w:rPr>
                    <w:ins w:id="2341" w:author="Jochum, Michael D." w:date="2021-08-03T15:20:00Z"/>
                    <w:rFonts w:ascii="Calibri" w:eastAsia="Times New Roman" w:hAnsi="Calibri" w:cs="Calibri"/>
                    <w:color w:val="000000"/>
                  </w:rPr>
                </w:rPrChange>
              </w:rPr>
            </w:pPr>
            <w:ins w:id="2342" w:author="Jochum, Michael D." w:date="2021-08-03T15:20:00Z">
              <w:r w:rsidRPr="00F7092D">
                <w:rPr>
                  <w:rFonts w:eastAsia="Times New Roman" w:cstheme="minorHAnsi"/>
                  <w:color w:val="000000"/>
                  <w:sz w:val="18"/>
                  <w:szCs w:val="18"/>
                  <w:rPrChange w:id="2343"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Change w:id="2344" w:author="Jochum, Michael D." w:date="2021-08-05T14:17:00Z">
              <w:tcPr>
                <w:tcW w:w="316" w:type="pct"/>
                <w:tcBorders>
                  <w:top w:val="nil"/>
                  <w:left w:val="nil"/>
                  <w:bottom w:val="nil"/>
                  <w:right w:val="nil"/>
                </w:tcBorders>
                <w:shd w:val="clear" w:color="auto" w:fill="auto"/>
                <w:noWrap/>
                <w:vAlign w:val="bottom"/>
                <w:hideMark/>
              </w:tcPr>
            </w:tcPrChange>
          </w:tcPr>
          <w:p w14:paraId="0EEB268C" w14:textId="77777777" w:rsidR="001B3928" w:rsidRPr="00F7092D" w:rsidRDefault="001B3928" w:rsidP="001B3928">
            <w:pPr>
              <w:spacing w:after="0" w:line="240" w:lineRule="auto"/>
              <w:jc w:val="center"/>
              <w:rPr>
                <w:ins w:id="2345" w:author="Jochum, Michael D." w:date="2021-08-03T15:20:00Z"/>
                <w:rFonts w:eastAsia="Times New Roman" w:cstheme="minorHAnsi"/>
                <w:color w:val="000000"/>
                <w:sz w:val="18"/>
                <w:szCs w:val="18"/>
                <w:rPrChange w:id="2346" w:author="Jochum, Michael D." w:date="2021-08-05T16:10:00Z">
                  <w:rPr>
                    <w:ins w:id="2347" w:author="Jochum, Michael D." w:date="2021-08-03T15:20:00Z"/>
                    <w:rFonts w:ascii="Calibri" w:eastAsia="Times New Roman" w:hAnsi="Calibri" w:cs="Calibri"/>
                    <w:color w:val="000000"/>
                  </w:rPr>
                </w:rPrChange>
              </w:rPr>
            </w:pPr>
            <w:ins w:id="2348" w:author="Jochum, Michael D." w:date="2021-08-03T15:20:00Z">
              <w:r w:rsidRPr="00F7092D">
                <w:rPr>
                  <w:rFonts w:eastAsia="Times New Roman" w:cstheme="minorHAnsi"/>
                  <w:color w:val="000000"/>
                  <w:sz w:val="18"/>
                  <w:szCs w:val="18"/>
                  <w:rPrChange w:id="2349"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350" w:author="Jochum, Michael D." w:date="2021-08-05T14:17:00Z">
              <w:tcPr>
                <w:tcW w:w="342" w:type="pct"/>
                <w:tcBorders>
                  <w:top w:val="nil"/>
                  <w:left w:val="nil"/>
                  <w:bottom w:val="nil"/>
                  <w:right w:val="nil"/>
                </w:tcBorders>
                <w:shd w:val="clear" w:color="auto" w:fill="auto"/>
                <w:noWrap/>
                <w:vAlign w:val="bottom"/>
                <w:hideMark/>
              </w:tcPr>
            </w:tcPrChange>
          </w:tcPr>
          <w:p w14:paraId="6E3281E1" w14:textId="77777777" w:rsidR="001B3928" w:rsidRPr="00F7092D" w:rsidRDefault="001B3928" w:rsidP="001B3928">
            <w:pPr>
              <w:spacing w:after="0" w:line="240" w:lineRule="auto"/>
              <w:jc w:val="center"/>
              <w:rPr>
                <w:ins w:id="2351" w:author="Jochum, Michael D." w:date="2021-08-03T15:20:00Z"/>
                <w:rFonts w:eastAsia="Times New Roman" w:cstheme="minorHAnsi"/>
                <w:color w:val="000000"/>
                <w:sz w:val="18"/>
                <w:szCs w:val="18"/>
                <w:rPrChange w:id="2352" w:author="Jochum, Michael D." w:date="2021-08-05T16:10:00Z">
                  <w:rPr>
                    <w:ins w:id="2353" w:author="Jochum, Michael D." w:date="2021-08-03T15:20:00Z"/>
                    <w:rFonts w:ascii="Calibri" w:eastAsia="Times New Roman" w:hAnsi="Calibri" w:cs="Calibri"/>
                    <w:color w:val="000000"/>
                  </w:rPr>
                </w:rPrChange>
              </w:rPr>
            </w:pPr>
            <w:ins w:id="2354" w:author="Jochum, Michael D." w:date="2021-08-03T15:20:00Z">
              <w:r w:rsidRPr="00F7092D">
                <w:rPr>
                  <w:rFonts w:eastAsia="Times New Roman" w:cstheme="minorHAnsi"/>
                  <w:color w:val="000000"/>
                  <w:sz w:val="18"/>
                  <w:szCs w:val="18"/>
                  <w:rPrChange w:id="2355"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356" w:author="Jochum, Michael D." w:date="2021-08-05T14:17:00Z">
              <w:tcPr>
                <w:tcW w:w="342" w:type="pct"/>
                <w:tcBorders>
                  <w:top w:val="nil"/>
                  <w:left w:val="nil"/>
                  <w:bottom w:val="nil"/>
                  <w:right w:val="nil"/>
                </w:tcBorders>
                <w:shd w:val="clear" w:color="auto" w:fill="auto"/>
                <w:noWrap/>
                <w:vAlign w:val="bottom"/>
                <w:hideMark/>
              </w:tcPr>
            </w:tcPrChange>
          </w:tcPr>
          <w:p w14:paraId="22AD7759" w14:textId="77777777" w:rsidR="001B3928" w:rsidRPr="00F7092D" w:rsidRDefault="001B3928" w:rsidP="001B3928">
            <w:pPr>
              <w:spacing w:after="0" w:line="240" w:lineRule="auto"/>
              <w:jc w:val="center"/>
              <w:rPr>
                <w:ins w:id="2357" w:author="Jochum, Michael D." w:date="2021-08-03T15:20:00Z"/>
                <w:rFonts w:eastAsia="Times New Roman" w:cstheme="minorHAnsi"/>
                <w:color w:val="000000"/>
                <w:sz w:val="18"/>
                <w:szCs w:val="18"/>
                <w:rPrChange w:id="2358" w:author="Jochum, Michael D." w:date="2021-08-05T16:10:00Z">
                  <w:rPr>
                    <w:ins w:id="2359" w:author="Jochum, Michael D." w:date="2021-08-03T15:20:00Z"/>
                    <w:rFonts w:ascii="Calibri" w:eastAsia="Times New Roman" w:hAnsi="Calibri" w:cs="Calibri"/>
                    <w:color w:val="000000"/>
                  </w:rPr>
                </w:rPrChange>
              </w:rPr>
            </w:pPr>
            <w:ins w:id="2360" w:author="Jochum, Michael D." w:date="2021-08-03T15:20:00Z">
              <w:r w:rsidRPr="00F7092D">
                <w:rPr>
                  <w:rFonts w:eastAsia="Times New Roman" w:cstheme="minorHAnsi"/>
                  <w:color w:val="000000"/>
                  <w:sz w:val="18"/>
                  <w:szCs w:val="18"/>
                  <w:rPrChange w:id="2361" w:author="Jochum, Michael D." w:date="2021-08-05T16:10:00Z">
                    <w:rPr>
                      <w:rFonts w:ascii="Calibri" w:eastAsia="Times New Roman" w:hAnsi="Calibri" w:cs="Calibri"/>
                      <w:color w:val="000000"/>
                    </w:rPr>
                  </w:rPrChange>
                </w:rPr>
                <w:t>23.000</w:t>
              </w:r>
            </w:ins>
          </w:p>
        </w:tc>
        <w:tc>
          <w:tcPr>
            <w:tcW w:w="273" w:type="pct"/>
            <w:tcBorders>
              <w:top w:val="nil"/>
              <w:left w:val="nil"/>
              <w:bottom w:val="nil"/>
              <w:right w:val="nil"/>
            </w:tcBorders>
            <w:shd w:val="clear" w:color="auto" w:fill="auto"/>
            <w:noWrap/>
            <w:vAlign w:val="bottom"/>
            <w:hideMark/>
            <w:tcPrChange w:id="2362" w:author="Jochum, Michael D." w:date="2021-08-05T14:17:00Z">
              <w:tcPr>
                <w:tcW w:w="316" w:type="pct"/>
                <w:tcBorders>
                  <w:top w:val="nil"/>
                  <w:left w:val="nil"/>
                  <w:bottom w:val="nil"/>
                  <w:right w:val="nil"/>
                </w:tcBorders>
                <w:shd w:val="clear" w:color="auto" w:fill="auto"/>
                <w:noWrap/>
                <w:vAlign w:val="bottom"/>
                <w:hideMark/>
              </w:tcPr>
            </w:tcPrChange>
          </w:tcPr>
          <w:p w14:paraId="73C8464E" w14:textId="77777777" w:rsidR="001B3928" w:rsidRPr="00F7092D" w:rsidRDefault="001B3928" w:rsidP="001B3928">
            <w:pPr>
              <w:spacing w:after="0" w:line="240" w:lineRule="auto"/>
              <w:jc w:val="center"/>
              <w:rPr>
                <w:ins w:id="2363" w:author="Jochum, Michael D." w:date="2021-08-03T15:20:00Z"/>
                <w:rFonts w:eastAsia="Times New Roman" w:cstheme="minorHAnsi"/>
                <w:color w:val="000000"/>
                <w:sz w:val="18"/>
                <w:szCs w:val="18"/>
                <w:rPrChange w:id="2364" w:author="Jochum, Michael D." w:date="2021-08-05T16:10:00Z">
                  <w:rPr>
                    <w:ins w:id="2365" w:author="Jochum, Michael D." w:date="2021-08-03T15:20:00Z"/>
                    <w:rFonts w:ascii="Calibri" w:eastAsia="Times New Roman" w:hAnsi="Calibri" w:cs="Calibri"/>
                    <w:color w:val="000000"/>
                  </w:rPr>
                </w:rPrChange>
              </w:rPr>
            </w:pPr>
            <w:ins w:id="2366" w:author="Jochum, Michael D." w:date="2021-08-03T15:20:00Z">
              <w:r w:rsidRPr="00F7092D">
                <w:rPr>
                  <w:rFonts w:eastAsia="Times New Roman" w:cstheme="minorHAnsi"/>
                  <w:color w:val="000000"/>
                  <w:sz w:val="18"/>
                  <w:szCs w:val="18"/>
                  <w:rPrChange w:id="2367"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368" w:author="Jochum, Michael D." w:date="2021-08-05T14:17:00Z">
              <w:tcPr>
                <w:tcW w:w="316" w:type="pct"/>
                <w:tcBorders>
                  <w:top w:val="nil"/>
                  <w:left w:val="nil"/>
                  <w:bottom w:val="nil"/>
                  <w:right w:val="nil"/>
                </w:tcBorders>
                <w:shd w:val="clear" w:color="auto" w:fill="auto"/>
                <w:noWrap/>
                <w:vAlign w:val="bottom"/>
                <w:hideMark/>
              </w:tcPr>
            </w:tcPrChange>
          </w:tcPr>
          <w:p w14:paraId="653E0848" w14:textId="77777777" w:rsidR="001B3928" w:rsidRPr="00F7092D" w:rsidRDefault="001B3928" w:rsidP="001B3928">
            <w:pPr>
              <w:spacing w:after="0" w:line="240" w:lineRule="auto"/>
              <w:jc w:val="center"/>
              <w:rPr>
                <w:ins w:id="2369" w:author="Jochum, Michael D." w:date="2021-08-03T15:20:00Z"/>
                <w:rFonts w:eastAsia="Times New Roman" w:cstheme="minorHAnsi"/>
                <w:color w:val="000000"/>
                <w:sz w:val="18"/>
                <w:szCs w:val="18"/>
                <w:rPrChange w:id="2370" w:author="Jochum, Michael D." w:date="2021-08-05T16:10:00Z">
                  <w:rPr>
                    <w:ins w:id="2371" w:author="Jochum, Michael D." w:date="2021-08-03T15:20:00Z"/>
                    <w:rFonts w:ascii="Calibri" w:eastAsia="Times New Roman" w:hAnsi="Calibri" w:cs="Calibri"/>
                    <w:color w:val="000000"/>
                  </w:rPr>
                </w:rPrChange>
              </w:rPr>
            </w:pPr>
            <w:ins w:id="2372" w:author="Jochum, Michael D." w:date="2021-08-03T15:20:00Z">
              <w:r w:rsidRPr="00F7092D">
                <w:rPr>
                  <w:rFonts w:eastAsia="Times New Roman" w:cstheme="minorHAnsi"/>
                  <w:color w:val="000000"/>
                  <w:sz w:val="18"/>
                  <w:szCs w:val="18"/>
                  <w:rPrChange w:id="2373" w:author="Jochum, Michael D." w:date="2021-08-05T16:10:00Z">
                    <w:rPr>
                      <w:rFonts w:ascii="Calibri" w:eastAsia="Times New Roman" w:hAnsi="Calibri" w:cs="Calibri"/>
                      <w:color w:val="000000"/>
                    </w:rPr>
                  </w:rPrChange>
                </w:rPr>
                <w:t>0.001</w:t>
              </w:r>
            </w:ins>
          </w:p>
        </w:tc>
      </w:tr>
      <w:tr w:rsidR="001B3928" w:rsidRPr="00F7092D" w14:paraId="251DF615" w14:textId="77777777" w:rsidTr="00491314">
        <w:trPr>
          <w:trHeight w:val="300"/>
          <w:ins w:id="2374" w:author="Jochum, Michael D." w:date="2021-08-03T15:20:00Z"/>
          <w:trPrChange w:id="2375"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376" w:author="Jochum, Michael D." w:date="2021-08-05T14:17:00Z">
              <w:tcPr>
                <w:tcW w:w="1858" w:type="pct"/>
                <w:tcBorders>
                  <w:top w:val="nil"/>
                  <w:left w:val="nil"/>
                  <w:bottom w:val="nil"/>
                  <w:right w:val="nil"/>
                </w:tcBorders>
                <w:shd w:val="clear" w:color="auto" w:fill="auto"/>
                <w:noWrap/>
                <w:vAlign w:val="bottom"/>
                <w:hideMark/>
              </w:tcPr>
            </w:tcPrChange>
          </w:tcPr>
          <w:p w14:paraId="3B714F71" w14:textId="77777777" w:rsidR="001B3928" w:rsidRPr="00F7092D" w:rsidRDefault="001B3928" w:rsidP="001B3928">
            <w:pPr>
              <w:spacing w:after="0" w:line="240" w:lineRule="auto"/>
              <w:jc w:val="right"/>
              <w:rPr>
                <w:ins w:id="2377" w:author="Jochum, Michael D." w:date="2021-08-03T15:20:00Z"/>
                <w:rFonts w:eastAsia="Times New Roman" w:cstheme="minorHAnsi"/>
                <w:color w:val="000000"/>
                <w:sz w:val="18"/>
                <w:szCs w:val="18"/>
                <w:rPrChange w:id="2378" w:author="Jochum, Michael D." w:date="2021-08-05T16:10:00Z">
                  <w:rPr>
                    <w:ins w:id="2379" w:author="Jochum, Michael D." w:date="2021-08-03T15:20:00Z"/>
                    <w:rFonts w:ascii="Calibri" w:eastAsia="Times New Roman" w:hAnsi="Calibri" w:cs="Calibri"/>
                    <w:color w:val="000000"/>
                  </w:rPr>
                </w:rPrChange>
              </w:rPr>
            </w:pPr>
            <w:ins w:id="2380" w:author="Jochum, Michael D." w:date="2021-08-03T15:20:00Z">
              <w:r w:rsidRPr="00F7092D">
                <w:rPr>
                  <w:rFonts w:eastAsia="Times New Roman" w:cstheme="minorHAnsi"/>
                  <w:color w:val="000000"/>
                  <w:sz w:val="18"/>
                  <w:szCs w:val="18"/>
                  <w:rPrChange w:id="2381" w:author="Jochum, Michael D." w:date="2021-08-05T16:10:00Z">
                    <w:rPr>
                      <w:rFonts w:ascii="Calibri" w:eastAsia="Times New Roman" w:hAnsi="Calibri" w:cs="Calibri"/>
                      <w:color w:val="000000"/>
                    </w:rPr>
                  </w:rPrChange>
                </w:rPr>
                <w:t>cellular macromolecule metabolic process</w:t>
              </w:r>
            </w:ins>
          </w:p>
        </w:tc>
        <w:tc>
          <w:tcPr>
            <w:tcW w:w="394" w:type="pct"/>
            <w:tcBorders>
              <w:top w:val="nil"/>
              <w:left w:val="nil"/>
              <w:bottom w:val="nil"/>
              <w:right w:val="nil"/>
            </w:tcBorders>
            <w:shd w:val="clear" w:color="auto" w:fill="auto"/>
            <w:noWrap/>
            <w:vAlign w:val="bottom"/>
            <w:hideMark/>
            <w:tcPrChange w:id="2382" w:author="Jochum, Michael D." w:date="2021-08-05T14:17:00Z">
              <w:tcPr>
                <w:tcW w:w="305" w:type="pct"/>
                <w:tcBorders>
                  <w:top w:val="nil"/>
                  <w:left w:val="nil"/>
                  <w:bottom w:val="nil"/>
                  <w:right w:val="nil"/>
                </w:tcBorders>
                <w:shd w:val="clear" w:color="auto" w:fill="auto"/>
                <w:noWrap/>
                <w:vAlign w:val="bottom"/>
                <w:hideMark/>
              </w:tcPr>
            </w:tcPrChange>
          </w:tcPr>
          <w:p w14:paraId="05016BDC" w14:textId="77777777" w:rsidR="001B3928" w:rsidRPr="00F7092D" w:rsidRDefault="001B3928" w:rsidP="001B3928">
            <w:pPr>
              <w:spacing w:after="0" w:line="240" w:lineRule="auto"/>
              <w:jc w:val="center"/>
              <w:rPr>
                <w:ins w:id="2383" w:author="Jochum, Michael D." w:date="2021-08-03T15:20:00Z"/>
                <w:rFonts w:eastAsia="Times New Roman" w:cstheme="minorHAnsi"/>
                <w:color w:val="000000"/>
                <w:sz w:val="18"/>
                <w:szCs w:val="18"/>
                <w:rPrChange w:id="2384" w:author="Jochum, Michael D." w:date="2021-08-05T16:10:00Z">
                  <w:rPr>
                    <w:ins w:id="2385" w:author="Jochum, Michael D." w:date="2021-08-03T15:20:00Z"/>
                    <w:rFonts w:ascii="Calibri" w:eastAsia="Times New Roman" w:hAnsi="Calibri" w:cs="Calibri"/>
                    <w:color w:val="000000"/>
                  </w:rPr>
                </w:rPrChange>
              </w:rPr>
            </w:pPr>
            <w:ins w:id="2386" w:author="Jochum, Michael D." w:date="2021-08-03T15:20:00Z">
              <w:r w:rsidRPr="00F7092D">
                <w:rPr>
                  <w:rFonts w:eastAsia="Times New Roman" w:cstheme="minorHAnsi"/>
                  <w:color w:val="000000"/>
                  <w:sz w:val="18"/>
                  <w:szCs w:val="18"/>
                  <w:rPrChange w:id="2387" w:author="Jochum, Michael D." w:date="2021-08-05T16:10:00Z">
                    <w:rPr>
                      <w:rFonts w:ascii="Calibri" w:eastAsia="Times New Roman" w:hAnsi="Calibri" w:cs="Calibri"/>
                      <w:color w:val="000000"/>
                    </w:rPr>
                  </w:rPrChange>
                </w:rPr>
                <w:t>GO:0044260</w:t>
              </w:r>
            </w:ins>
          </w:p>
        </w:tc>
        <w:tc>
          <w:tcPr>
            <w:tcW w:w="916" w:type="pct"/>
            <w:tcBorders>
              <w:top w:val="nil"/>
              <w:left w:val="nil"/>
              <w:bottom w:val="nil"/>
              <w:right w:val="nil"/>
            </w:tcBorders>
            <w:shd w:val="clear" w:color="auto" w:fill="auto"/>
            <w:noWrap/>
            <w:vAlign w:val="bottom"/>
            <w:hideMark/>
            <w:tcPrChange w:id="2388" w:author="Jochum, Michael D." w:date="2021-08-05T14:17:00Z">
              <w:tcPr>
                <w:tcW w:w="844" w:type="pct"/>
                <w:tcBorders>
                  <w:top w:val="nil"/>
                  <w:left w:val="nil"/>
                  <w:bottom w:val="nil"/>
                  <w:right w:val="nil"/>
                </w:tcBorders>
                <w:shd w:val="clear" w:color="auto" w:fill="auto"/>
                <w:noWrap/>
                <w:vAlign w:val="bottom"/>
                <w:hideMark/>
              </w:tcPr>
            </w:tcPrChange>
          </w:tcPr>
          <w:p w14:paraId="2293872E" w14:textId="77777777" w:rsidR="001B3928" w:rsidRPr="00F7092D" w:rsidRDefault="001B3928" w:rsidP="001B3928">
            <w:pPr>
              <w:spacing w:after="0" w:line="240" w:lineRule="auto"/>
              <w:jc w:val="center"/>
              <w:rPr>
                <w:ins w:id="2389" w:author="Jochum, Michael D." w:date="2021-08-03T15:20:00Z"/>
                <w:rFonts w:eastAsia="Times New Roman" w:cstheme="minorHAnsi"/>
                <w:color w:val="000000"/>
                <w:sz w:val="18"/>
                <w:szCs w:val="18"/>
                <w:rPrChange w:id="2390" w:author="Jochum, Michael D." w:date="2021-08-05T16:10:00Z">
                  <w:rPr>
                    <w:ins w:id="2391" w:author="Jochum, Michael D." w:date="2021-08-03T15:20:00Z"/>
                    <w:rFonts w:ascii="Calibri" w:eastAsia="Times New Roman" w:hAnsi="Calibri" w:cs="Calibri"/>
                    <w:color w:val="000000"/>
                  </w:rPr>
                </w:rPrChange>
              </w:rPr>
            </w:pPr>
            <w:ins w:id="2392" w:author="Jochum, Michael D." w:date="2021-08-03T15:20:00Z">
              <w:r w:rsidRPr="00F7092D">
                <w:rPr>
                  <w:rFonts w:eastAsia="Times New Roman" w:cstheme="minorHAnsi"/>
                  <w:color w:val="000000"/>
                  <w:sz w:val="18"/>
                  <w:szCs w:val="18"/>
                  <w:rPrChange w:id="2393"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394" w:author="Jochum, Michael D." w:date="2021-08-05T14:17:00Z">
              <w:tcPr>
                <w:tcW w:w="362" w:type="pct"/>
                <w:tcBorders>
                  <w:top w:val="nil"/>
                  <w:left w:val="nil"/>
                  <w:bottom w:val="nil"/>
                  <w:right w:val="nil"/>
                </w:tcBorders>
                <w:shd w:val="clear" w:color="auto" w:fill="auto"/>
                <w:noWrap/>
                <w:vAlign w:val="bottom"/>
                <w:hideMark/>
              </w:tcPr>
            </w:tcPrChange>
          </w:tcPr>
          <w:p w14:paraId="10B5A24A" w14:textId="77777777" w:rsidR="001B3928" w:rsidRPr="00F7092D" w:rsidRDefault="001B3928" w:rsidP="001B3928">
            <w:pPr>
              <w:spacing w:after="0" w:line="240" w:lineRule="auto"/>
              <w:jc w:val="center"/>
              <w:rPr>
                <w:ins w:id="2395" w:author="Jochum, Michael D." w:date="2021-08-03T15:20:00Z"/>
                <w:rFonts w:eastAsia="Times New Roman" w:cstheme="minorHAnsi"/>
                <w:color w:val="000000"/>
                <w:sz w:val="18"/>
                <w:szCs w:val="18"/>
                <w:rPrChange w:id="2396" w:author="Jochum, Michael D." w:date="2021-08-05T16:10:00Z">
                  <w:rPr>
                    <w:ins w:id="2397" w:author="Jochum, Michael D." w:date="2021-08-03T15:20:00Z"/>
                    <w:rFonts w:ascii="Calibri" w:eastAsia="Times New Roman" w:hAnsi="Calibri" w:cs="Calibri"/>
                    <w:color w:val="000000"/>
                  </w:rPr>
                </w:rPrChange>
              </w:rPr>
            </w:pPr>
            <w:ins w:id="2398" w:author="Jochum, Michael D." w:date="2021-08-03T15:20:00Z">
              <w:r w:rsidRPr="00F7092D">
                <w:rPr>
                  <w:rFonts w:eastAsia="Times New Roman" w:cstheme="minorHAnsi"/>
                  <w:color w:val="000000"/>
                  <w:sz w:val="18"/>
                  <w:szCs w:val="18"/>
                  <w:rPrChange w:id="2399"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Change w:id="2400" w:author="Jochum, Michael D." w:date="2021-08-05T14:17:00Z">
              <w:tcPr>
                <w:tcW w:w="316" w:type="pct"/>
                <w:tcBorders>
                  <w:top w:val="nil"/>
                  <w:left w:val="nil"/>
                  <w:bottom w:val="nil"/>
                  <w:right w:val="nil"/>
                </w:tcBorders>
                <w:shd w:val="clear" w:color="auto" w:fill="auto"/>
                <w:noWrap/>
                <w:vAlign w:val="bottom"/>
                <w:hideMark/>
              </w:tcPr>
            </w:tcPrChange>
          </w:tcPr>
          <w:p w14:paraId="231FBBAA" w14:textId="77777777" w:rsidR="001B3928" w:rsidRPr="00F7092D" w:rsidRDefault="001B3928" w:rsidP="001B3928">
            <w:pPr>
              <w:spacing w:after="0" w:line="240" w:lineRule="auto"/>
              <w:jc w:val="center"/>
              <w:rPr>
                <w:ins w:id="2401" w:author="Jochum, Michael D." w:date="2021-08-03T15:20:00Z"/>
                <w:rFonts w:eastAsia="Times New Roman" w:cstheme="minorHAnsi"/>
                <w:color w:val="000000"/>
                <w:sz w:val="18"/>
                <w:szCs w:val="18"/>
                <w:rPrChange w:id="2402" w:author="Jochum, Michael D." w:date="2021-08-05T16:10:00Z">
                  <w:rPr>
                    <w:ins w:id="2403" w:author="Jochum, Michael D." w:date="2021-08-03T15:20:00Z"/>
                    <w:rFonts w:ascii="Calibri" w:eastAsia="Times New Roman" w:hAnsi="Calibri" w:cs="Calibri"/>
                    <w:color w:val="000000"/>
                  </w:rPr>
                </w:rPrChange>
              </w:rPr>
            </w:pPr>
            <w:ins w:id="2404" w:author="Jochum, Michael D." w:date="2021-08-03T15:20:00Z">
              <w:r w:rsidRPr="00F7092D">
                <w:rPr>
                  <w:rFonts w:eastAsia="Times New Roman" w:cstheme="minorHAnsi"/>
                  <w:color w:val="000000"/>
                  <w:sz w:val="18"/>
                  <w:szCs w:val="18"/>
                  <w:rPrChange w:id="2405"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406" w:author="Jochum, Michael D." w:date="2021-08-05T14:17:00Z">
              <w:tcPr>
                <w:tcW w:w="342" w:type="pct"/>
                <w:tcBorders>
                  <w:top w:val="nil"/>
                  <w:left w:val="nil"/>
                  <w:bottom w:val="nil"/>
                  <w:right w:val="nil"/>
                </w:tcBorders>
                <w:shd w:val="clear" w:color="auto" w:fill="auto"/>
                <w:noWrap/>
                <w:vAlign w:val="bottom"/>
                <w:hideMark/>
              </w:tcPr>
            </w:tcPrChange>
          </w:tcPr>
          <w:p w14:paraId="136F26E0" w14:textId="77777777" w:rsidR="001B3928" w:rsidRPr="00F7092D" w:rsidRDefault="001B3928" w:rsidP="001B3928">
            <w:pPr>
              <w:spacing w:after="0" w:line="240" w:lineRule="auto"/>
              <w:jc w:val="center"/>
              <w:rPr>
                <w:ins w:id="2407" w:author="Jochum, Michael D." w:date="2021-08-03T15:20:00Z"/>
                <w:rFonts w:eastAsia="Times New Roman" w:cstheme="minorHAnsi"/>
                <w:color w:val="000000"/>
                <w:sz w:val="18"/>
                <w:szCs w:val="18"/>
                <w:rPrChange w:id="2408" w:author="Jochum, Michael D." w:date="2021-08-05T16:10:00Z">
                  <w:rPr>
                    <w:ins w:id="2409" w:author="Jochum, Michael D." w:date="2021-08-03T15:20:00Z"/>
                    <w:rFonts w:ascii="Calibri" w:eastAsia="Times New Roman" w:hAnsi="Calibri" w:cs="Calibri"/>
                    <w:color w:val="000000"/>
                  </w:rPr>
                </w:rPrChange>
              </w:rPr>
            </w:pPr>
            <w:ins w:id="2410" w:author="Jochum, Michael D." w:date="2021-08-03T15:20:00Z">
              <w:r w:rsidRPr="00F7092D">
                <w:rPr>
                  <w:rFonts w:eastAsia="Times New Roman" w:cstheme="minorHAnsi"/>
                  <w:color w:val="000000"/>
                  <w:sz w:val="18"/>
                  <w:szCs w:val="18"/>
                  <w:rPrChange w:id="2411"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412" w:author="Jochum, Michael D." w:date="2021-08-05T14:17:00Z">
              <w:tcPr>
                <w:tcW w:w="342" w:type="pct"/>
                <w:tcBorders>
                  <w:top w:val="nil"/>
                  <w:left w:val="nil"/>
                  <w:bottom w:val="nil"/>
                  <w:right w:val="nil"/>
                </w:tcBorders>
                <w:shd w:val="clear" w:color="auto" w:fill="auto"/>
                <w:noWrap/>
                <w:vAlign w:val="bottom"/>
                <w:hideMark/>
              </w:tcPr>
            </w:tcPrChange>
          </w:tcPr>
          <w:p w14:paraId="2A33291B" w14:textId="77777777" w:rsidR="001B3928" w:rsidRPr="00F7092D" w:rsidRDefault="001B3928" w:rsidP="001B3928">
            <w:pPr>
              <w:spacing w:after="0" w:line="240" w:lineRule="auto"/>
              <w:jc w:val="center"/>
              <w:rPr>
                <w:ins w:id="2413" w:author="Jochum, Michael D." w:date="2021-08-03T15:20:00Z"/>
                <w:rFonts w:eastAsia="Times New Roman" w:cstheme="minorHAnsi"/>
                <w:color w:val="000000"/>
                <w:sz w:val="18"/>
                <w:szCs w:val="18"/>
                <w:rPrChange w:id="2414" w:author="Jochum, Michael D." w:date="2021-08-05T16:10:00Z">
                  <w:rPr>
                    <w:ins w:id="2415" w:author="Jochum, Michael D." w:date="2021-08-03T15:20:00Z"/>
                    <w:rFonts w:ascii="Calibri" w:eastAsia="Times New Roman" w:hAnsi="Calibri" w:cs="Calibri"/>
                    <w:color w:val="000000"/>
                  </w:rPr>
                </w:rPrChange>
              </w:rPr>
            </w:pPr>
            <w:ins w:id="2416" w:author="Jochum, Michael D." w:date="2021-08-03T15:20:00Z">
              <w:r w:rsidRPr="00F7092D">
                <w:rPr>
                  <w:rFonts w:eastAsia="Times New Roman" w:cstheme="minorHAnsi"/>
                  <w:color w:val="000000"/>
                  <w:sz w:val="18"/>
                  <w:szCs w:val="18"/>
                  <w:rPrChange w:id="2417" w:author="Jochum, Michael D." w:date="2021-08-05T16:10:00Z">
                    <w:rPr>
                      <w:rFonts w:ascii="Calibri" w:eastAsia="Times New Roman" w:hAnsi="Calibri" w:cs="Calibri"/>
                      <w:color w:val="000000"/>
                    </w:rPr>
                  </w:rPrChange>
                </w:rPr>
                <w:t>4.000</w:t>
              </w:r>
            </w:ins>
          </w:p>
        </w:tc>
        <w:tc>
          <w:tcPr>
            <w:tcW w:w="273" w:type="pct"/>
            <w:tcBorders>
              <w:top w:val="nil"/>
              <w:left w:val="nil"/>
              <w:bottom w:val="nil"/>
              <w:right w:val="nil"/>
            </w:tcBorders>
            <w:shd w:val="clear" w:color="auto" w:fill="auto"/>
            <w:noWrap/>
            <w:vAlign w:val="bottom"/>
            <w:hideMark/>
            <w:tcPrChange w:id="2418" w:author="Jochum, Michael D." w:date="2021-08-05T14:17:00Z">
              <w:tcPr>
                <w:tcW w:w="316" w:type="pct"/>
                <w:tcBorders>
                  <w:top w:val="nil"/>
                  <w:left w:val="nil"/>
                  <w:bottom w:val="nil"/>
                  <w:right w:val="nil"/>
                </w:tcBorders>
                <w:shd w:val="clear" w:color="auto" w:fill="auto"/>
                <w:noWrap/>
                <w:vAlign w:val="bottom"/>
                <w:hideMark/>
              </w:tcPr>
            </w:tcPrChange>
          </w:tcPr>
          <w:p w14:paraId="07BCC076" w14:textId="77777777" w:rsidR="001B3928" w:rsidRPr="00F7092D" w:rsidRDefault="001B3928" w:rsidP="001B3928">
            <w:pPr>
              <w:spacing w:after="0" w:line="240" w:lineRule="auto"/>
              <w:jc w:val="center"/>
              <w:rPr>
                <w:ins w:id="2419" w:author="Jochum, Michael D." w:date="2021-08-03T15:20:00Z"/>
                <w:rFonts w:eastAsia="Times New Roman" w:cstheme="minorHAnsi"/>
                <w:color w:val="000000"/>
                <w:sz w:val="18"/>
                <w:szCs w:val="18"/>
                <w:rPrChange w:id="2420" w:author="Jochum, Michael D." w:date="2021-08-05T16:10:00Z">
                  <w:rPr>
                    <w:ins w:id="2421" w:author="Jochum, Michael D." w:date="2021-08-03T15:20:00Z"/>
                    <w:rFonts w:ascii="Calibri" w:eastAsia="Times New Roman" w:hAnsi="Calibri" w:cs="Calibri"/>
                    <w:color w:val="000000"/>
                  </w:rPr>
                </w:rPrChange>
              </w:rPr>
            </w:pPr>
            <w:ins w:id="2422" w:author="Jochum, Michael D." w:date="2021-08-03T15:20:00Z">
              <w:r w:rsidRPr="00F7092D">
                <w:rPr>
                  <w:rFonts w:eastAsia="Times New Roman" w:cstheme="minorHAnsi"/>
                  <w:color w:val="000000"/>
                  <w:sz w:val="18"/>
                  <w:szCs w:val="18"/>
                  <w:rPrChange w:id="2423"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424" w:author="Jochum, Michael D." w:date="2021-08-05T14:17:00Z">
              <w:tcPr>
                <w:tcW w:w="316" w:type="pct"/>
                <w:tcBorders>
                  <w:top w:val="nil"/>
                  <w:left w:val="nil"/>
                  <w:bottom w:val="nil"/>
                  <w:right w:val="nil"/>
                </w:tcBorders>
                <w:shd w:val="clear" w:color="auto" w:fill="auto"/>
                <w:noWrap/>
                <w:vAlign w:val="bottom"/>
                <w:hideMark/>
              </w:tcPr>
            </w:tcPrChange>
          </w:tcPr>
          <w:p w14:paraId="6F302590" w14:textId="77777777" w:rsidR="001B3928" w:rsidRPr="00F7092D" w:rsidRDefault="001B3928" w:rsidP="001B3928">
            <w:pPr>
              <w:spacing w:after="0" w:line="240" w:lineRule="auto"/>
              <w:jc w:val="center"/>
              <w:rPr>
                <w:ins w:id="2425" w:author="Jochum, Michael D." w:date="2021-08-03T15:20:00Z"/>
                <w:rFonts w:eastAsia="Times New Roman" w:cstheme="minorHAnsi"/>
                <w:color w:val="000000"/>
                <w:sz w:val="18"/>
                <w:szCs w:val="18"/>
                <w:rPrChange w:id="2426" w:author="Jochum, Michael D." w:date="2021-08-05T16:10:00Z">
                  <w:rPr>
                    <w:ins w:id="2427" w:author="Jochum, Michael D." w:date="2021-08-03T15:20:00Z"/>
                    <w:rFonts w:ascii="Calibri" w:eastAsia="Times New Roman" w:hAnsi="Calibri" w:cs="Calibri"/>
                    <w:color w:val="000000"/>
                  </w:rPr>
                </w:rPrChange>
              </w:rPr>
            </w:pPr>
            <w:ins w:id="2428" w:author="Jochum, Michael D." w:date="2021-08-03T15:20:00Z">
              <w:r w:rsidRPr="00F7092D">
                <w:rPr>
                  <w:rFonts w:eastAsia="Times New Roman" w:cstheme="minorHAnsi"/>
                  <w:color w:val="000000"/>
                  <w:sz w:val="18"/>
                  <w:szCs w:val="18"/>
                  <w:rPrChange w:id="2429" w:author="Jochum, Michael D." w:date="2021-08-05T16:10:00Z">
                    <w:rPr>
                      <w:rFonts w:ascii="Calibri" w:eastAsia="Times New Roman" w:hAnsi="Calibri" w:cs="Calibri"/>
                      <w:color w:val="000000"/>
                    </w:rPr>
                  </w:rPrChange>
                </w:rPr>
                <w:t>0.003</w:t>
              </w:r>
            </w:ins>
          </w:p>
        </w:tc>
      </w:tr>
      <w:tr w:rsidR="001B3928" w:rsidRPr="00F7092D" w14:paraId="212B0938" w14:textId="77777777" w:rsidTr="00491314">
        <w:trPr>
          <w:trHeight w:val="300"/>
          <w:ins w:id="2430" w:author="Jochum, Michael D." w:date="2021-08-03T15:20:00Z"/>
          <w:trPrChange w:id="2431"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432" w:author="Jochum, Michael D." w:date="2021-08-05T14:17:00Z">
              <w:tcPr>
                <w:tcW w:w="1858" w:type="pct"/>
                <w:tcBorders>
                  <w:top w:val="nil"/>
                  <w:left w:val="nil"/>
                  <w:bottom w:val="nil"/>
                  <w:right w:val="nil"/>
                </w:tcBorders>
                <w:shd w:val="clear" w:color="auto" w:fill="auto"/>
                <w:noWrap/>
                <w:vAlign w:val="bottom"/>
                <w:hideMark/>
              </w:tcPr>
            </w:tcPrChange>
          </w:tcPr>
          <w:p w14:paraId="09764558" w14:textId="77777777" w:rsidR="001B3928" w:rsidRPr="00F7092D" w:rsidRDefault="001B3928" w:rsidP="001B3928">
            <w:pPr>
              <w:spacing w:after="0" w:line="240" w:lineRule="auto"/>
              <w:jc w:val="right"/>
              <w:rPr>
                <w:ins w:id="2433" w:author="Jochum, Michael D." w:date="2021-08-03T15:20:00Z"/>
                <w:rFonts w:eastAsia="Times New Roman" w:cstheme="minorHAnsi"/>
                <w:color w:val="000000"/>
                <w:sz w:val="18"/>
                <w:szCs w:val="18"/>
                <w:rPrChange w:id="2434" w:author="Jochum, Michael D." w:date="2021-08-05T16:10:00Z">
                  <w:rPr>
                    <w:ins w:id="2435" w:author="Jochum, Michael D." w:date="2021-08-03T15:20:00Z"/>
                    <w:rFonts w:ascii="Calibri" w:eastAsia="Times New Roman" w:hAnsi="Calibri" w:cs="Calibri"/>
                    <w:color w:val="000000"/>
                  </w:rPr>
                </w:rPrChange>
              </w:rPr>
            </w:pPr>
            <w:ins w:id="2436" w:author="Jochum, Michael D." w:date="2021-08-03T15:20:00Z">
              <w:r w:rsidRPr="00F7092D">
                <w:rPr>
                  <w:rFonts w:eastAsia="Times New Roman" w:cstheme="minorHAnsi"/>
                  <w:color w:val="000000"/>
                  <w:sz w:val="18"/>
                  <w:szCs w:val="18"/>
                  <w:rPrChange w:id="2437" w:author="Jochum, Michael D." w:date="2021-08-05T16:10:00Z">
                    <w:rPr>
                      <w:rFonts w:ascii="Calibri" w:eastAsia="Times New Roman" w:hAnsi="Calibri" w:cs="Calibri"/>
                      <w:color w:val="000000"/>
                    </w:rPr>
                  </w:rPrChange>
                </w:rPr>
                <w:t>organic substance biosynthetic process</w:t>
              </w:r>
            </w:ins>
          </w:p>
        </w:tc>
        <w:tc>
          <w:tcPr>
            <w:tcW w:w="394" w:type="pct"/>
            <w:tcBorders>
              <w:top w:val="nil"/>
              <w:left w:val="nil"/>
              <w:bottom w:val="nil"/>
              <w:right w:val="nil"/>
            </w:tcBorders>
            <w:shd w:val="clear" w:color="auto" w:fill="auto"/>
            <w:noWrap/>
            <w:vAlign w:val="bottom"/>
            <w:hideMark/>
            <w:tcPrChange w:id="2438" w:author="Jochum, Michael D." w:date="2021-08-05T14:17:00Z">
              <w:tcPr>
                <w:tcW w:w="305" w:type="pct"/>
                <w:tcBorders>
                  <w:top w:val="nil"/>
                  <w:left w:val="nil"/>
                  <w:bottom w:val="nil"/>
                  <w:right w:val="nil"/>
                </w:tcBorders>
                <w:shd w:val="clear" w:color="auto" w:fill="auto"/>
                <w:noWrap/>
                <w:vAlign w:val="bottom"/>
                <w:hideMark/>
              </w:tcPr>
            </w:tcPrChange>
          </w:tcPr>
          <w:p w14:paraId="194EFFE9" w14:textId="77777777" w:rsidR="001B3928" w:rsidRPr="00F7092D" w:rsidRDefault="001B3928" w:rsidP="001B3928">
            <w:pPr>
              <w:spacing w:after="0" w:line="240" w:lineRule="auto"/>
              <w:jc w:val="center"/>
              <w:rPr>
                <w:ins w:id="2439" w:author="Jochum, Michael D." w:date="2021-08-03T15:20:00Z"/>
                <w:rFonts w:eastAsia="Times New Roman" w:cstheme="minorHAnsi"/>
                <w:color w:val="000000"/>
                <w:sz w:val="18"/>
                <w:szCs w:val="18"/>
                <w:rPrChange w:id="2440" w:author="Jochum, Michael D." w:date="2021-08-05T16:10:00Z">
                  <w:rPr>
                    <w:ins w:id="2441" w:author="Jochum, Michael D." w:date="2021-08-03T15:20:00Z"/>
                    <w:rFonts w:ascii="Calibri" w:eastAsia="Times New Roman" w:hAnsi="Calibri" w:cs="Calibri"/>
                    <w:color w:val="000000"/>
                  </w:rPr>
                </w:rPrChange>
              </w:rPr>
            </w:pPr>
            <w:ins w:id="2442" w:author="Jochum, Michael D." w:date="2021-08-03T15:20:00Z">
              <w:r w:rsidRPr="00F7092D">
                <w:rPr>
                  <w:rFonts w:eastAsia="Times New Roman" w:cstheme="minorHAnsi"/>
                  <w:color w:val="000000"/>
                  <w:sz w:val="18"/>
                  <w:szCs w:val="18"/>
                  <w:rPrChange w:id="2443" w:author="Jochum, Michael D." w:date="2021-08-05T16:10:00Z">
                    <w:rPr>
                      <w:rFonts w:ascii="Calibri" w:eastAsia="Times New Roman" w:hAnsi="Calibri" w:cs="Calibri"/>
                      <w:color w:val="000000"/>
                    </w:rPr>
                  </w:rPrChange>
                </w:rPr>
                <w:t>GO1901576</w:t>
              </w:r>
            </w:ins>
          </w:p>
        </w:tc>
        <w:tc>
          <w:tcPr>
            <w:tcW w:w="916" w:type="pct"/>
            <w:tcBorders>
              <w:top w:val="nil"/>
              <w:left w:val="nil"/>
              <w:bottom w:val="nil"/>
              <w:right w:val="nil"/>
            </w:tcBorders>
            <w:shd w:val="clear" w:color="auto" w:fill="auto"/>
            <w:noWrap/>
            <w:vAlign w:val="bottom"/>
            <w:hideMark/>
            <w:tcPrChange w:id="2444" w:author="Jochum, Michael D." w:date="2021-08-05T14:17:00Z">
              <w:tcPr>
                <w:tcW w:w="844" w:type="pct"/>
                <w:tcBorders>
                  <w:top w:val="nil"/>
                  <w:left w:val="nil"/>
                  <w:bottom w:val="nil"/>
                  <w:right w:val="nil"/>
                </w:tcBorders>
                <w:shd w:val="clear" w:color="auto" w:fill="auto"/>
                <w:noWrap/>
                <w:vAlign w:val="bottom"/>
                <w:hideMark/>
              </w:tcPr>
            </w:tcPrChange>
          </w:tcPr>
          <w:p w14:paraId="06BC574E" w14:textId="77777777" w:rsidR="001B3928" w:rsidRPr="00F7092D" w:rsidRDefault="001B3928" w:rsidP="001B3928">
            <w:pPr>
              <w:spacing w:after="0" w:line="240" w:lineRule="auto"/>
              <w:jc w:val="center"/>
              <w:rPr>
                <w:ins w:id="2445" w:author="Jochum, Michael D." w:date="2021-08-03T15:20:00Z"/>
                <w:rFonts w:eastAsia="Times New Roman" w:cstheme="minorHAnsi"/>
                <w:color w:val="000000"/>
                <w:sz w:val="18"/>
                <w:szCs w:val="18"/>
                <w:rPrChange w:id="2446" w:author="Jochum, Michael D." w:date="2021-08-05T16:10:00Z">
                  <w:rPr>
                    <w:ins w:id="2447" w:author="Jochum, Michael D." w:date="2021-08-03T15:20:00Z"/>
                    <w:rFonts w:ascii="Calibri" w:eastAsia="Times New Roman" w:hAnsi="Calibri" w:cs="Calibri"/>
                    <w:color w:val="000000"/>
                  </w:rPr>
                </w:rPrChange>
              </w:rPr>
            </w:pPr>
            <w:ins w:id="2448" w:author="Jochum, Michael D." w:date="2021-08-03T15:20:00Z">
              <w:r w:rsidRPr="00F7092D">
                <w:rPr>
                  <w:rFonts w:eastAsia="Times New Roman" w:cstheme="minorHAnsi"/>
                  <w:color w:val="000000"/>
                  <w:sz w:val="18"/>
                  <w:szCs w:val="18"/>
                  <w:rPrChange w:id="2449"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450" w:author="Jochum, Michael D." w:date="2021-08-05T14:17:00Z">
              <w:tcPr>
                <w:tcW w:w="362" w:type="pct"/>
                <w:tcBorders>
                  <w:top w:val="nil"/>
                  <w:left w:val="nil"/>
                  <w:bottom w:val="nil"/>
                  <w:right w:val="nil"/>
                </w:tcBorders>
                <w:shd w:val="clear" w:color="auto" w:fill="auto"/>
                <w:noWrap/>
                <w:vAlign w:val="bottom"/>
                <w:hideMark/>
              </w:tcPr>
            </w:tcPrChange>
          </w:tcPr>
          <w:p w14:paraId="026DEDA8" w14:textId="77777777" w:rsidR="001B3928" w:rsidRPr="00F7092D" w:rsidRDefault="001B3928" w:rsidP="001B3928">
            <w:pPr>
              <w:spacing w:after="0" w:line="240" w:lineRule="auto"/>
              <w:jc w:val="center"/>
              <w:rPr>
                <w:ins w:id="2451" w:author="Jochum, Michael D." w:date="2021-08-03T15:20:00Z"/>
                <w:rFonts w:eastAsia="Times New Roman" w:cstheme="minorHAnsi"/>
                <w:color w:val="000000"/>
                <w:sz w:val="18"/>
                <w:szCs w:val="18"/>
                <w:rPrChange w:id="2452" w:author="Jochum, Michael D." w:date="2021-08-05T16:10:00Z">
                  <w:rPr>
                    <w:ins w:id="2453" w:author="Jochum, Michael D." w:date="2021-08-03T15:20:00Z"/>
                    <w:rFonts w:ascii="Calibri" w:eastAsia="Times New Roman" w:hAnsi="Calibri" w:cs="Calibri"/>
                    <w:color w:val="000000"/>
                  </w:rPr>
                </w:rPrChange>
              </w:rPr>
            </w:pPr>
            <w:ins w:id="2454" w:author="Jochum, Michael D." w:date="2021-08-03T15:20:00Z">
              <w:r w:rsidRPr="00F7092D">
                <w:rPr>
                  <w:rFonts w:eastAsia="Times New Roman" w:cstheme="minorHAnsi"/>
                  <w:color w:val="000000"/>
                  <w:sz w:val="18"/>
                  <w:szCs w:val="18"/>
                  <w:rPrChange w:id="2455"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2456" w:author="Jochum, Michael D." w:date="2021-08-05T14:17:00Z">
              <w:tcPr>
                <w:tcW w:w="316" w:type="pct"/>
                <w:tcBorders>
                  <w:top w:val="nil"/>
                  <w:left w:val="nil"/>
                  <w:bottom w:val="nil"/>
                  <w:right w:val="nil"/>
                </w:tcBorders>
                <w:shd w:val="clear" w:color="auto" w:fill="auto"/>
                <w:noWrap/>
                <w:vAlign w:val="bottom"/>
                <w:hideMark/>
              </w:tcPr>
            </w:tcPrChange>
          </w:tcPr>
          <w:p w14:paraId="4E4300D9" w14:textId="77777777" w:rsidR="001B3928" w:rsidRPr="00F7092D" w:rsidRDefault="001B3928" w:rsidP="001B3928">
            <w:pPr>
              <w:spacing w:after="0" w:line="240" w:lineRule="auto"/>
              <w:jc w:val="center"/>
              <w:rPr>
                <w:ins w:id="2457" w:author="Jochum, Michael D." w:date="2021-08-03T15:20:00Z"/>
                <w:rFonts w:eastAsia="Times New Roman" w:cstheme="minorHAnsi"/>
                <w:color w:val="000000"/>
                <w:sz w:val="18"/>
                <w:szCs w:val="18"/>
                <w:rPrChange w:id="2458" w:author="Jochum, Michael D." w:date="2021-08-05T16:10:00Z">
                  <w:rPr>
                    <w:ins w:id="2459" w:author="Jochum, Michael D." w:date="2021-08-03T15:20:00Z"/>
                    <w:rFonts w:ascii="Calibri" w:eastAsia="Times New Roman" w:hAnsi="Calibri" w:cs="Calibri"/>
                    <w:color w:val="000000"/>
                  </w:rPr>
                </w:rPrChange>
              </w:rPr>
            </w:pPr>
            <w:ins w:id="2460" w:author="Jochum, Michael D." w:date="2021-08-03T15:20:00Z">
              <w:r w:rsidRPr="00F7092D">
                <w:rPr>
                  <w:rFonts w:eastAsia="Times New Roman" w:cstheme="minorHAnsi"/>
                  <w:color w:val="000000"/>
                  <w:sz w:val="18"/>
                  <w:szCs w:val="18"/>
                  <w:rPrChange w:id="2461"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462" w:author="Jochum, Michael D." w:date="2021-08-05T14:17:00Z">
              <w:tcPr>
                <w:tcW w:w="342" w:type="pct"/>
                <w:tcBorders>
                  <w:top w:val="nil"/>
                  <w:left w:val="nil"/>
                  <w:bottom w:val="nil"/>
                  <w:right w:val="nil"/>
                </w:tcBorders>
                <w:shd w:val="clear" w:color="auto" w:fill="auto"/>
                <w:noWrap/>
                <w:vAlign w:val="bottom"/>
                <w:hideMark/>
              </w:tcPr>
            </w:tcPrChange>
          </w:tcPr>
          <w:p w14:paraId="7B847539" w14:textId="77777777" w:rsidR="001B3928" w:rsidRPr="00F7092D" w:rsidRDefault="001B3928" w:rsidP="001B3928">
            <w:pPr>
              <w:spacing w:after="0" w:line="240" w:lineRule="auto"/>
              <w:jc w:val="center"/>
              <w:rPr>
                <w:ins w:id="2463" w:author="Jochum, Michael D." w:date="2021-08-03T15:20:00Z"/>
                <w:rFonts w:eastAsia="Times New Roman" w:cstheme="minorHAnsi"/>
                <w:color w:val="000000"/>
                <w:sz w:val="18"/>
                <w:szCs w:val="18"/>
                <w:rPrChange w:id="2464" w:author="Jochum, Michael D." w:date="2021-08-05T16:10:00Z">
                  <w:rPr>
                    <w:ins w:id="2465" w:author="Jochum, Michael D." w:date="2021-08-03T15:20:00Z"/>
                    <w:rFonts w:ascii="Calibri" w:eastAsia="Times New Roman" w:hAnsi="Calibri" w:cs="Calibri"/>
                    <w:color w:val="000000"/>
                  </w:rPr>
                </w:rPrChange>
              </w:rPr>
            </w:pPr>
            <w:ins w:id="2466" w:author="Jochum, Michael D." w:date="2021-08-03T15:20:00Z">
              <w:r w:rsidRPr="00F7092D">
                <w:rPr>
                  <w:rFonts w:eastAsia="Times New Roman" w:cstheme="minorHAnsi"/>
                  <w:color w:val="000000"/>
                  <w:sz w:val="18"/>
                  <w:szCs w:val="18"/>
                  <w:rPrChange w:id="2467"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468" w:author="Jochum, Michael D." w:date="2021-08-05T14:17:00Z">
              <w:tcPr>
                <w:tcW w:w="342" w:type="pct"/>
                <w:tcBorders>
                  <w:top w:val="nil"/>
                  <w:left w:val="nil"/>
                  <w:bottom w:val="nil"/>
                  <w:right w:val="nil"/>
                </w:tcBorders>
                <w:shd w:val="clear" w:color="auto" w:fill="auto"/>
                <w:noWrap/>
                <w:vAlign w:val="bottom"/>
                <w:hideMark/>
              </w:tcPr>
            </w:tcPrChange>
          </w:tcPr>
          <w:p w14:paraId="23920E3C" w14:textId="77777777" w:rsidR="001B3928" w:rsidRPr="00F7092D" w:rsidRDefault="001B3928" w:rsidP="001B3928">
            <w:pPr>
              <w:spacing w:after="0" w:line="240" w:lineRule="auto"/>
              <w:jc w:val="center"/>
              <w:rPr>
                <w:ins w:id="2469" w:author="Jochum, Michael D." w:date="2021-08-03T15:20:00Z"/>
                <w:rFonts w:eastAsia="Times New Roman" w:cstheme="minorHAnsi"/>
                <w:color w:val="000000"/>
                <w:sz w:val="18"/>
                <w:szCs w:val="18"/>
                <w:rPrChange w:id="2470" w:author="Jochum, Michael D." w:date="2021-08-05T16:10:00Z">
                  <w:rPr>
                    <w:ins w:id="2471" w:author="Jochum, Michael D." w:date="2021-08-03T15:20:00Z"/>
                    <w:rFonts w:ascii="Calibri" w:eastAsia="Times New Roman" w:hAnsi="Calibri" w:cs="Calibri"/>
                    <w:color w:val="000000"/>
                  </w:rPr>
                </w:rPrChange>
              </w:rPr>
            </w:pPr>
            <w:ins w:id="2472" w:author="Jochum, Michael D." w:date="2021-08-03T15:20:00Z">
              <w:r w:rsidRPr="00F7092D">
                <w:rPr>
                  <w:rFonts w:eastAsia="Times New Roman" w:cstheme="minorHAnsi"/>
                  <w:color w:val="000000"/>
                  <w:sz w:val="18"/>
                  <w:szCs w:val="18"/>
                  <w:rPrChange w:id="2473" w:author="Jochum, Michael D." w:date="2021-08-05T16:10:00Z">
                    <w:rPr>
                      <w:rFonts w:ascii="Calibri" w:eastAsia="Times New Roman" w:hAnsi="Calibri" w:cs="Calibri"/>
                      <w:color w:val="000000"/>
                    </w:rPr>
                  </w:rPrChange>
                </w:rPr>
                <w:t>12.000</w:t>
              </w:r>
            </w:ins>
          </w:p>
        </w:tc>
        <w:tc>
          <w:tcPr>
            <w:tcW w:w="273" w:type="pct"/>
            <w:tcBorders>
              <w:top w:val="nil"/>
              <w:left w:val="nil"/>
              <w:bottom w:val="nil"/>
              <w:right w:val="nil"/>
            </w:tcBorders>
            <w:shd w:val="clear" w:color="auto" w:fill="auto"/>
            <w:noWrap/>
            <w:vAlign w:val="bottom"/>
            <w:hideMark/>
            <w:tcPrChange w:id="2474" w:author="Jochum, Michael D." w:date="2021-08-05T14:17:00Z">
              <w:tcPr>
                <w:tcW w:w="316" w:type="pct"/>
                <w:tcBorders>
                  <w:top w:val="nil"/>
                  <w:left w:val="nil"/>
                  <w:bottom w:val="nil"/>
                  <w:right w:val="nil"/>
                </w:tcBorders>
                <w:shd w:val="clear" w:color="auto" w:fill="auto"/>
                <w:noWrap/>
                <w:vAlign w:val="bottom"/>
                <w:hideMark/>
              </w:tcPr>
            </w:tcPrChange>
          </w:tcPr>
          <w:p w14:paraId="3538D775" w14:textId="77777777" w:rsidR="001B3928" w:rsidRPr="00F7092D" w:rsidRDefault="001B3928" w:rsidP="001B3928">
            <w:pPr>
              <w:spacing w:after="0" w:line="240" w:lineRule="auto"/>
              <w:jc w:val="center"/>
              <w:rPr>
                <w:ins w:id="2475" w:author="Jochum, Michael D." w:date="2021-08-03T15:20:00Z"/>
                <w:rFonts w:eastAsia="Times New Roman" w:cstheme="minorHAnsi"/>
                <w:color w:val="000000"/>
                <w:sz w:val="18"/>
                <w:szCs w:val="18"/>
                <w:rPrChange w:id="2476" w:author="Jochum, Michael D." w:date="2021-08-05T16:10:00Z">
                  <w:rPr>
                    <w:ins w:id="2477" w:author="Jochum, Michael D." w:date="2021-08-03T15:20:00Z"/>
                    <w:rFonts w:ascii="Calibri" w:eastAsia="Times New Roman" w:hAnsi="Calibri" w:cs="Calibri"/>
                    <w:color w:val="000000"/>
                  </w:rPr>
                </w:rPrChange>
              </w:rPr>
            </w:pPr>
            <w:ins w:id="2478" w:author="Jochum, Michael D." w:date="2021-08-03T15:20:00Z">
              <w:r w:rsidRPr="00F7092D">
                <w:rPr>
                  <w:rFonts w:eastAsia="Times New Roman" w:cstheme="minorHAnsi"/>
                  <w:color w:val="000000"/>
                  <w:sz w:val="18"/>
                  <w:szCs w:val="18"/>
                  <w:rPrChange w:id="2479"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480" w:author="Jochum, Michael D." w:date="2021-08-05T14:17:00Z">
              <w:tcPr>
                <w:tcW w:w="316" w:type="pct"/>
                <w:tcBorders>
                  <w:top w:val="nil"/>
                  <w:left w:val="nil"/>
                  <w:bottom w:val="nil"/>
                  <w:right w:val="nil"/>
                </w:tcBorders>
                <w:shd w:val="clear" w:color="auto" w:fill="auto"/>
                <w:noWrap/>
                <w:vAlign w:val="bottom"/>
                <w:hideMark/>
              </w:tcPr>
            </w:tcPrChange>
          </w:tcPr>
          <w:p w14:paraId="60AE7E2A" w14:textId="77777777" w:rsidR="001B3928" w:rsidRPr="00F7092D" w:rsidRDefault="001B3928" w:rsidP="001B3928">
            <w:pPr>
              <w:spacing w:after="0" w:line="240" w:lineRule="auto"/>
              <w:jc w:val="center"/>
              <w:rPr>
                <w:ins w:id="2481" w:author="Jochum, Michael D." w:date="2021-08-03T15:20:00Z"/>
                <w:rFonts w:eastAsia="Times New Roman" w:cstheme="minorHAnsi"/>
                <w:color w:val="000000"/>
                <w:sz w:val="18"/>
                <w:szCs w:val="18"/>
                <w:rPrChange w:id="2482" w:author="Jochum, Michael D." w:date="2021-08-05T16:10:00Z">
                  <w:rPr>
                    <w:ins w:id="2483" w:author="Jochum, Michael D." w:date="2021-08-03T15:20:00Z"/>
                    <w:rFonts w:ascii="Calibri" w:eastAsia="Times New Roman" w:hAnsi="Calibri" w:cs="Calibri"/>
                    <w:color w:val="000000"/>
                  </w:rPr>
                </w:rPrChange>
              </w:rPr>
            </w:pPr>
            <w:ins w:id="2484" w:author="Jochum, Michael D." w:date="2021-08-03T15:20:00Z">
              <w:r w:rsidRPr="00F7092D">
                <w:rPr>
                  <w:rFonts w:eastAsia="Times New Roman" w:cstheme="minorHAnsi"/>
                  <w:color w:val="000000"/>
                  <w:sz w:val="18"/>
                  <w:szCs w:val="18"/>
                  <w:rPrChange w:id="2485" w:author="Jochum, Michael D." w:date="2021-08-05T16:10:00Z">
                    <w:rPr>
                      <w:rFonts w:ascii="Calibri" w:eastAsia="Times New Roman" w:hAnsi="Calibri" w:cs="Calibri"/>
                      <w:color w:val="000000"/>
                    </w:rPr>
                  </w:rPrChange>
                </w:rPr>
                <w:t>0.004</w:t>
              </w:r>
            </w:ins>
          </w:p>
        </w:tc>
      </w:tr>
      <w:tr w:rsidR="001B3928" w:rsidRPr="00F7092D" w14:paraId="3C2C87C3" w14:textId="77777777" w:rsidTr="00491314">
        <w:trPr>
          <w:trHeight w:val="300"/>
          <w:ins w:id="2486" w:author="Jochum, Michael D." w:date="2021-08-03T15:20:00Z"/>
          <w:trPrChange w:id="2487"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488" w:author="Jochum, Michael D." w:date="2021-08-05T14:17:00Z">
              <w:tcPr>
                <w:tcW w:w="1858" w:type="pct"/>
                <w:tcBorders>
                  <w:top w:val="nil"/>
                  <w:left w:val="nil"/>
                  <w:bottom w:val="nil"/>
                  <w:right w:val="nil"/>
                </w:tcBorders>
                <w:shd w:val="clear" w:color="auto" w:fill="auto"/>
                <w:noWrap/>
                <w:vAlign w:val="bottom"/>
                <w:hideMark/>
              </w:tcPr>
            </w:tcPrChange>
          </w:tcPr>
          <w:p w14:paraId="0B0D7BC5" w14:textId="77777777" w:rsidR="001B3928" w:rsidRPr="00F7092D" w:rsidRDefault="001B3928" w:rsidP="001B3928">
            <w:pPr>
              <w:spacing w:after="0" w:line="240" w:lineRule="auto"/>
              <w:jc w:val="right"/>
              <w:rPr>
                <w:ins w:id="2489" w:author="Jochum, Michael D." w:date="2021-08-03T15:20:00Z"/>
                <w:rFonts w:eastAsia="Times New Roman" w:cstheme="minorHAnsi"/>
                <w:color w:val="000000"/>
                <w:sz w:val="18"/>
                <w:szCs w:val="18"/>
                <w:rPrChange w:id="2490" w:author="Jochum, Michael D." w:date="2021-08-05T16:10:00Z">
                  <w:rPr>
                    <w:ins w:id="2491" w:author="Jochum, Michael D." w:date="2021-08-03T15:20:00Z"/>
                    <w:rFonts w:ascii="Calibri" w:eastAsia="Times New Roman" w:hAnsi="Calibri" w:cs="Calibri"/>
                    <w:color w:val="000000"/>
                  </w:rPr>
                </w:rPrChange>
              </w:rPr>
            </w:pPr>
            <w:ins w:id="2492" w:author="Jochum, Michael D." w:date="2021-08-03T15:20:00Z">
              <w:r w:rsidRPr="00F7092D">
                <w:rPr>
                  <w:rFonts w:eastAsia="Times New Roman" w:cstheme="minorHAnsi"/>
                  <w:color w:val="000000"/>
                  <w:sz w:val="18"/>
                  <w:szCs w:val="18"/>
                  <w:rPrChange w:id="2493" w:author="Jochum, Michael D." w:date="2021-08-05T16:10:00Z">
                    <w:rPr>
                      <w:rFonts w:ascii="Calibri" w:eastAsia="Times New Roman" w:hAnsi="Calibri" w:cs="Calibri"/>
                      <w:color w:val="000000"/>
                    </w:rPr>
                  </w:rPrChange>
                </w:rPr>
                <w:t xml:space="preserve">cellular biosynthetic process </w:t>
              </w:r>
            </w:ins>
          </w:p>
        </w:tc>
        <w:tc>
          <w:tcPr>
            <w:tcW w:w="394" w:type="pct"/>
            <w:tcBorders>
              <w:top w:val="nil"/>
              <w:left w:val="nil"/>
              <w:bottom w:val="nil"/>
              <w:right w:val="nil"/>
            </w:tcBorders>
            <w:shd w:val="clear" w:color="auto" w:fill="auto"/>
            <w:noWrap/>
            <w:vAlign w:val="bottom"/>
            <w:hideMark/>
            <w:tcPrChange w:id="2494" w:author="Jochum, Michael D." w:date="2021-08-05T14:17:00Z">
              <w:tcPr>
                <w:tcW w:w="305" w:type="pct"/>
                <w:tcBorders>
                  <w:top w:val="nil"/>
                  <w:left w:val="nil"/>
                  <w:bottom w:val="nil"/>
                  <w:right w:val="nil"/>
                </w:tcBorders>
                <w:shd w:val="clear" w:color="auto" w:fill="auto"/>
                <w:noWrap/>
                <w:vAlign w:val="bottom"/>
                <w:hideMark/>
              </w:tcPr>
            </w:tcPrChange>
          </w:tcPr>
          <w:p w14:paraId="1F51E08D" w14:textId="77777777" w:rsidR="001B3928" w:rsidRPr="00F7092D" w:rsidRDefault="001B3928" w:rsidP="001B3928">
            <w:pPr>
              <w:spacing w:after="0" w:line="240" w:lineRule="auto"/>
              <w:jc w:val="center"/>
              <w:rPr>
                <w:ins w:id="2495" w:author="Jochum, Michael D." w:date="2021-08-03T15:20:00Z"/>
                <w:rFonts w:eastAsia="Times New Roman" w:cstheme="minorHAnsi"/>
                <w:color w:val="000000"/>
                <w:sz w:val="18"/>
                <w:szCs w:val="18"/>
                <w:rPrChange w:id="2496" w:author="Jochum, Michael D." w:date="2021-08-05T16:10:00Z">
                  <w:rPr>
                    <w:ins w:id="2497" w:author="Jochum, Michael D." w:date="2021-08-03T15:20:00Z"/>
                    <w:rFonts w:ascii="Calibri" w:eastAsia="Times New Roman" w:hAnsi="Calibri" w:cs="Calibri"/>
                    <w:color w:val="000000"/>
                  </w:rPr>
                </w:rPrChange>
              </w:rPr>
            </w:pPr>
            <w:ins w:id="2498" w:author="Jochum, Michael D." w:date="2021-08-03T15:20:00Z">
              <w:r w:rsidRPr="00F7092D">
                <w:rPr>
                  <w:rFonts w:eastAsia="Times New Roman" w:cstheme="minorHAnsi"/>
                  <w:color w:val="000000"/>
                  <w:sz w:val="18"/>
                  <w:szCs w:val="18"/>
                  <w:rPrChange w:id="2499" w:author="Jochum, Michael D." w:date="2021-08-05T16:10:00Z">
                    <w:rPr>
                      <w:rFonts w:ascii="Calibri" w:eastAsia="Times New Roman" w:hAnsi="Calibri" w:cs="Calibri"/>
                      <w:color w:val="000000"/>
                    </w:rPr>
                  </w:rPrChange>
                </w:rPr>
                <w:t>GO:0044249</w:t>
              </w:r>
            </w:ins>
          </w:p>
        </w:tc>
        <w:tc>
          <w:tcPr>
            <w:tcW w:w="916" w:type="pct"/>
            <w:tcBorders>
              <w:top w:val="nil"/>
              <w:left w:val="nil"/>
              <w:bottom w:val="nil"/>
              <w:right w:val="nil"/>
            </w:tcBorders>
            <w:shd w:val="clear" w:color="auto" w:fill="auto"/>
            <w:noWrap/>
            <w:vAlign w:val="bottom"/>
            <w:hideMark/>
            <w:tcPrChange w:id="2500" w:author="Jochum, Michael D." w:date="2021-08-05T14:17:00Z">
              <w:tcPr>
                <w:tcW w:w="844" w:type="pct"/>
                <w:tcBorders>
                  <w:top w:val="nil"/>
                  <w:left w:val="nil"/>
                  <w:bottom w:val="nil"/>
                  <w:right w:val="nil"/>
                </w:tcBorders>
                <w:shd w:val="clear" w:color="auto" w:fill="auto"/>
                <w:noWrap/>
                <w:vAlign w:val="bottom"/>
                <w:hideMark/>
              </w:tcPr>
            </w:tcPrChange>
          </w:tcPr>
          <w:p w14:paraId="23204C9A" w14:textId="77777777" w:rsidR="001B3928" w:rsidRPr="00F7092D" w:rsidRDefault="001B3928" w:rsidP="001B3928">
            <w:pPr>
              <w:spacing w:after="0" w:line="240" w:lineRule="auto"/>
              <w:jc w:val="center"/>
              <w:rPr>
                <w:ins w:id="2501" w:author="Jochum, Michael D." w:date="2021-08-03T15:20:00Z"/>
                <w:rFonts w:eastAsia="Times New Roman" w:cstheme="minorHAnsi"/>
                <w:color w:val="000000"/>
                <w:sz w:val="18"/>
                <w:szCs w:val="18"/>
                <w:rPrChange w:id="2502" w:author="Jochum, Michael D." w:date="2021-08-05T16:10:00Z">
                  <w:rPr>
                    <w:ins w:id="2503" w:author="Jochum, Michael D." w:date="2021-08-03T15:20:00Z"/>
                    <w:rFonts w:ascii="Calibri" w:eastAsia="Times New Roman" w:hAnsi="Calibri" w:cs="Calibri"/>
                    <w:color w:val="000000"/>
                  </w:rPr>
                </w:rPrChange>
              </w:rPr>
            </w:pPr>
            <w:ins w:id="2504" w:author="Jochum, Michael D." w:date="2021-08-03T15:20:00Z">
              <w:r w:rsidRPr="00F7092D">
                <w:rPr>
                  <w:rFonts w:eastAsia="Times New Roman" w:cstheme="minorHAnsi"/>
                  <w:color w:val="000000"/>
                  <w:sz w:val="18"/>
                  <w:szCs w:val="18"/>
                  <w:rPrChange w:id="2505"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506" w:author="Jochum, Michael D." w:date="2021-08-05T14:17:00Z">
              <w:tcPr>
                <w:tcW w:w="362" w:type="pct"/>
                <w:tcBorders>
                  <w:top w:val="nil"/>
                  <w:left w:val="nil"/>
                  <w:bottom w:val="nil"/>
                  <w:right w:val="nil"/>
                </w:tcBorders>
                <w:shd w:val="clear" w:color="auto" w:fill="auto"/>
                <w:noWrap/>
                <w:vAlign w:val="bottom"/>
                <w:hideMark/>
              </w:tcPr>
            </w:tcPrChange>
          </w:tcPr>
          <w:p w14:paraId="29277F72" w14:textId="77777777" w:rsidR="001B3928" w:rsidRPr="00F7092D" w:rsidRDefault="001B3928" w:rsidP="001B3928">
            <w:pPr>
              <w:spacing w:after="0" w:line="240" w:lineRule="auto"/>
              <w:jc w:val="center"/>
              <w:rPr>
                <w:ins w:id="2507" w:author="Jochum, Michael D." w:date="2021-08-03T15:20:00Z"/>
                <w:rFonts w:eastAsia="Times New Roman" w:cstheme="minorHAnsi"/>
                <w:color w:val="000000"/>
                <w:sz w:val="18"/>
                <w:szCs w:val="18"/>
                <w:rPrChange w:id="2508" w:author="Jochum, Michael D." w:date="2021-08-05T16:10:00Z">
                  <w:rPr>
                    <w:ins w:id="2509" w:author="Jochum, Michael D." w:date="2021-08-03T15:20:00Z"/>
                    <w:rFonts w:ascii="Calibri" w:eastAsia="Times New Roman" w:hAnsi="Calibri" w:cs="Calibri"/>
                    <w:color w:val="000000"/>
                  </w:rPr>
                </w:rPrChange>
              </w:rPr>
            </w:pPr>
            <w:ins w:id="2510" w:author="Jochum, Michael D." w:date="2021-08-03T15:20:00Z">
              <w:r w:rsidRPr="00F7092D">
                <w:rPr>
                  <w:rFonts w:eastAsia="Times New Roman" w:cstheme="minorHAnsi"/>
                  <w:color w:val="000000"/>
                  <w:sz w:val="18"/>
                  <w:szCs w:val="18"/>
                  <w:rPrChange w:id="2511"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2512" w:author="Jochum, Michael D." w:date="2021-08-05T14:17:00Z">
              <w:tcPr>
                <w:tcW w:w="316" w:type="pct"/>
                <w:tcBorders>
                  <w:top w:val="nil"/>
                  <w:left w:val="nil"/>
                  <w:bottom w:val="nil"/>
                  <w:right w:val="nil"/>
                </w:tcBorders>
                <w:shd w:val="clear" w:color="auto" w:fill="auto"/>
                <w:noWrap/>
                <w:vAlign w:val="bottom"/>
                <w:hideMark/>
              </w:tcPr>
            </w:tcPrChange>
          </w:tcPr>
          <w:p w14:paraId="6B510789" w14:textId="77777777" w:rsidR="001B3928" w:rsidRPr="00F7092D" w:rsidRDefault="001B3928" w:rsidP="001B3928">
            <w:pPr>
              <w:spacing w:after="0" w:line="240" w:lineRule="auto"/>
              <w:jc w:val="center"/>
              <w:rPr>
                <w:ins w:id="2513" w:author="Jochum, Michael D." w:date="2021-08-03T15:20:00Z"/>
                <w:rFonts w:eastAsia="Times New Roman" w:cstheme="minorHAnsi"/>
                <w:color w:val="000000"/>
                <w:sz w:val="18"/>
                <w:szCs w:val="18"/>
                <w:rPrChange w:id="2514" w:author="Jochum, Michael D." w:date="2021-08-05T16:10:00Z">
                  <w:rPr>
                    <w:ins w:id="2515" w:author="Jochum, Michael D." w:date="2021-08-03T15:20:00Z"/>
                    <w:rFonts w:ascii="Calibri" w:eastAsia="Times New Roman" w:hAnsi="Calibri" w:cs="Calibri"/>
                    <w:color w:val="000000"/>
                  </w:rPr>
                </w:rPrChange>
              </w:rPr>
            </w:pPr>
            <w:ins w:id="2516" w:author="Jochum, Michael D." w:date="2021-08-03T15:20:00Z">
              <w:r w:rsidRPr="00F7092D">
                <w:rPr>
                  <w:rFonts w:eastAsia="Times New Roman" w:cstheme="minorHAnsi"/>
                  <w:color w:val="000000"/>
                  <w:sz w:val="18"/>
                  <w:szCs w:val="18"/>
                  <w:rPrChange w:id="2517"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518" w:author="Jochum, Michael D." w:date="2021-08-05T14:17:00Z">
              <w:tcPr>
                <w:tcW w:w="342" w:type="pct"/>
                <w:tcBorders>
                  <w:top w:val="nil"/>
                  <w:left w:val="nil"/>
                  <w:bottom w:val="nil"/>
                  <w:right w:val="nil"/>
                </w:tcBorders>
                <w:shd w:val="clear" w:color="auto" w:fill="auto"/>
                <w:noWrap/>
                <w:vAlign w:val="bottom"/>
                <w:hideMark/>
              </w:tcPr>
            </w:tcPrChange>
          </w:tcPr>
          <w:p w14:paraId="1E9B0BC8" w14:textId="77777777" w:rsidR="001B3928" w:rsidRPr="00F7092D" w:rsidRDefault="001B3928" w:rsidP="001B3928">
            <w:pPr>
              <w:spacing w:after="0" w:line="240" w:lineRule="auto"/>
              <w:jc w:val="center"/>
              <w:rPr>
                <w:ins w:id="2519" w:author="Jochum, Michael D." w:date="2021-08-03T15:20:00Z"/>
                <w:rFonts w:eastAsia="Times New Roman" w:cstheme="minorHAnsi"/>
                <w:color w:val="000000"/>
                <w:sz w:val="18"/>
                <w:szCs w:val="18"/>
                <w:rPrChange w:id="2520" w:author="Jochum, Michael D." w:date="2021-08-05T16:10:00Z">
                  <w:rPr>
                    <w:ins w:id="2521" w:author="Jochum, Michael D." w:date="2021-08-03T15:20:00Z"/>
                    <w:rFonts w:ascii="Calibri" w:eastAsia="Times New Roman" w:hAnsi="Calibri" w:cs="Calibri"/>
                    <w:color w:val="000000"/>
                  </w:rPr>
                </w:rPrChange>
              </w:rPr>
            </w:pPr>
            <w:ins w:id="2522" w:author="Jochum, Michael D." w:date="2021-08-03T15:20:00Z">
              <w:r w:rsidRPr="00F7092D">
                <w:rPr>
                  <w:rFonts w:eastAsia="Times New Roman" w:cstheme="minorHAnsi"/>
                  <w:color w:val="000000"/>
                  <w:sz w:val="18"/>
                  <w:szCs w:val="18"/>
                  <w:rPrChange w:id="2523"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524" w:author="Jochum, Michael D." w:date="2021-08-05T14:17:00Z">
              <w:tcPr>
                <w:tcW w:w="342" w:type="pct"/>
                <w:tcBorders>
                  <w:top w:val="nil"/>
                  <w:left w:val="nil"/>
                  <w:bottom w:val="nil"/>
                  <w:right w:val="nil"/>
                </w:tcBorders>
                <w:shd w:val="clear" w:color="auto" w:fill="auto"/>
                <w:noWrap/>
                <w:vAlign w:val="bottom"/>
                <w:hideMark/>
              </w:tcPr>
            </w:tcPrChange>
          </w:tcPr>
          <w:p w14:paraId="3D1FB89F" w14:textId="77777777" w:rsidR="001B3928" w:rsidRPr="00F7092D" w:rsidRDefault="001B3928" w:rsidP="001B3928">
            <w:pPr>
              <w:spacing w:after="0" w:line="240" w:lineRule="auto"/>
              <w:jc w:val="center"/>
              <w:rPr>
                <w:ins w:id="2525" w:author="Jochum, Michael D." w:date="2021-08-03T15:20:00Z"/>
                <w:rFonts w:eastAsia="Times New Roman" w:cstheme="minorHAnsi"/>
                <w:color w:val="000000"/>
                <w:sz w:val="18"/>
                <w:szCs w:val="18"/>
                <w:rPrChange w:id="2526" w:author="Jochum, Michael D." w:date="2021-08-05T16:10:00Z">
                  <w:rPr>
                    <w:ins w:id="2527" w:author="Jochum, Michael D." w:date="2021-08-03T15:20:00Z"/>
                    <w:rFonts w:ascii="Calibri" w:eastAsia="Times New Roman" w:hAnsi="Calibri" w:cs="Calibri"/>
                    <w:color w:val="000000"/>
                  </w:rPr>
                </w:rPrChange>
              </w:rPr>
            </w:pPr>
            <w:ins w:id="2528" w:author="Jochum, Michael D." w:date="2021-08-03T15:20:00Z">
              <w:r w:rsidRPr="00F7092D">
                <w:rPr>
                  <w:rFonts w:eastAsia="Times New Roman" w:cstheme="minorHAnsi"/>
                  <w:color w:val="000000"/>
                  <w:sz w:val="18"/>
                  <w:szCs w:val="18"/>
                  <w:rPrChange w:id="2529" w:author="Jochum, Michael D." w:date="2021-08-05T16:10:00Z">
                    <w:rPr>
                      <w:rFonts w:ascii="Calibri" w:eastAsia="Times New Roman" w:hAnsi="Calibri" w:cs="Calibri"/>
                      <w:color w:val="000000"/>
                    </w:rPr>
                  </w:rPrChange>
                </w:rPr>
                <w:t>12.000</w:t>
              </w:r>
            </w:ins>
          </w:p>
        </w:tc>
        <w:tc>
          <w:tcPr>
            <w:tcW w:w="273" w:type="pct"/>
            <w:tcBorders>
              <w:top w:val="nil"/>
              <w:left w:val="nil"/>
              <w:bottom w:val="nil"/>
              <w:right w:val="nil"/>
            </w:tcBorders>
            <w:shd w:val="clear" w:color="auto" w:fill="auto"/>
            <w:noWrap/>
            <w:vAlign w:val="bottom"/>
            <w:hideMark/>
            <w:tcPrChange w:id="2530" w:author="Jochum, Michael D." w:date="2021-08-05T14:17:00Z">
              <w:tcPr>
                <w:tcW w:w="316" w:type="pct"/>
                <w:tcBorders>
                  <w:top w:val="nil"/>
                  <w:left w:val="nil"/>
                  <w:bottom w:val="nil"/>
                  <w:right w:val="nil"/>
                </w:tcBorders>
                <w:shd w:val="clear" w:color="auto" w:fill="auto"/>
                <w:noWrap/>
                <w:vAlign w:val="bottom"/>
                <w:hideMark/>
              </w:tcPr>
            </w:tcPrChange>
          </w:tcPr>
          <w:p w14:paraId="04FA71C0" w14:textId="77777777" w:rsidR="001B3928" w:rsidRPr="00F7092D" w:rsidRDefault="001B3928" w:rsidP="001B3928">
            <w:pPr>
              <w:spacing w:after="0" w:line="240" w:lineRule="auto"/>
              <w:jc w:val="center"/>
              <w:rPr>
                <w:ins w:id="2531" w:author="Jochum, Michael D." w:date="2021-08-03T15:20:00Z"/>
                <w:rFonts w:eastAsia="Times New Roman" w:cstheme="minorHAnsi"/>
                <w:color w:val="000000"/>
                <w:sz w:val="18"/>
                <w:szCs w:val="18"/>
                <w:rPrChange w:id="2532" w:author="Jochum, Michael D." w:date="2021-08-05T16:10:00Z">
                  <w:rPr>
                    <w:ins w:id="2533" w:author="Jochum, Michael D." w:date="2021-08-03T15:20:00Z"/>
                    <w:rFonts w:ascii="Calibri" w:eastAsia="Times New Roman" w:hAnsi="Calibri" w:cs="Calibri"/>
                    <w:color w:val="000000"/>
                  </w:rPr>
                </w:rPrChange>
              </w:rPr>
            </w:pPr>
            <w:ins w:id="2534" w:author="Jochum, Michael D." w:date="2021-08-03T15:20:00Z">
              <w:r w:rsidRPr="00F7092D">
                <w:rPr>
                  <w:rFonts w:eastAsia="Times New Roman" w:cstheme="minorHAnsi"/>
                  <w:color w:val="000000"/>
                  <w:sz w:val="18"/>
                  <w:szCs w:val="18"/>
                  <w:rPrChange w:id="2535"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536" w:author="Jochum, Michael D." w:date="2021-08-05T14:17:00Z">
              <w:tcPr>
                <w:tcW w:w="316" w:type="pct"/>
                <w:tcBorders>
                  <w:top w:val="nil"/>
                  <w:left w:val="nil"/>
                  <w:bottom w:val="nil"/>
                  <w:right w:val="nil"/>
                </w:tcBorders>
                <w:shd w:val="clear" w:color="auto" w:fill="auto"/>
                <w:noWrap/>
                <w:vAlign w:val="bottom"/>
                <w:hideMark/>
              </w:tcPr>
            </w:tcPrChange>
          </w:tcPr>
          <w:p w14:paraId="16EA78E4" w14:textId="77777777" w:rsidR="001B3928" w:rsidRPr="00F7092D" w:rsidRDefault="001B3928" w:rsidP="001B3928">
            <w:pPr>
              <w:spacing w:after="0" w:line="240" w:lineRule="auto"/>
              <w:jc w:val="center"/>
              <w:rPr>
                <w:ins w:id="2537" w:author="Jochum, Michael D." w:date="2021-08-03T15:20:00Z"/>
                <w:rFonts w:eastAsia="Times New Roman" w:cstheme="minorHAnsi"/>
                <w:color w:val="000000"/>
                <w:sz w:val="18"/>
                <w:szCs w:val="18"/>
                <w:rPrChange w:id="2538" w:author="Jochum, Michael D." w:date="2021-08-05T16:10:00Z">
                  <w:rPr>
                    <w:ins w:id="2539" w:author="Jochum, Michael D." w:date="2021-08-03T15:20:00Z"/>
                    <w:rFonts w:ascii="Calibri" w:eastAsia="Times New Roman" w:hAnsi="Calibri" w:cs="Calibri"/>
                    <w:color w:val="000000"/>
                  </w:rPr>
                </w:rPrChange>
              </w:rPr>
            </w:pPr>
            <w:ins w:id="2540" w:author="Jochum, Michael D." w:date="2021-08-03T15:20:00Z">
              <w:r w:rsidRPr="00F7092D">
                <w:rPr>
                  <w:rFonts w:eastAsia="Times New Roman" w:cstheme="minorHAnsi"/>
                  <w:color w:val="000000"/>
                  <w:sz w:val="18"/>
                  <w:szCs w:val="18"/>
                  <w:rPrChange w:id="2541" w:author="Jochum, Michael D." w:date="2021-08-05T16:10:00Z">
                    <w:rPr>
                      <w:rFonts w:ascii="Calibri" w:eastAsia="Times New Roman" w:hAnsi="Calibri" w:cs="Calibri"/>
                      <w:color w:val="000000"/>
                    </w:rPr>
                  </w:rPrChange>
                </w:rPr>
                <w:t>0.004</w:t>
              </w:r>
            </w:ins>
          </w:p>
        </w:tc>
      </w:tr>
      <w:tr w:rsidR="001B3928" w:rsidRPr="00F7092D" w14:paraId="73DB9492" w14:textId="77777777" w:rsidTr="00491314">
        <w:trPr>
          <w:trHeight w:val="300"/>
          <w:ins w:id="2542" w:author="Jochum, Michael D." w:date="2021-08-03T15:20:00Z"/>
          <w:trPrChange w:id="2543"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544" w:author="Jochum, Michael D." w:date="2021-08-05T14:17:00Z">
              <w:tcPr>
                <w:tcW w:w="1858" w:type="pct"/>
                <w:tcBorders>
                  <w:top w:val="nil"/>
                  <w:left w:val="nil"/>
                  <w:bottom w:val="nil"/>
                  <w:right w:val="nil"/>
                </w:tcBorders>
                <w:shd w:val="clear" w:color="auto" w:fill="auto"/>
                <w:noWrap/>
                <w:vAlign w:val="bottom"/>
                <w:hideMark/>
              </w:tcPr>
            </w:tcPrChange>
          </w:tcPr>
          <w:p w14:paraId="136121E1" w14:textId="77777777" w:rsidR="001B3928" w:rsidRPr="00F7092D" w:rsidRDefault="001B3928" w:rsidP="001B3928">
            <w:pPr>
              <w:spacing w:after="0" w:line="240" w:lineRule="auto"/>
              <w:jc w:val="right"/>
              <w:rPr>
                <w:ins w:id="2545" w:author="Jochum, Michael D." w:date="2021-08-03T15:20:00Z"/>
                <w:rFonts w:eastAsia="Times New Roman" w:cstheme="minorHAnsi"/>
                <w:color w:val="000000"/>
                <w:sz w:val="18"/>
                <w:szCs w:val="18"/>
                <w:rPrChange w:id="2546" w:author="Jochum, Michael D." w:date="2021-08-05T16:10:00Z">
                  <w:rPr>
                    <w:ins w:id="2547" w:author="Jochum, Michael D." w:date="2021-08-03T15:20:00Z"/>
                    <w:rFonts w:ascii="Calibri" w:eastAsia="Times New Roman" w:hAnsi="Calibri" w:cs="Calibri"/>
                    <w:color w:val="000000"/>
                  </w:rPr>
                </w:rPrChange>
              </w:rPr>
            </w:pPr>
            <w:ins w:id="2548" w:author="Jochum, Michael D." w:date="2021-08-03T15:20:00Z">
              <w:r w:rsidRPr="00F7092D">
                <w:rPr>
                  <w:rFonts w:eastAsia="Times New Roman" w:cstheme="minorHAnsi"/>
                  <w:color w:val="000000"/>
                  <w:sz w:val="18"/>
                  <w:szCs w:val="18"/>
                  <w:rPrChange w:id="2549" w:author="Jochum, Michael D." w:date="2021-08-05T16:10:00Z">
                    <w:rPr>
                      <w:rFonts w:ascii="Calibri" w:eastAsia="Times New Roman" w:hAnsi="Calibri" w:cs="Calibri"/>
                      <w:color w:val="000000"/>
                    </w:rPr>
                  </w:rPrChange>
                </w:rPr>
                <w:t>transferase activity transferring phosphorus containing groups</w:t>
              </w:r>
            </w:ins>
          </w:p>
        </w:tc>
        <w:tc>
          <w:tcPr>
            <w:tcW w:w="394" w:type="pct"/>
            <w:tcBorders>
              <w:top w:val="nil"/>
              <w:left w:val="nil"/>
              <w:bottom w:val="nil"/>
              <w:right w:val="nil"/>
            </w:tcBorders>
            <w:shd w:val="clear" w:color="auto" w:fill="auto"/>
            <w:noWrap/>
            <w:vAlign w:val="bottom"/>
            <w:hideMark/>
            <w:tcPrChange w:id="2550" w:author="Jochum, Michael D." w:date="2021-08-05T14:17:00Z">
              <w:tcPr>
                <w:tcW w:w="305" w:type="pct"/>
                <w:tcBorders>
                  <w:top w:val="nil"/>
                  <w:left w:val="nil"/>
                  <w:bottom w:val="nil"/>
                  <w:right w:val="nil"/>
                </w:tcBorders>
                <w:shd w:val="clear" w:color="auto" w:fill="auto"/>
                <w:noWrap/>
                <w:vAlign w:val="bottom"/>
                <w:hideMark/>
              </w:tcPr>
            </w:tcPrChange>
          </w:tcPr>
          <w:p w14:paraId="105D66A5" w14:textId="77777777" w:rsidR="001B3928" w:rsidRPr="00F7092D" w:rsidRDefault="001B3928" w:rsidP="001B3928">
            <w:pPr>
              <w:spacing w:after="0" w:line="240" w:lineRule="auto"/>
              <w:jc w:val="center"/>
              <w:rPr>
                <w:ins w:id="2551" w:author="Jochum, Michael D." w:date="2021-08-03T15:20:00Z"/>
                <w:rFonts w:eastAsia="Times New Roman" w:cstheme="minorHAnsi"/>
                <w:color w:val="000000"/>
                <w:sz w:val="18"/>
                <w:szCs w:val="18"/>
                <w:rPrChange w:id="2552" w:author="Jochum, Michael D." w:date="2021-08-05T16:10:00Z">
                  <w:rPr>
                    <w:ins w:id="2553" w:author="Jochum, Michael D." w:date="2021-08-03T15:20:00Z"/>
                    <w:rFonts w:ascii="Calibri" w:eastAsia="Times New Roman" w:hAnsi="Calibri" w:cs="Calibri"/>
                    <w:color w:val="000000"/>
                  </w:rPr>
                </w:rPrChange>
              </w:rPr>
            </w:pPr>
            <w:ins w:id="2554" w:author="Jochum, Michael D." w:date="2021-08-03T15:20:00Z">
              <w:r w:rsidRPr="00F7092D">
                <w:rPr>
                  <w:rFonts w:eastAsia="Times New Roman" w:cstheme="minorHAnsi"/>
                  <w:color w:val="000000"/>
                  <w:sz w:val="18"/>
                  <w:szCs w:val="18"/>
                  <w:rPrChange w:id="2555" w:author="Jochum, Michael D." w:date="2021-08-05T16:10:00Z">
                    <w:rPr>
                      <w:rFonts w:ascii="Calibri" w:eastAsia="Times New Roman" w:hAnsi="Calibri" w:cs="Calibri"/>
                      <w:color w:val="000000"/>
                    </w:rPr>
                  </w:rPrChange>
                </w:rPr>
                <w:t>GO:0016772</w:t>
              </w:r>
            </w:ins>
          </w:p>
        </w:tc>
        <w:tc>
          <w:tcPr>
            <w:tcW w:w="916" w:type="pct"/>
            <w:tcBorders>
              <w:top w:val="nil"/>
              <w:left w:val="nil"/>
              <w:bottom w:val="nil"/>
              <w:right w:val="nil"/>
            </w:tcBorders>
            <w:shd w:val="clear" w:color="auto" w:fill="auto"/>
            <w:noWrap/>
            <w:vAlign w:val="bottom"/>
            <w:hideMark/>
            <w:tcPrChange w:id="2556" w:author="Jochum, Michael D." w:date="2021-08-05T14:17:00Z">
              <w:tcPr>
                <w:tcW w:w="844" w:type="pct"/>
                <w:tcBorders>
                  <w:top w:val="nil"/>
                  <w:left w:val="nil"/>
                  <w:bottom w:val="nil"/>
                  <w:right w:val="nil"/>
                </w:tcBorders>
                <w:shd w:val="clear" w:color="auto" w:fill="auto"/>
                <w:noWrap/>
                <w:vAlign w:val="bottom"/>
                <w:hideMark/>
              </w:tcPr>
            </w:tcPrChange>
          </w:tcPr>
          <w:p w14:paraId="6A377A5E" w14:textId="77777777" w:rsidR="001B3928" w:rsidRPr="00F7092D" w:rsidRDefault="001B3928" w:rsidP="001B3928">
            <w:pPr>
              <w:spacing w:after="0" w:line="240" w:lineRule="auto"/>
              <w:jc w:val="center"/>
              <w:rPr>
                <w:ins w:id="2557" w:author="Jochum, Michael D." w:date="2021-08-03T15:20:00Z"/>
                <w:rFonts w:eastAsia="Times New Roman" w:cstheme="minorHAnsi"/>
                <w:color w:val="000000"/>
                <w:sz w:val="18"/>
                <w:szCs w:val="18"/>
                <w:rPrChange w:id="2558" w:author="Jochum, Michael D." w:date="2021-08-05T16:10:00Z">
                  <w:rPr>
                    <w:ins w:id="2559" w:author="Jochum, Michael D." w:date="2021-08-03T15:20:00Z"/>
                    <w:rFonts w:ascii="Calibri" w:eastAsia="Times New Roman" w:hAnsi="Calibri" w:cs="Calibri"/>
                    <w:color w:val="000000"/>
                  </w:rPr>
                </w:rPrChange>
              </w:rPr>
            </w:pPr>
            <w:ins w:id="2560" w:author="Jochum, Michael D." w:date="2021-08-03T15:20:00Z">
              <w:r w:rsidRPr="00F7092D">
                <w:rPr>
                  <w:rFonts w:eastAsia="Times New Roman" w:cstheme="minorHAnsi"/>
                  <w:color w:val="000000"/>
                  <w:sz w:val="18"/>
                  <w:szCs w:val="18"/>
                  <w:rPrChange w:id="2561"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562" w:author="Jochum, Michael D." w:date="2021-08-05T14:17:00Z">
              <w:tcPr>
                <w:tcW w:w="362" w:type="pct"/>
                <w:tcBorders>
                  <w:top w:val="nil"/>
                  <w:left w:val="nil"/>
                  <w:bottom w:val="nil"/>
                  <w:right w:val="nil"/>
                </w:tcBorders>
                <w:shd w:val="clear" w:color="auto" w:fill="auto"/>
                <w:noWrap/>
                <w:vAlign w:val="bottom"/>
                <w:hideMark/>
              </w:tcPr>
            </w:tcPrChange>
          </w:tcPr>
          <w:p w14:paraId="6D5E4B5A" w14:textId="77777777" w:rsidR="001B3928" w:rsidRPr="00F7092D" w:rsidRDefault="001B3928" w:rsidP="001B3928">
            <w:pPr>
              <w:spacing w:after="0" w:line="240" w:lineRule="auto"/>
              <w:jc w:val="center"/>
              <w:rPr>
                <w:ins w:id="2563" w:author="Jochum, Michael D." w:date="2021-08-03T15:20:00Z"/>
                <w:rFonts w:eastAsia="Times New Roman" w:cstheme="minorHAnsi"/>
                <w:color w:val="000000"/>
                <w:sz w:val="18"/>
                <w:szCs w:val="18"/>
                <w:rPrChange w:id="2564" w:author="Jochum, Michael D." w:date="2021-08-05T16:10:00Z">
                  <w:rPr>
                    <w:ins w:id="2565" w:author="Jochum, Michael D." w:date="2021-08-03T15:20:00Z"/>
                    <w:rFonts w:ascii="Calibri" w:eastAsia="Times New Roman" w:hAnsi="Calibri" w:cs="Calibri"/>
                    <w:color w:val="000000"/>
                  </w:rPr>
                </w:rPrChange>
              </w:rPr>
            </w:pPr>
            <w:ins w:id="2566" w:author="Jochum, Michael D." w:date="2021-08-03T15:20:00Z">
              <w:r w:rsidRPr="00F7092D">
                <w:rPr>
                  <w:rFonts w:eastAsia="Times New Roman" w:cstheme="minorHAnsi"/>
                  <w:color w:val="000000"/>
                  <w:sz w:val="18"/>
                  <w:szCs w:val="18"/>
                  <w:rPrChange w:id="2567"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Change w:id="2568" w:author="Jochum, Michael D." w:date="2021-08-05T14:17:00Z">
              <w:tcPr>
                <w:tcW w:w="316" w:type="pct"/>
                <w:tcBorders>
                  <w:top w:val="nil"/>
                  <w:left w:val="nil"/>
                  <w:bottom w:val="nil"/>
                  <w:right w:val="nil"/>
                </w:tcBorders>
                <w:shd w:val="clear" w:color="auto" w:fill="auto"/>
                <w:noWrap/>
                <w:vAlign w:val="bottom"/>
                <w:hideMark/>
              </w:tcPr>
            </w:tcPrChange>
          </w:tcPr>
          <w:p w14:paraId="557DA86A" w14:textId="77777777" w:rsidR="001B3928" w:rsidRPr="00F7092D" w:rsidRDefault="001B3928" w:rsidP="001B3928">
            <w:pPr>
              <w:spacing w:after="0" w:line="240" w:lineRule="auto"/>
              <w:jc w:val="center"/>
              <w:rPr>
                <w:ins w:id="2569" w:author="Jochum, Michael D." w:date="2021-08-03T15:20:00Z"/>
                <w:rFonts w:eastAsia="Times New Roman" w:cstheme="minorHAnsi"/>
                <w:color w:val="000000"/>
                <w:sz w:val="18"/>
                <w:szCs w:val="18"/>
                <w:rPrChange w:id="2570" w:author="Jochum, Michael D." w:date="2021-08-05T16:10:00Z">
                  <w:rPr>
                    <w:ins w:id="2571" w:author="Jochum, Michael D." w:date="2021-08-03T15:20:00Z"/>
                    <w:rFonts w:ascii="Calibri" w:eastAsia="Times New Roman" w:hAnsi="Calibri" w:cs="Calibri"/>
                    <w:color w:val="000000"/>
                  </w:rPr>
                </w:rPrChange>
              </w:rPr>
            </w:pPr>
            <w:ins w:id="2572" w:author="Jochum, Michael D." w:date="2021-08-03T15:20:00Z">
              <w:r w:rsidRPr="00F7092D">
                <w:rPr>
                  <w:rFonts w:eastAsia="Times New Roman" w:cstheme="minorHAnsi"/>
                  <w:color w:val="000000"/>
                  <w:sz w:val="18"/>
                  <w:szCs w:val="18"/>
                  <w:rPrChange w:id="2573"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574" w:author="Jochum, Michael D." w:date="2021-08-05T14:17:00Z">
              <w:tcPr>
                <w:tcW w:w="342" w:type="pct"/>
                <w:tcBorders>
                  <w:top w:val="nil"/>
                  <w:left w:val="nil"/>
                  <w:bottom w:val="nil"/>
                  <w:right w:val="nil"/>
                </w:tcBorders>
                <w:shd w:val="clear" w:color="auto" w:fill="auto"/>
                <w:noWrap/>
                <w:vAlign w:val="bottom"/>
                <w:hideMark/>
              </w:tcPr>
            </w:tcPrChange>
          </w:tcPr>
          <w:p w14:paraId="50B2D9ED" w14:textId="77777777" w:rsidR="001B3928" w:rsidRPr="00F7092D" w:rsidRDefault="001B3928" w:rsidP="001B3928">
            <w:pPr>
              <w:spacing w:after="0" w:line="240" w:lineRule="auto"/>
              <w:jc w:val="center"/>
              <w:rPr>
                <w:ins w:id="2575" w:author="Jochum, Michael D." w:date="2021-08-03T15:20:00Z"/>
                <w:rFonts w:eastAsia="Times New Roman" w:cstheme="minorHAnsi"/>
                <w:color w:val="000000"/>
                <w:sz w:val="18"/>
                <w:szCs w:val="18"/>
                <w:rPrChange w:id="2576" w:author="Jochum, Michael D." w:date="2021-08-05T16:10:00Z">
                  <w:rPr>
                    <w:ins w:id="2577" w:author="Jochum, Michael D." w:date="2021-08-03T15:20:00Z"/>
                    <w:rFonts w:ascii="Calibri" w:eastAsia="Times New Roman" w:hAnsi="Calibri" w:cs="Calibri"/>
                    <w:color w:val="000000"/>
                  </w:rPr>
                </w:rPrChange>
              </w:rPr>
            </w:pPr>
            <w:ins w:id="2578" w:author="Jochum, Michael D." w:date="2021-08-03T15:20:00Z">
              <w:r w:rsidRPr="00F7092D">
                <w:rPr>
                  <w:rFonts w:eastAsia="Times New Roman" w:cstheme="minorHAnsi"/>
                  <w:color w:val="000000"/>
                  <w:sz w:val="18"/>
                  <w:szCs w:val="18"/>
                  <w:rPrChange w:id="2579"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580" w:author="Jochum, Michael D." w:date="2021-08-05T14:17:00Z">
              <w:tcPr>
                <w:tcW w:w="342" w:type="pct"/>
                <w:tcBorders>
                  <w:top w:val="nil"/>
                  <w:left w:val="nil"/>
                  <w:bottom w:val="nil"/>
                  <w:right w:val="nil"/>
                </w:tcBorders>
                <w:shd w:val="clear" w:color="auto" w:fill="auto"/>
                <w:noWrap/>
                <w:vAlign w:val="bottom"/>
                <w:hideMark/>
              </w:tcPr>
            </w:tcPrChange>
          </w:tcPr>
          <w:p w14:paraId="785F36C1" w14:textId="77777777" w:rsidR="001B3928" w:rsidRPr="00F7092D" w:rsidRDefault="001B3928" w:rsidP="001B3928">
            <w:pPr>
              <w:spacing w:after="0" w:line="240" w:lineRule="auto"/>
              <w:jc w:val="center"/>
              <w:rPr>
                <w:ins w:id="2581" w:author="Jochum, Michael D." w:date="2021-08-03T15:20:00Z"/>
                <w:rFonts w:eastAsia="Times New Roman" w:cstheme="minorHAnsi"/>
                <w:color w:val="000000"/>
                <w:sz w:val="18"/>
                <w:szCs w:val="18"/>
                <w:rPrChange w:id="2582" w:author="Jochum, Michael D." w:date="2021-08-05T16:10:00Z">
                  <w:rPr>
                    <w:ins w:id="2583" w:author="Jochum, Michael D." w:date="2021-08-03T15:20:00Z"/>
                    <w:rFonts w:ascii="Calibri" w:eastAsia="Times New Roman" w:hAnsi="Calibri" w:cs="Calibri"/>
                    <w:color w:val="000000"/>
                  </w:rPr>
                </w:rPrChange>
              </w:rPr>
            </w:pPr>
            <w:ins w:id="2584" w:author="Jochum, Michael D." w:date="2021-08-03T15:20:00Z">
              <w:r w:rsidRPr="00F7092D">
                <w:rPr>
                  <w:rFonts w:eastAsia="Times New Roman" w:cstheme="minorHAnsi"/>
                  <w:color w:val="000000"/>
                  <w:sz w:val="18"/>
                  <w:szCs w:val="18"/>
                  <w:rPrChange w:id="2585" w:author="Jochum, Michael D." w:date="2021-08-05T16:10:00Z">
                    <w:rPr>
                      <w:rFonts w:ascii="Calibri" w:eastAsia="Times New Roman" w:hAnsi="Calibri" w:cs="Calibri"/>
                      <w:color w:val="000000"/>
                    </w:rPr>
                  </w:rPrChange>
                </w:rPr>
                <w:t>14.000</w:t>
              </w:r>
            </w:ins>
          </w:p>
        </w:tc>
        <w:tc>
          <w:tcPr>
            <w:tcW w:w="273" w:type="pct"/>
            <w:tcBorders>
              <w:top w:val="nil"/>
              <w:left w:val="nil"/>
              <w:bottom w:val="nil"/>
              <w:right w:val="nil"/>
            </w:tcBorders>
            <w:shd w:val="clear" w:color="auto" w:fill="auto"/>
            <w:noWrap/>
            <w:vAlign w:val="bottom"/>
            <w:hideMark/>
            <w:tcPrChange w:id="2586" w:author="Jochum, Michael D." w:date="2021-08-05T14:17:00Z">
              <w:tcPr>
                <w:tcW w:w="316" w:type="pct"/>
                <w:tcBorders>
                  <w:top w:val="nil"/>
                  <w:left w:val="nil"/>
                  <w:bottom w:val="nil"/>
                  <w:right w:val="nil"/>
                </w:tcBorders>
                <w:shd w:val="clear" w:color="auto" w:fill="auto"/>
                <w:noWrap/>
                <w:vAlign w:val="bottom"/>
                <w:hideMark/>
              </w:tcPr>
            </w:tcPrChange>
          </w:tcPr>
          <w:p w14:paraId="77C48C43" w14:textId="77777777" w:rsidR="001B3928" w:rsidRPr="00F7092D" w:rsidRDefault="001B3928" w:rsidP="001B3928">
            <w:pPr>
              <w:spacing w:after="0" w:line="240" w:lineRule="auto"/>
              <w:jc w:val="center"/>
              <w:rPr>
                <w:ins w:id="2587" w:author="Jochum, Michael D." w:date="2021-08-03T15:20:00Z"/>
                <w:rFonts w:eastAsia="Times New Roman" w:cstheme="minorHAnsi"/>
                <w:color w:val="000000"/>
                <w:sz w:val="18"/>
                <w:szCs w:val="18"/>
                <w:rPrChange w:id="2588" w:author="Jochum, Michael D." w:date="2021-08-05T16:10:00Z">
                  <w:rPr>
                    <w:ins w:id="2589" w:author="Jochum, Michael D." w:date="2021-08-03T15:20:00Z"/>
                    <w:rFonts w:ascii="Calibri" w:eastAsia="Times New Roman" w:hAnsi="Calibri" w:cs="Calibri"/>
                    <w:color w:val="000000"/>
                  </w:rPr>
                </w:rPrChange>
              </w:rPr>
            </w:pPr>
            <w:ins w:id="2590" w:author="Jochum, Michael D." w:date="2021-08-03T15:20:00Z">
              <w:r w:rsidRPr="00F7092D">
                <w:rPr>
                  <w:rFonts w:eastAsia="Times New Roman" w:cstheme="minorHAnsi"/>
                  <w:color w:val="000000"/>
                  <w:sz w:val="18"/>
                  <w:szCs w:val="18"/>
                  <w:rPrChange w:id="2591"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592" w:author="Jochum, Michael D." w:date="2021-08-05T14:17:00Z">
              <w:tcPr>
                <w:tcW w:w="316" w:type="pct"/>
                <w:tcBorders>
                  <w:top w:val="nil"/>
                  <w:left w:val="nil"/>
                  <w:bottom w:val="nil"/>
                  <w:right w:val="nil"/>
                </w:tcBorders>
                <w:shd w:val="clear" w:color="auto" w:fill="auto"/>
                <w:noWrap/>
                <w:vAlign w:val="bottom"/>
                <w:hideMark/>
              </w:tcPr>
            </w:tcPrChange>
          </w:tcPr>
          <w:p w14:paraId="4A45D3CF" w14:textId="77777777" w:rsidR="001B3928" w:rsidRPr="00F7092D" w:rsidRDefault="001B3928" w:rsidP="001B3928">
            <w:pPr>
              <w:spacing w:after="0" w:line="240" w:lineRule="auto"/>
              <w:jc w:val="center"/>
              <w:rPr>
                <w:ins w:id="2593" w:author="Jochum, Michael D." w:date="2021-08-03T15:20:00Z"/>
                <w:rFonts w:eastAsia="Times New Roman" w:cstheme="minorHAnsi"/>
                <w:color w:val="000000"/>
                <w:sz w:val="18"/>
                <w:szCs w:val="18"/>
                <w:rPrChange w:id="2594" w:author="Jochum, Michael D." w:date="2021-08-05T16:10:00Z">
                  <w:rPr>
                    <w:ins w:id="2595" w:author="Jochum, Michael D." w:date="2021-08-03T15:20:00Z"/>
                    <w:rFonts w:ascii="Calibri" w:eastAsia="Times New Roman" w:hAnsi="Calibri" w:cs="Calibri"/>
                    <w:color w:val="000000"/>
                  </w:rPr>
                </w:rPrChange>
              </w:rPr>
            </w:pPr>
            <w:ins w:id="2596" w:author="Jochum, Michael D." w:date="2021-08-03T15:20:00Z">
              <w:r w:rsidRPr="00F7092D">
                <w:rPr>
                  <w:rFonts w:eastAsia="Times New Roman" w:cstheme="minorHAnsi"/>
                  <w:color w:val="000000"/>
                  <w:sz w:val="18"/>
                  <w:szCs w:val="18"/>
                  <w:rPrChange w:id="2597" w:author="Jochum, Michael D." w:date="2021-08-05T16:10:00Z">
                    <w:rPr>
                      <w:rFonts w:ascii="Calibri" w:eastAsia="Times New Roman" w:hAnsi="Calibri" w:cs="Calibri"/>
                      <w:color w:val="000000"/>
                    </w:rPr>
                  </w:rPrChange>
                </w:rPr>
                <w:t>0.004</w:t>
              </w:r>
            </w:ins>
          </w:p>
        </w:tc>
      </w:tr>
      <w:tr w:rsidR="001B3928" w:rsidRPr="00F7092D" w14:paraId="32C23621" w14:textId="77777777" w:rsidTr="00491314">
        <w:trPr>
          <w:trHeight w:val="300"/>
          <w:ins w:id="2598" w:author="Jochum, Michael D." w:date="2021-08-03T15:20:00Z"/>
          <w:trPrChange w:id="2599"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600" w:author="Jochum, Michael D." w:date="2021-08-05T14:17:00Z">
              <w:tcPr>
                <w:tcW w:w="1858" w:type="pct"/>
                <w:tcBorders>
                  <w:top w:val="nil"/>
                  <w:left w:val="nil"/>
                  <w:bottom w:val="nil"/>
                  <w:right w:val="nil"/>
                </w:tcBorders>
                <w:shd w:val="clear" w:color="auto" w:fill="auto"/>
                <w:noWrap/>
                <w:vAlign w:val="bottom"/>
                <w:hideMark/>
              </w:tcPr>
            </w:tcPrChange>
          </w:tcPr>
          <w:p w14:paraId="49DFA637" w14:textId="77777777" w:rsidR="001B3928" w:rsidRPr="00F7092D" w:rsidRDefault="001B3928" w:rsidP="001B3928">
            <w:pPr>
              <w:spacing w:after="0" w:line="240" w:lineRule="auto"/>
              <w:jc w:val="right"/>
              <w:rPr>
                <w:ins w:id="2601" w:author="Jochum, Michael D." w:date="2021-08-03T15:20:00Z"/>
                <w:rFonts w:eastAsia="Times New Roman" w:cstheme="minorHAnsi"/>
                <w:color w:val="000000"/>
                <w:sz w:val="18"/>
                <w:szCs w:val="18"/>
                <w:rPrChange w:id="2602" w:author="Jochum, Michael D." w:date="2021-08-05T16:10:00Z">
                  <w:rPr>
                    <w:ins w:id="2603" w:author="Jochum, Michael D." w:date="2021-08-03T15:20:00Z"/>
                    <w:rFonts w:ascii="Calibri" w:eastAsia="Times New Roman" w:hAnsi="Calibri" w:cs="Calibri"/>
                    <w:color w:val="000000"/>
                  </w:rPr>
                </w:rPrChange>
              </w:rPr>
            </w:pPr>
            <w:ins w:id="2604" w:author="Jochum, Michael D." w:date="2021-08-03T15:20:00Z">
              <w:r w:rsidRPr="00F7092D">
                <w:rPr>
                  <w:rFonts w:eastAsia="Times New Roman" w:cstheme="minorHAnsi"/>
                  <w:color w:val="000000"/>
                  <w:sz w:val="18"/>
                  <w:szCs w:val="18"/>
                  <w:rPrChange w:id="2605" w:author="Jochum, Michael D." w:date="2021-08-05T16:10:00Z">
                    <w:rPr>
                      <w:rFonts w:ascii="Calibri" w:eastAsia="Times New Roman" w:hAnsi="Calibri" w:cs="Calibri"/>
                      <w:color w:val="000000"/>
                    </w:rPr>
                  </w:rPrChange>
                </w:rPr>
                <w:t xml:space="preserve">cellular metabolic process </w:t>
              </w:r>
            </w:ins>
          </w:p>
        </w:tc>
        <w:tc>
          <w:tcPr>
            <w:tcW w:w="394" w:type="pct"/>
            <w:tcBorders>
              <w:top w:val="nil"/>
              <w:left w:val="nil"/>
              <w:bottom w:val="nil"/>
              <w:right w:val="nil"/>
            </w:tcBorders>
            <w:shd w:val="clear" w:color="auto" w:fill="auto"/>
            <w:noWrap/>
            <w:vAlign w:val="bottom"/>
            <w:hideMark/>
            <w:tcPrChange w:id="2606" w:author="Jochum, Michael D." w:date="2021-08-05T14:17:00Z">
              <w:tcPr>
                <w:tcW w:w="305" w:type="pct"/>
                <w:tcBorders>
                  <w:top w:val="nil"/>
                  <w:left w:val="nil"/>
                  <w:bottom w:val="nil"/>
                  <w:right w:val="nil"/>
                </w:tcBorders>
                <w:shd w:val="clear" w:color="auto" w:fill="auto"/>
                <w:noWrap/>
                <w:vAlign w:val="bottom"/>
                <w:hideMark/>
              </w:tcPr>
            </w:tcPrChange>
          </w:tcPr>
          <w:p w14:paraId="23F86B84" w14:textId="77777777" w:rsidR="001B3928" w:rsidRPr="00F7092D" w:rsidRDefault="001B3928" w:rsidP="001B3928">
            <w:pPr>
              <w:spacing w:after="0" w:line="240" w:lineRule="auto"/>
              <w:jc w:val="center"/>
              <w:rPr>
                <w:ins w:id="2607" w:author="Jochum, Michael D." w:date="2021-08-03T15:20:00Z"/>
                <w:rFonts w:eastAsia="Times New Roman" w:cstheme="minorHAnsi"/>
                <w:color w:val="000000"/>
                <w:sz w:val="18"/>
                <w:szCs w:val="18"/>
                <w:rPrChange w:id="2608" w:author="Jochum, Michael D." w:date="2021-08-05T16:10:00Z">
                  <w:rPr>
                    <w:ins w:id="2609" w:author="Jochum, Michael D." w:date="2021-08-03T15:20:00Z"/>
                    <w:rFonts w:ascii="Calibri" w:eastAsia="Times New Roman" w:hAnsi="Calibri" w:cs="Calibri"/>
                    <w:color w:val="000000"/>
                  </w:rPr>
                </w:rPrChange>
              </w:rPr>
            </w:pPr>
            <w:ins w:id="2610" w:author="Jochum, Michael D." w:date="2021-08-03T15:20:00Z">
              <w:r w:rsidRPr="00F7092D">
                <w:rPr>
                  <w:rFonts w:eastAsia="Times New Roman" w:cstheme="minorHAnsi"/>
                  <w:color w:val="000000"/>
                  <w:sz w:val="18"/>
                  <w:szCs w:val="18"/>
                  <w:rPrChange w:id="2611" w:author="Jochum, Michael D." w:date="2021-08-05T16:10:00Z">
                    <w:rPr>
                      <w:rFonts w:ascii="Calibri" w:eastAsia="Times New Roman" w:hAnsi="Calibri" w:cs="Calibri"/>
                      <w:color w:val="000000"/>
                    </w:rPr>
                  </w:rPrChange>
                </w:rPr>
                <w:t>GO:0044237</w:t>
              </w:r>
            </w:ins>
          </w:p>
        </w:tc>
        <w:tc>
          <w:tcPr>
            <w:tcW w:w="916" w:type="pct"/>
            <w:tcBorders>
              <w:top w:val="nil"/>
              <w:left w:val="nil"/>
              <w:bottom w:val="nil"/>
              <w:right w:val="nil"/>
            </w:tcBorders>
            <w:shd w:val="clear" w:color="auto" w:fill="auto"/>
            <w:noWrap/>
            <w:vAlign w:val="bottom"/>
            <w:hideMark/>
            <w:tcPrChange w:id="2612" w:author="Jochum, Michael D." w:date="2021-08-05T14:17:00Z">
              <w:tcPr>
                <w:tcW w:w="844" w:type="pct"/>
                <w:tcBorders>
                  <w:top w:val="nil"/>
                  <w:left w:val="nil"/>
                  <w:bottom w:val="nil"/>
                  <w:right w:val="nil"/>
                </w:tcBorders>
                <w:shd w:val="clear" w:color="auto" w:fill="auto"/>
                <w:noWrap/>
                <w:vAlign w:val="bottom"/>
                <w:hideMark/>
              </w:tcPr>
            </w:tcPrChange>
          </w:tcPr>
          <w:p w14:paraId="0C417123" w14:textId="77777777" w:rsidR="001B3928" w:rsidRPr="00F7092D" w:rsidRDefault="001B3928" w:rsidP="001B3928">
            <w:pPr>
              <w:spacing w:after="0" w:line="240" w:lineRule="auto"/>
              <w:jc w:val="center"/>
              <w:rPr>
                <w:ins w:id="2613" w:author="Jochum, Michael D." w:date="2021-08-03T15:20:00Z"/>
                <w:rFonts w:eastAsia="Times New Roman" w:cstheme="minorHAnsi"/>
                <w:color w:val="000000"/>
                <w:sz w:val="18"/>
                <w:szCs w:val="18"/>
                <w:rPrChange w:id="2614" w:author="Jochum, Michael D." w:date="2021-08-05T16:10:00Z">
                  <w:rPr>
                    <w:ins w:id="2615" w:author="Jochum, Michael D." w:date="2021-08-03T15:20:00Z"/>
                    <w:rFonts w:ascii="Calibri" w:eastAsia="Times New Roman" w:hAnsi="Calibri" w:cs="Calibri"/>
                    <w:color w:val="000000"/>
                  </w:rPr>
                </w:rPrChange>
              </w:rPr>
            </w:pPr>
            <w:ins w:id="2616" w:author="Jochum, Michael D." w:date="2021-08-03T15:20:00Z">
              <w:r w:rsidRPr="00F7092D">
                <w:rPr>
                  <w:rFonts w:eastAsia="Times New Roman" w:cstheme="minorHAnsi"/>
                  <w:color w:val="000000"/>
                  <w:sz w:val="18"/>
                  <w:szCs w:val="18"/>
                  <w:rPrChange w:id="2617"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618" w:author="Jochum, Michael D." w:date="2021-08-05T14:17:00Z">
              <w:tcPr>
                <w:tcW w:w="362" w:type="pct"/>
                <w:tcBorders>
                  <w:top w:val="nil"/>
                  <w:left w:val="nil"/>
                  <w:bottom w:val="nil"/>
                  <w:right w:val="nil"/>
                </w:tcBorders>
                <w:shd w:val="clear" w:color="auto" w:fill="auto"/>
                <w:noWrap/>
                <w:vAlign w:val="bottom"/>
                <w:hideMark/>
              </w:tcPr>
            </w:tcPrChange>
          </w:tcPr>
          <w:p w14:paraId="459DF872" w14:textId="77777777" w:rsidR="001B3928" w:rsidRPr="00F7092D" w:rsidRDefault="001B3928" w:rsidP="001B3928">
            <w:pPr>
              <w:spacing w:after="0" w:line="240" w:lineRule="auto"/>
              <w:jc w:val="center"/>
              <w:rPr>
                <w:ins w:id="2619" w:author="Jochum, Michael D." w:date="2021-08-03T15:20:00Z"/>
                <w:rFonts w:eastAsia="Times New Roman" w:cstheme="minorHAnsi"/>
                <w:color w:val="000000"/>
                <w:sz w:val="18"/>
                <w:szCs w:val="18"/>
                <w:rPrChange w:id="2620" w:author="Jochum, Michael D." w:date="2021-08-05T16:10:00Z">
                  <w:rPr>
                    <w:ins w:id="2621" w:author="Jochum, Michael D." w:date="2021-08-03T15:20:00Z"/>
                    <w:rFonts w:ascii="Calibri" w:eastAsia="Times New Roman" w:hAnsi="Calibri" w:cs="Calibri"/>
                    <w:color w:val="000000"/>
                  </w:rPr>
                </w:rPrChange>
              </w:rPr>
            </w:pPr>
            <w:ins w:id="2622" w:author="Jochum, Michael D." w:date="2021-08-03T15:20:00Z">
              <w:r w:rsidRPr="00F7092D">
                <w:rPr>
                  <w:rFonts w:eastAsia="Times New Roman" w:cstheme="minorHAnsi"/>
                  <w:color w:val="000000"/>
                  <w:sz w:val="18"/>
                  <w:szCs w:val="18"/>
                  <w:rPrChange w:id="2623"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2624" w:author="Jochum, Michael D." w:date="2021-08-05T14:17:00Z">
              <w:tcPr>
                <w:tcW w:w="316" w:type="pct"/>
                <w:tcBorders>
                  <w:top w:val="nil"/>
                  <w:left w:val="nil"/>
                  <w:bottom w:val="nil"/>
                  <w:right w:val="nil"/>
                </w:tcBorders>
                <w:shd w:val="clear" w:color="auto" w:fill="auto"/>
                <w:noWrap/>
                <w:vAlign w:val="bottom"/>
                <w:hideMark/>
              </w:tcPr>
            </w:tcPrChange>
          </w:tcPr>
          <w:p w14:paraId="5851181C" w14:textId="77777777" w:rsidR="001B3928" w:rsidRPr="00F7092D" w:rsidRDefault="001B3928" w:rsidP="001B3928">
            <w:pPr>
              <w:spacing w:after="0" w:line="240" w:lineRule="auto"/>
              <w:jc w:val="center"/>
              <w:rPr>
                <w:ins w:id="2625" w:author="Jochum, Michael D." w:date="2021-08-03T15:20:00Z"/>
                <w:rFonts w:eastAsia="Times New Roman" w:cstheme="minorHAnsi"/>
                <w:color w:val="000000"/>
                <w:sz w:val="18"/>
                <w:szCs w:val="18"/>
                <w:rPrChange w:id="2626" w:author="Jochum, Michael D." w:date="2021-08-05T16:10:00Z">
                  <w:rPr>
                    <w:ins w:id="2627" w:author="Jochum, Michael D." w:date="2021-08-03T15:20:00Z"/>
                    <w:rFonts w:ascii="Calibri" w:eastAsia="Times New Roman" w:hAnsi="Calibri" w:cs="Calibri"/>
                    <w:color w:val="000000"/>
                  </w:rPr>
                </w:rPrChange>
              </w:rPr>
            </w:pPr>
            <w:ins w:id="2628" w:author="Jochum, Michael D." w:date="2021-08-03T15:20:00Z">
              <w:r w:rsidRPr="00F7092D">
                <w:rPr>
                  <w:rFonts w:eastAsia="Times New Roman" w:cstheme="minorHAnsi"/>
                  <w:color w:val="000000"/>
                  <w:sz w:val="18"/>
                  <w:szCs w:val="18"/>
                  <w:rPrChange w:id="2629"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630" w:author="Jochum, Michael D." w:date="2021-08-05T14:17:00Z">
              <w:tcPr>
                <w:tcW w:w="342" w:type="pct"/>
                <w:tcBorders>
                  <w:top w:val="nil"/>
                  <w:left w:val="nil"/>
                  <w:bottom w:val="nil"/>
                  <w:right w:val="nil"/>
                </w:tcBorders>
                <w:shd w:val="clear" w:color="auto" w:fill="auto"/>
                <w:noWrap/>
                <w:vAlign w:val="bottom"/>
                <w:hideMark/>
              </w:tcPr>
            </w:tcPrChange>
          </w:tcPr>
          <w:p w14:paraId="3A16DD30" w14:textId="77777777" w:rsidR="001B3928" w:rsidRPr="00F7092D" w:rsidRDefault="001B3928" w:rsidP="001B3928">
            <w:pPr>
              <w:spacing w:after="0" w:line="240" w:lineRule="auto"/>
              <w:jc w:val="center"/>
              <w:rPr>
                <w:ins w:id="2631" w:author="Jochum, Michael D." w:date="2021-08-03T15:20:00Z"/>
                <w:rFonts w:eastAsia="Times New Roman" w:cstheme="minorHAnsi"/>
                <w:color w:val="000000"/>
                <w:sz w:val="18"/>
                <w:szCs w:val="18"/>
                <w:rPrChange w:id="2632" w:author="Jochum, Michael D." w:date="2021-08-05T16:10:00Z">
                  <w:rPr>
                    <w:ins w:id="2633" w:author="Jochum, Michael D." w:date="2021-08-03T15:20:00Z"/>
                    <w:rFonts w:ascii="Calibri" w:eastAsia="Times New Roman" w:hAnsi="Calibri" w:cs="Calibri"/>
                    <w:color w:val="000000"/>
                  </w:rPr>
                </w:rPrChange>
              </w:rPr>
            </w:pPr>
            <w:ins w:id="2634" w:author="Jochum, Michael D." w:date="2021-08-03T15:20:00Z">
              <w:r w:rsidRPr="00F7092D">
                <w:rPr>
                  <w:rFonts w:eastAsia="Times New Roman" w:cstheme="minorHAnsi"/>
                  <w:color w:val="000000"/>
                  <w:sz w:val="18"/>
                  <w:szCs w:val="18"/>
                  <w:rPrChange w:id="2635"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636" w:author="Jochum, Michael D." w:date="2021-08-05T14:17:00Z">
              <w:tcPr>
                <w:tcW w:w="342" w:type="pct"/>
                <w:tcBorders>
                  <w:top w:val="nil"/>
                  <w:left w:val="nil"/>
                  <w:bottom w:val="nil"/>
                  <w:right w:val="nil"/>
                </w:tcBorders>
                <w:shd w:val="clear" w:color="auto" w:fill="auto"/>
                <w:noWrap/>
                <w:vAlign w:val="bottom"/>
                <w:hideMark/>
              </w:tcPr>
            </w:tcPrChange>
          </w:tcPr>
          <w:p w14:paraId="1A304D50" w14:textId="77777777" w:rsidR="001B3928" w:rsidRPr="00F7092D" w:rsidRDefault="001B3928" w:rsidP="001B3928">
            <w:pPr>
              <w:spacing w:after="0" w:line="240" w:lineRule="auto"/>
              <w:jc w:val="center"/>
              <w:rPr>
                <w:ins w:id="2637" w:author="Jochum, Michael D." w:date="2021-08-03T15:20:00Z"/>
                <w:rFonts w:eastAsia="Times New Roman" w:cstheme="minorHAnsi"/>
                <w:color w:val="000000"/>
                <w:sz w:val="18"/>
                <w:szCs w:val="18"/>
                <w:rPrChange w:id="2638" w:author="Jochum, Michael D." w:date="2021-08-05T16:10:00Z">
                  <w:rPr>
                    <w:ins w:id="2639" w:author="Jochum, Michael D." w:date="2021-08-03T15:20:00Z"/>
                    <w:rFonts w:ascii="Calibri" w:eastAsia="Times New Roman" w:hAnsi="Calibri" w:cs="Calibri"/>
                    <w:color w:val="000000"/>
                  </w:rPr>
                </w:rPrChange>
              </w:rPr>
            </w:pPr>
            <w:ins w:id="2640" w:author="Jochum, Michael D." w:date="2021-08-03T15:20:00Z">
              <w:r w:rsidRPr="00F7092D">
                <w:rPr>
                  <w:rFonts w:eastAsia="Times New Roman" w:cstheme="minorHAnsi"/>
                  <w:color w:val="000000"/>
                  <w:sz w:val="18"/>
                  <w:szCs w:val="18"/>
                  <w:rPrChange w:id="2641" w:author="Jochum, Michael D." w:date="2021-08-05T16:10:00Z">
                    <w:rPr>
                      <w:rFonts w:ascii="Calibri" w:eastAsia="Times New Roman" w:hAnsi="Calibri" w:cs="Calibri"/>
                      <w:color w:val="000000"/>
                    </w:rPr>
                  </w:rPrChange>
                </w:rPr>
                <w:t>72.000</w:t>
              </w:r>
            </w:ins>
          </w:p>
        </w:tc>
        <w:tc>
          <w:tcPr>
            <w:tcW w:w="273" w:type="pct"/>
            <w:tcBorders>
              <w:top w:val="nil"/>
              <w:left w:val="nil"/>
              <w:bottom w:val="nil"/>
              <w:right w:val="nil"/>
            </w:tcBorders>
            <w:shd w:val="clear" w:color="auto" w:fill="auto"/>
            <w:noWrap/>
            <w:vAlign w:val="bottom"/>
            <w:hideMark/>
            <w:tcPrChange w:id="2642" w:author="Jochum, Michael D." w:date="2021-08-05T14:17:00Z">
              <w:tcPr>
                <w:tcW w:w="316" w:type="pct"/>
                <w:tcBorders>
                  <w:top w:val="nil"/>
                  <w:left w:val="nil"/>
                  <w:bottom w:val="nil"/>
                  <w:right w:val="nil"/>
                </w:tcBorders>
                <w:shd w:val="clear" w:color="auto" w:fill="auto"/>
                <w:noWrap/>
                <w:vAlign w:val="bottom"/>
                <w:hideMark/>
              </w:tcPr>
            </w:tcPrChange>
          </w:tcPr>
          <w:p w14:paraId="4A12A57E" w14:textId="77777777" w:rsidR="001B3928" w:rsidRPr="00F7092D" w:rsidRDefault="001B3928" w:rsidP="001B3928">
            <w:pPr>
              <w:spacing w:after="0" w:line="240" w:lineRule="auto"/>
              <w:jc w:val="center"/>
              <w:rPr>
                <w:ins w:id="2643" w:author="Jochum, Michael D." w:date="2021-08-03T15:20:00Z"/>
                <w:rFonts w:eastAsia="Times New Roman" w:cstheme="minorHAnsi"/>
                <w:color w:val="000000"/>
                <w:sz w:val="18"/>
                <w:szCs w:val="18"/>
                <w:rPrChange w:id="2644" w:author="Jochum, Michael D." w:date="2021-08-05T16:10:00Z">
                  <w:rPr>
                    <w:ins w:id="2645" w:author="Jochum, Michael D." w:date="2021-08-03T15:20:00Z"/>
                    <w:rFonts w:ascii="Calibri" w:eastAsia="Times New Roman" w:hAnsi="Calibri" w:cs="Calibri"/>
                    <w:color w:val="000000"/>
                  </w:rPr>
                </w:rPrChange>
              </w:rPr>
            </w:pPr>
            <w:ins w:id="2646" w:author="Jochum, Michael D." w:date="2021-08-03T15:20:00Z">
              <w:r w:rsidRPr="00F7092D">
                <w:rPr>
                  <w:rFonts w:eastAsia="Times New Roman" w:cstheme="minorHAnsi"/>
                  <w:color w:val="000000"/>
                  <w:sz w:val="18"/>
                  <w:szCs w:val="18"/>
                  <w:rPrChange w:id="2647" w:author="Jochum, Michael D." w:date="2021-08-05T16:10:00Z">
                    <w:rPr>
                      <w:rFonts w:ascii="Calibri" w:eastAsia="Times New Roman" w:hAnsi="Calibri" w:cs="Calibri"/>
                      <w:color w:val="000000"/>
                    </w:rPr>
                  </w:rPrChange>
                </w:rPr>
                <w:t>0.005</w:t>
              </w:r>
            </w:ins>
          </w:p>
        </w:tc>
        <w:tc>
          <w:tcPr>
            <w:tcW w:w="272" w:type="pct"/>
            <w:tcBorders>
              <w:top w:val="nil"/>
              <w:left w:val="nil"/>
              <w:bottom w:val="nil"/>
              <w:right w:val="nil"/>
            </w:tcBorders>
            <w:shd w:val="clear" w:color="auto" w:fill="auto"/>
            <w:noWrap/>
            <w:vAlign w:val="bottom"/>
            <w:hideMark/>
            <w:tcPrChange w:id="2648" w:author="Jochum, Michael D." w:date="2021-08-05T14:17:00Z">
              <w:tcPr>
                <w:tcW w:w="316" w:type="pct"/>
                <w:tcBorders>
                  <w:top w:val="nil"/>
                  <w:left w:val="nil"/>
                  <w:bottom w:val="nil"/>
                  <w:right w:val="nil"/>
                </w:tcBorders>
                <w:shd w:val="clear" w:color="auto" w:fill="auto"/>
                <w:noWrap/>
                <w:vAlign w:val="bottom"/>
                <w:hideMark/>
              </w:tcPr>
            </w:tcPrChange>
          </w:tcPr>
          <w:p w14:paraId="4863ABCA" w14:textId="77777777" w:rsidR="001B3928" w:rsidRPr="00F7092D" w:rsidRDefault="001B3928" w:rsidP="001B3928">
            <w:pPr>
              <w:spacing w:after="0" w:line="240" w:lineRule="auto"/>
              <w:jc w:val="center"/>
              <w:rPr>
                <w:ins w:id="2649" w:author="Jochum, Michael D." w:date="2021-08-03T15:20:00Z"/>
                <w:rFonts w:eastAsia="Times New Roman" w:cstheme="minorHAnsi"/>
                <w:color w:val="000000"/>
                <w:sz w:val="18"/>
                <w:szCs w:val="18"/>
                <w:rPrChange w:id="2650" w:author="Jochum, Michael D." w:date="2021-08-05T16:10:00Z">
                  <w:rPr>
                    <w:ins w:id="2651" w:author="Jochum, Michael D." w:date="2021-08-03T15:20:00Z"/>
                    <w:rFonts w:ascii="Calibri" w:eastAsia="Times New Roman" w:hAnsi="Calibri" w:cs="Calibri"/>
                    <w:color w:val="000000"/>
                  </w:rPr>
                </w:rPrChange>
              </w:rPr>
            </w:pPr>
            <w:ins w:id="2652" w:author="Jochum, Michael D." w:date="2021-08-03T15:20:00Z">
              <w:r w:rsidRPr="00F7092D">
                <w:rPr>
                  <w:rFonts w:eastAsia="Times New Roman" w:cstheme="minorHAnsi"/>
                  <w:color w:val="000000"/>
                  <w:sz w:val="18"/>
                  <w:szCs w:val="18"/>
                  <w:rPrChange w:id="2653" w:author="Jochum, Michael D." w:date="2021-08-05T16:10:00Z">
                    <w:rPr>
                      <w:rFonts w:ascii="Calibri" w:eastAsia="Times New Roman" w:hAnsi="Calibri" w:cs="Calibri"/>
                      <w:color w:val="000000"/>
                    </w:rPr>
                  </w:rPrChange>
                </w:rPr>
                <w:t>0.012</w:t>
              </w:r>
            </w:ins>
          </w:p>
        </w:tc>
      </w:tr>
      <w:tr w:rsidR="001B3928" w:rsidRPr="00F7092D" w14:paraId="368D5E8E" w14:textId="77777777" w:rsidTr="00491314">
        <w:trPr>
          <w:trHeight w:val="300"/>
          <w:ins w:id="2654" w:author="Jochum, Michael D." w:date="2021-08-03T15:20:00Z"/>
          <w:trPrChange w:id="2655"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656" w:author="Jochum, Michael D." w:date="2021-08-05T14:17:00Z">
              <w:tcPr>
                <w:tcW w:w="1858" w:type="pct"/>
                <w:tcBorders>
                  <w:top w:val="nil"/>
                  <w:left w:val="nil"/>
                  <w:bottom w:val="nil"/>
                  <w:right w:val="nil"/>
                </w:tcBorders>
                <w:shd w:val="clear" w:color="auto" w:fill="auto"/>
                <w:noWrap/>
                <w:vAlign w:val="bottom"/>
                <w:hideMark/>
              </w:tcPr>
            </w:tcPrChange>
          </w:tcPr>
          <w:p w14:paraId="5FA37058" w14:textId="77777777" w:rsidR="001B3928" w:rsidRPr="00F7092D" w:rsidRDefault="001B3928" w:rsidP="001B3928">
            <w:pPr>
              <w:spacing w:after="0" w:line="240" w:lineRule="auto"/>
              <w:jc w:val="right"/>
              <w:rPr>
                <w:ins w:id="2657" w:author="Jochum, Michael D." w:date="2021-08-03T15:20:00Z"/>
                <w:rFonts w:eastAsia="Times New Roman" w:cstheme="minorHAnsi"/>
                <w:color w:val="000000"/>
                <w:sz w:val="18"/>
                <w:szCs w:val="18"/>
                <w:rPrChange w:id="2658" w:author="Jochum, Michael D." w:date="2021-08-05T16:10:00Z">
                  <w:rPr>
                    <w:ins w:id="2659" w:author="Jochum, Michael D." w:date="2021-08-03T15:20:00Z"/>
                    <w:rFonts w:ascii="Calibri" w:eastAsia="Times New Roman" w:hAnsi="Calibri" w:cs="Calibri"/>
                    <w:color w:val="000000"/>
                  </w:rPr>
                </w:rPrChange>
              </w:rPr>
            </w:pPr>
            <w:ins w:id="2660" w:author="Jochum, Michael D." w:date="2021-08-03T15:20:00Z">
              <w:r w:rsidRPr="00F7092D">
                <w:rPr>
                  <w:rFonts w:eastAsia="Times New Roman" w:cstheme="minorHAnsi"/>
                  <w:color w:val="000000"/>
                  <w:sz w:val="18"/>
                  <w:szCs w:val="18"/>
                  <w:rPrChange w:id="2661" w:author="Jochum, Michael D." w:date="2021-08-05T16:10:00Z">
                    <w:rPr>
                      <w:rFonts w:ascii="Calibri" w:eastAsia="Times New Roman" w:hAnsi="Calibri" w:cs="Calibri"/>
                      <w:color w:val="000000"/>
                    </w:rPr>
                  </w:rPrChange>
                </w:rPr>
                <w:t>modulation by virus of host process</w:t>
              </w:r>
            </w:ins>
          </w:p>
        </w:tc>
        <w:tc>
          <w:tcPr>
            <w:tcW w:w="394" w:type="pct"/>
            <w:tcBorders>
              <w:top w:val="nil"/>
              <w:left w:val="nil"/>
              <w:bottom w:val="nil"/>
              <w:right w:val="nil"/>
            </w:tcBorders>
            <w:shd w:val="clear" w:color="auto" w:fill="auto"/>
            <w:noWrap/>
            <w:vAlign w:val="bottom"/>
            <w:hideMark/>
            <w:tcPrChange w:id="2662" w:author="Jochum, Michael D." w:date="2021-08-05T14:17:00Z">
              <w:tcPr>
                <w:tcW w:w="305" w:type="pct"/>
                <w:tcBorders>
                  <w:top w:val="nil"/>
                  <w:left w:val="nil"/>
                  <w:bottom w:val="nil"/>
                  <w:right w:val="nil"/>
                </w:tcBorders>
                <w:shd w:val="clear" w:color="auto" w:fill="auto"/>
                <w:noWrap/>
                <w:vAlign w:val="bottom"/>
                <w:hideMark/>
              </w:tcPr>
            </w:tcPrChange>
          </w:tcPr>
          <w:p w14:paraId="1C19D070" w14:textId="77777777" w:rsidR="001B3928" w:rsidRPr="00F7092D" w:rsidRDefault="001B3928" w:rsidP="001B3928">
            <w:pPr>
              <w:spacing w:after="0" w:line="240" w:lineRule="auto"/>
              <w:jc w:val="center"/>
              <w:rPr>
                <w:ins w:id="2663" w:author="Jochum, Michael D." w:date="2021-08-03T15:20:00Z"/>
                <w:rFonts w:eastAsia="Times New Roman" w:cstheme="minorHAnsi"/>
                <w:color w:val="000000"/>
                <w:sz w:val="18"/>
                <w:szCs w:val="18"/>
                <w:rPrChange w:id="2664" w:author="Jochum, Michael D." w:date="2021-08-05T16:10:00Z">
                  <w:rPr>
                    <w:ins w:id="2665" w:author="Jochum, Michael D." w:date="2021-08-03T15:20:00Z"/>
                    <w:rFonts w:ascii="Calibri" w:eastAsia="Times New Roman" w:hAnsi="Calibri" w:cs="Calibri"/>
                    <w:color w:val="000000"/>
                  </w:rPr>
                </w:rPrChange>
              </w:rPr>
            </w:pPr>
            <w:ins w:id="2666" w:author="Jochum, Michael D." w:date="2021-08-03T15:20:00Z">
              <w:r w:rsidRPr="00F7092D">
                <w:rPr>
                  <w:rFonts w:eastAsia="Times New Roman" w:cstheme="minorHAnsi"/>
                  <w:color w:val="000000"/>
                  <w:sz w:val="18"/>
                  <w:szCs w:val="18"/>
                  <w:rPrChange w:id="2667" w:author="Jochum, Michael D." w:date="2021-08-05T16:10:00Z">
                    <w:rPr>
                      <w:rFonts w:ascii="Calibri" w:eastAsia="Times New Roman" w:hAnsi="Calibri" w:cs="Calibri"/>
                      <w:color w:val="000000"/>
                    </w:rPr>
                  </w:rPrChange>
                </w:rPr>
                <w:t>GO:0019048</w:t>
              </w:r>
            </w:ins>
          </w:p>
        </w:tc>
        <w:tc>
          <w:tcPr>
            <w:tcW w:w="916" w:type="pct"/>
            <w:tcBorders>
              <w:top w:val="nil"/>
              <w:left w:val="nil"/>
              <w:bottom w:val="nil"/>
              <w:right w:val="nil"/>
            </w:tcBorders>
            <w:shd w:val="clear" w:color="auto" w:fill="auto"/>
            <w:noWrap/>
            <w:vAlign w:val="bottom"/>
            <w:hideMark/>
            <w:tcPrChange w:id="2668" w:author="Jochum, Michael D." w:date="2021-08-05T14:17:00Z">
              <w:tcPr>
                <w:tcW w:w="844" w:type="pct"/>
                <w:tcBorders>
                  <w:top w:val="nil"/>
                  <w:left w:val="nil"/>
                  <w:bottom w:val="nil"/>
                  <w:right w:val="nil"/>
                </w:tcBorders>
                <w:shd w:val="clear" w:color="auto" w:fill="auto"/>
                <w:noWrap/>
                <w:vAlign w:val="bottom"/>
                <w:hideMark/>
              </w:tcPr>
            </w:tcPrChange>
          </w:tcPr>
          <w:p w14:paraId="255E24D1" w14:textId="77777777" w:rsidR="001B3928" w:rsidRPr="00F7092D" w:rsidRDefault="001B3928" w:rsidP="001B3928">
            <w:pPr>
              <w:spacing w:after="0" w:line="240" w:lineRule="auto"/>
              <w:jc w:val="center"/>
              <w:rPr>
                <w:ins w:id="2669" w:author="Jochum, Michael D." w:date="2021-08-03T15:20:00Z"/>
                <w:rFonts w:eastAsia="Times New Roman" w:cstheme="minorHAnsi"/>
                <w:color w:val="000000"/>
                <w:sz w:val="18"/>
                <w:szCs w:val="18"/>
                <w:rPrChange w:id="2670" w:author="Jochum, Michael D." w:date="2021-08-05T16:10:00Z">
                  <w:rPr>
                    <w:ins w:id="2671" w:author="Jochum, Michael D." w:date="2021-08-03T15:20:00Z"/>
                    <w:rFonts w:ascii="Calibri" w:eastAsia="Times New Roman" w:hAnsi="Calibri" w:cs="Calibri"/>
                    <w:color w:val="000000"/>
                  </w:rPr>
                </w:rPrChange>
              </w:rPr>
            </w:pPr>
            <w:ins w:id="2672" w:author="Jochum, Michael D." w:date="2021-08-03T15:20:00Z">
              <w:r w:rsidRPr="00F7092D">
                <w:rPr>
                  <w:rFonts w:eastAsia="Times New Roman" w:cstheme="minorHAnsi"/>
                  <w:color w:val="000000"/>
                  <w:sz w:val="18"/>
                  <w:szCs w:val="18"/>
                  <w:rPrChange w:id="2673"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674" w:author="Jochum, Michael D." w:date="2021-08-05T14:17:00Z">
              <w:tcPr>
                <w:tcW w:w="362" w:type="pct"/>
                <w:tcBorders>
                  <w:top w:val="nil"/>
                  <w:left w:val="nil"/>
                  <w:bottom w:val="nil"/>
                  <w:right w:val="nil"/>
                </w:tcBorders>
                <w:shd w:val="clear" w:color="auto" w:fill="auto"/>
                <w:noWrap/>
                <w:vAlign w:val="bottom"/>
                <w:hideMark/>
              </w:tcPr>
            </w:tcPrChange>
          </w:tcPr>
          <w:p w14:paraId="27B72E62" w14:textId="77777777" w:rsidR="001B3928" w:rsidRPr="00F7092D" w:rsidRDefault="001B3928" w:rsidP="001B3928">
            <w:pPr>
              <w:spacing w:after="0" w:line="240" w:lineRule="auto"/>
              <w:jc w:val="center"/>
              <w:rPr>
                <w:ins w:id="2675" w:author="Jochum, Michael D." w:date="2021-08-03T15:20:00Z"/>
                <w:rFonts w:eastAsia="Times New Roman" w:cstheme="minorHAnsi"/>
                <w:color w:val="000000"/>
                <w:sz w:val="18"/>
                <w:szCs w:val="18"/>
                <w:rPrChange w:id="2676" w:author="Jochum, Michael D." w:date="2021-08-05T16:10:00Z">
                  <w:rPr>
                    <w:ins w:id="2677" w:author="Jochum, Michael D." w:date="2021-08-03T15:20:00Z"/>
                    <w:rFonts w:ascii="Calibri" w:eastAsia="Times New Roman" w:hAnsi="Calibri" w:cs="Calibri"/>
                    <w:color w:val="000000"/>
                  </w:rPr>
                </w:rPrChange>
              </w:rPr>
            </w:pPr>
            <w:ins w:id="2678" w:author="Jochum, Michael D." w:date="2021-08-03T15:20:00Z">
              <w:r w:rsidRPr="00F7092D">
                <w:rPr>
                  <w:rFonts w:eastAsia="Times New Roman" w:cstheme="minorHAnsi"/>
                  <w:color w:val="000000"/>
                  <w:sz w:val="18"/>
                  <w:szCs w:val="18"/>
                  <w:rPrChange w:id="2679"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2680" w:author="Jochum, Michael D." w:date="2021-08-05T14:17:00Z">
              <w:tcPr>
                <w:tcW w:w="316" w:type="pct"/>
                <w:tcBorders>
                  <w:top w:val="nil"/>
                  <w:left w:val="nil"/>
                  <w:bottom w:val="nil"/>
                  <w:right w:val="nil"/>
                </w:tcBorders>
                <w:shd w:val="clear" w:color="auto" w:fill="auto"/>
                <w:noWrap/>
                <w:vAlign w:val="bottom"/>
                <w:hideMark/>
              </w:tcPr>
            </w:tcPrChange>
          </w:tcPr>
          <w:p w14:paraId="397B31E1" w14:textId="77777777" w:rsidR="001B3928" w:rsidRPr="00F7092D" w:rsidRDefault="001B3928" w:rsidP="001B3928">
            <w:pPr>
              <w:spacing w:after="0" w:line="240" w:lineRule="auto"/>
              <w:jc w:val="center"/>
              <w:rPr>
                <w:ins w:id="2681" w:author="Jochum, Michael D." w:date="2021-08-03T15:20:00Z"/>
                <w:rFonts w:eastAsia="Times New Roman" w:cstheme="minorHAnsi"/>
                <w:color w:val="000000"/>
                <w:sz w:val="18"/>
                <w:szCs w:val="18"/>
                <w:rPrChange w:id="2682" w:author="Jochum, Michael D." w:date="2021-08-05T16:10:00Z">
                  <w:rPr>
                    <w:ins w:id="2683" w:author="Jochum, Michael D." w:date="2021-08-03T15:20:00Z"/>
                    <w:rFonts w:ascii="Calibri" w:eastAsia="Times New Roman" w:hAnsi="Calibri" w:cs="Calibri"/>
                    <w:color w:val="000000"/>
                  </w:rPr>
                </w:rPrChange>
              </w:rPr>
            </w:pPr>
            <w:ins w:id="2684" w:author="Jochum, Michael D." w:date="2021-08-03T15:20:00Z">
              <w:r w:rsidRPr="00F7092D">
                <w:rPr>
                  <w:rFonts w:eastAsia="Times New Roman" w:cstheme="minorHAnsi"/>
                  <w:color w:val="000000"/>
                  <w:sz w:val="18"/>
                  <w:szCs w:val="18"/>
                  <w:rPrChange w:id="2685"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686" w:author="Jochum, Michael D." w:date="2021-08-05T14:17:00Z">
              <w:tcPr>
                <w:tcW w:w="342" w:type="pct"/>
                <w:tcBorders>
                  <w:top w:val="nil"/>
                  <w:left w:val="nil"/>
                  <w:bottom w:val="nil"/>
                  <w:right w:val="nil"/>
                </w:tcBorders>
                <w:shd w:val="clear" w:color="auto" w:fill="auto"/>
                <w:noWrap/>
                <w:vAlign w:val="bottom"/>
                <w:hideMark/>
              </w:tcPr>
            </w:tcPrChange>
          </w:tcPr>
          <w:p w14:paraId="46355B21" w14:textId="77777777" w:rsidR="001B3928" w:rsidRPr="00F7092D" w:rsidRDefault="001B3928" w:rsidP="001B3928">
            <w:pPr>
              <w:spacing w:after="0" w:line="240" w:lineRule="auto"/>
              <w:jc w:val="center"/>
              <w:rPr>
                <w:ins w:id="2687" w:author="Jochum, Michael D." w:date="2021-08-03T15:20:00Z"/>
                <w:rFonts w:eastAsia="Times New Roman" w:cstheme="minorHAnsi"/>
                <w:color w:val="000000"/>
                <w:sz w:val="18"/>
                <w:szCs w:val="18"/>
                <w:rPrChange w:id="2688" w:author="Jochum, Michael D." w:date="2021-08-05T16:10:00Z">
                  <w:rPr>
                    <w:ins w:id="2689" w:author="Jochum, Michael D." w:date="2021-08-03T15:20:00Z"/>
                    <w:rFonts w:ascii="Calibri" w:eastAsia="Times New Roman" w:hAnsi="Calibri" w:cs="Calibri"/>
                    <w:color w:val="000000"/>
                  </w:rPr>
                </w:rPrChange>
              </w:rPr>
            </w:pPr>
            <w:ins w:id="2690" w:author="Jochum, Michael D." w:date="2021-08-03T15:20:00Z">
              <w:r w:rsidRPr="00F7092D">
                <w:rPr>
                  <w:rFonts w:eastAsia="Times New Roman" w:cstheme="minorHAnsi"/>
                  <w:color w:val="000000"/>
                  <w:sz w:val="18"/>
                  <w:szCs w:val="18"/>
                  <w:rPrChange w:id="2691"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692" w:author="Jochum, Michael D." w:date="2021-08-05T14:17:00Z">
              <w:tcPr>
                <w:tcW w:w="342" w:type="pct"/>
                <w:tcBorders>
                  <w:top w:val="nil"/>
                  <w:left w:val="nil"/>
                  <w:bottom w:val="nil"/>
                  <w:right w:val="nil"/>
                </w:tcBorders>
                <w:shd w:val="clear" w:color="auto" w:fill="auto"/>
                <w:noWrap/>
                <w:vAlign w:val="bottom"/>
                <w:hideMark/>
              </w:tcPr>
            </w:tcPrChange>
          </w:tcPr>
          <w:p w14:paraId="07F5EB64" w14:textId="77777777" w:rsidR="001B3928" w:rsidRPr="00F7092D" w:rsidRDefault="001B3928" w:rsidP="001B3928">
            <w:pPr>
              <w:spacing w:after="0" w:line="240" w:lineRule="auto"/>
              <w:jc w:val="center"/>
              <w:rPr>
                <w:ins w:id="2693" w:author="Jochum, Michael D." w:date="2021-08-03T15:20:00Z"/>
                <w:rFonts w:eastAsia="Times New Roman" w:cstheme="minorHAnsi"/>
                <w:color w:val="000000"/>
                <w:sz w:val="18"/>
                <w:szCs w:val="18"/>
                <w:rPrChange w:id="2694" w:author="Jochum, Michael D." w:date="2021-08-05T16:10:00Z">
                  <w:rPr>
                    <w:ins w:id="2695" w:author="Jochum, Michael D." w:date="2021-08-03T15:20:00Z"/>
                    <w:rFonts w:ascii="Calibri" w:eastAsia="Times New Roman" w:hAnsi="Calibri" w:cs="Calibri"/>
                    <w:color w:val="000000"/>
                  </w:rPr>
                </w:rPrChange>
              </w:rPr>
            </w:pPr>
            <w:ins w:id="2696" w:author="Jochum, Michael D." w:date="2021-08-03T15:20:00Z">
              <w:r w:rsidRPr="00F7092D">
                <w:rPr>
                  <w:rFonts w:eastAsia="Times New Roman" w:cstheme="minorHAnsi"/>
                  <w:color w:val="000000"/>
                  <w:sz w:val="18"/>
                  <w:szCs w:val="18"/>
                  <w:rPrChange w:id="2697"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2698" w:author="Jochum, Michael D." w:date="2021-08-05T14:17:00Z">
              <w:tcPr>
                <w:tcW w:w="316" w:type="pct"/>
                <w:tcBorders>
                  <w:top w:val="nil"/>
                  <w:left w:val="nil"/>
                  <w:bottom w:val="nil"/>
                  <w:right w:val="nil"/>
                </w:tcBorders>
                <w:shd w:val="clear" w:color="auto" w:fill="auto"/>
                <w:noWrap/>
                <w:vAlign w:val="bottom"/>
                <w:hideMark/>
              </w:tcPr>
            </w:tcPrChange>
          </w:tcPr>
          <w:p w14:paraId="00540C1C" w14:textId="77777777" w:rsidR="001B3928" w:rsidRPr="00F7092D" w:rsidRDefault="001B3928" w:rsidP="001B3928">
            <w:pPr>
              <w:spacing w:after="0" w:line="240" w:lineRule="auto"/>
              <w:jc w:val="center"/>
              <w:rPr>
                <w:ins w:id="2699" w:author="Jochum, Michael D." w:date="2021-08-03T15:20:00Z"/>
                <w:rFonts w:eastAsia="Times New Roman" w:cstheme="minorHAnsi"/>
                <w:color w:val="000000"/>
                <w:sz w:val="18"/>
                <w:szCs w:val="18"/>
                <w:rPrChange w:id="2700" w:author="Jochum, Michael D." w:date="2021-08-05T16:10:00Z">
                  <w:rPr>
                    <w:ins w:id="2701" w:author="Jochum, Michael D." w:date="2021-08-03T15:20:00Z"/>
                    <w:rFonts w:ascii="Calibri" w:eastAsia="Times New Roman" w:hAnsi="Calibri" w:cs="Calibri"/>
                    <w:color w:val="000000"/>
                  </w:rPr>
                </w:rPrChange>
              </w:rPr>
            </w:pPr>
            <w:ins w:id="2702" w:author="Jochum, Michael D." w:date="2021-08-03T15:20:00Z">
              <w:r w:rsidRPr="00F7092D">
                <w:rPr>
                  <w:rFonts w:eastAsia="Times New Roman" w:cstheme="minorHAnsi"/>
                  <w:color w:val="000000"/>
                  <w:sz w:val="18"/>
                  <w:szCs w:val="18"/>
                  <w:rPrChange w:id="2703" w:author="Jochum, Michael D." w:date="2021-08-05T16:10:00Z">
                    <w:rPr>
                      <w:rFonts w:ascii="Calibri" w:eastAsia="Times New Roman" w:hAnsi="Calibri" w:cs="Calibri"/>
                      <w:color w:val="000000"/>
                    </w:rPr>
                  </w:rPrChange>
                </w:rPr>
                <w:t>0.005</w:t>
              </w:r>
            </w:ins>
          </w:p>
        </w:tc>
        <w:tc>
          <w:tcPr>
            <w:tcW w:w="272" w:type="pct"/>
            <w:tcBorders>
              <w:top w:val="nil"/>
              <w:left w:val="nil"/>
              <w:bottom w:val="nil"/>
              <w:right w:val="nil"/>
            </w:tcBorders>
            <w:shd w:val="clear" w:color="auto" w:fill="auto"/>
            <w:noWrap/>
            <w:vAlign w:val="bottom"/>
            <w:hideMark/>
            <w:tcPrChange w:id="2704" w:author="Jochum, Michael D." w:date="2021-08-05T14:17:00Z">
              <w:tcPr>
                <w:tcW w:w="316" w:type="pct"/>
                <w:tcBorders>
                  <w:top w:val="nil"/>
                  <w:left w:val="nil"/>
                  <w:bottom w:val="nil"/>
                  <w:right w:val="nil"/>
                </w:tcBorders>
                <w:shd w:val="clear" w:color="auto" w:fill="auto"/>
                <w:noWrap/>
                <w:vAlign w:val="bottom"/>
                <w:hideMark/>
              </w:tcPr>
            </w:tcPrChange>
          </w:tcPr>
          <w:p w14:paraId="33614B2A" w14:textId="77777777" w:rsidR="001B3928" w:rsidRPr="00F7092D" w:rsidRDefault="001B3928" w:rsidP="001B3928">
            <w:pPr>
              <w:spacing w:after="0" w:line="240" w:lineRule="auto"/>
              <w:jc w:val="center"/>
              <w:rPr>
                <w:ins w:id="2705" w:author="Jochum, Michael D." w:date="2021-08-03T15:20:00Z"/>
                <w:rFonts w:eastAsia="Times New Roman" w:cstheme="minorHAnsi"/>
                <w:color w:val="000000"/>
                <w:sz w:val="18"/>
                <w:szCs w:val="18"/>
                <w:rPrChange w:id="2706" w:author="Jochum, Michael D." w:date="2021-08-05T16:10:00Z">
                  <w:rPr>
                    <w:ins w:id="2707" w:author="Jochum, Michael D." w:date="2021-08-03T15:20:00Z"/>
                    <w:rFonts w:ascii="Calibri" w:eastAsia="Times New Roman" w:hAnsi="Calibri" w:cs="Calibri"/>
                    <w:color w:val="000000"/>
                  </w:rPr>
                </w:rPrChange>
              </w:rPr>
            </w:pPr>
            <w:ins w:id="2708" w:author="Jochum, Michael D." w:date="2021-08-03T15:20:00Z">
              <w:r w:rsidRPr="00F7092D">
                <w:rPr>
                  <w:rFonts w:eastAsia="Times New Roman" w:cstheme="minorHAnsi"/>
                  <w:color w:val="000000"/>
                  <w:sz w:val="18"/>
                  <w:szCs w:val="18"/>
                  <w:rPrChange w:id="2709" w:author="Jochum, Michael D." w:date="2021-08-05T16:10:00Z">
                    <w:rPr>
                      <w:rFonts w:ascii="Calibri" w:eastAsia="Times New Roman" w:hAnsi="Calibri" w:cs="Calibri"/>
                      <w:color w:val="000000"/>
                    </w:rPr>
                  </w:rPrChange>
                </w:rPr>
                <w:t>0.012</w:t>
              </w:r>
            </w:ins>
          </w:p>
        </w:tc>
      </w:tr>
      <w:tr w:rsidR="001B3928" w:rsidRPr="00F7092D" w14:paraId="507EB4EA" w14:textId="77777777" w:rsidTr="00491314">
        <w:trPr>
          <w:trHeight w:val="300"/>
          <w:ins w:id="2710" w:author="Jochum, Michael D." w:date="2021-08-03T15:20:00Z"/>
          <w:trPrChange w:id="2711"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712" w:author="Jochum, Michael D." w:date="2021-08-05T14:17:00Z">
              <w:tcPr>
                <w:tcW w:w="1858" w:type="pct"/>
                <w:tcBorders>
                  <w:top w:val="nil"/>
                  <w:left w:val="nil"/>
                  <w:bottom w:val="nil"/>
                  <w:right w:val="nil"/>
                </w:tcBorders>
                <w:shd w:val="clear" w:color="auto" w:fill="auto"/>
                <w:noWrap/>
                <w:vAlign w:val="bottom"/>
                <w:hideMark/>
              </w:tcPr>
            </w:tcPrChange>
          </w:tcPr>
          <w:p w14:paraId="68713CB5" w14:textId="77777777" w:rsidR="001B3928" w:rsidRPr="00F7092D" w:rsidRDefault="001B3928" w:rsidP="001B3928">
            <w:pPr>
              <w:spacing w:after="0" w:line="240" w:lineRule="auto"/>
              <w:jc w:val="right"/>
              <w:rPr>
                <w:ins w:id="2713" w:author="Jochum, Michael D." w:date="2021-08-03T15:20:00Z"/>
                <w:rFonts w:eastAsia="Times New Roman" w:cstheme="minorHAnsi"/>
                <w:color w:val="000000"/>
                <w:sz w:val="18"/>
                <w:szCs w:val="18"/>
                <w:rPrChange w:id="2714" w:author="Jochum, Michael D." w:date="2021-08-05T16:10:00Z">
                  <w:rPr>
                    <w:ins w:id="2715" w:author="Jochum, Michael D." w:date="2021-08-03T15:20:00Z"/>
                    <w:rFonts w:ascii="Calibri" w:eastAsia="Times New Roman" w:hAnsi="Calibri" w:cs="Calibri"/>
                    <w:color w:val="000000"/>
                  </w:rPr>
                </w:rPrChange>
              </w:rPr>
            </w:pPr>
            <w:proofErr w:type="spellStart"/>
            <w:ins w:id="2716" w:author="Jochum, Michael D." w:date="2021-08-03T15:20:00Z">
              <w:r w:rsidRPr="00F7092D">
                <w:rPr>
                  <w:rFonts w:eastAsia="Times New Roman" w:cstheme="minorHAnsi"/>
                  <w:color w:val="000000"/>
                  <w:sz w:val="18"/>
                  <w:szCs w:val="18"/>
                  <w:rPrChange w:id="2717" w:author="Jochum, Michael D." w:date="2021-08-05T16:10:00Z">
                    <w:rPr>
                      <w:rFonts w:ascii="Calibri" w:eastAsia="Times New Roman" w:hAnsi="Calibri" w:cs="Calibri"/>
                      <w:color w:val="000000"/>
                    </w:rPr>
                  </w:rPrChange>
                </w:rPr>
                <w:t>nucleotidyltransferase</w:t>
              </w:r>
              <w:proofErr w:type="spellEnd"/>
              <w:r w:rsidRPr="00F7092D">
                <w:rPr>
                  <w:rFonts w:eastAsia="Times New Roman" w:cstheme="minorHAnsi"/>
                  <w:color w:val="000000"/>
                  <w:sz w:val="18"/>
                  <w:szCs w:val="18"/>
                  <w:rPrChange w:id="2718" w:author="Jochum, Michael D." w:date="2021-08-05T16:10:00Z">
                    <w:rPr>
                      <w:rFonts w:ascii="Calibri" w:eastAsia="Times New Roman" w:hAnsi="Calibri" w:cs="Calibri"/>
                      <w:color w:val="000000"/>
                    </w:rPr>
                  </w:rPrChange>
                </w:rPr>
                <w:t xml:space="preserve"> activity</w:t>
              </w:r>
            </w:ins>
          </w:p>
        </w:tc>
        <w:tc>
          <w:tcPr>
            <w:tcW w:w="394" w:type="pct"/>
            <w:tcBorders>
              <w:top w:val="nil"/>
              <w:left w:val="nil"/>
              <w:bottom w:val="nil"/>
              <w:right w:val="nil"/>
            </w:tcBorders>
            <w:shd w:val="clear" w:color="auto" w:fill="auto"/>
            <w:noWrap/>
            <w:vAlign w:val="bottom"/>
            <w:hideMark/>
            <w:tcPrChange w:id="2719" w:author="Jochum, Michael D." w:date="2021-08-05T14:17:00Z">
              <w:tcPr>
                <w:tcW w:w="305" w:type="pct"/>
                <w:tcBorders>
                  <w:top w:val="nil"/>
                  <w:left w:val="nil"/>
                  <w:bottom w:val="nil"/>
                  <w:right w:val="nil"/>
                </w:tcBorders>
                <w:shd w:val="clear" w:color="auto" w:fill="auto"/>
                <w:noWrap/>
                <w:vAlign w:val="bottom"/>
                <w:hideMark/>
              </w:tcPr>
            </w:tcPrChange>
          </w:tcPr>
          <w:p w14:paraId="5B32E4C3" w14:textId="77777777" w:rsidR="001B3928" w:rsidRPr="00F7092D" w:rsidRDefault="001B3928" w:rsidP="001B3928">
            <w:pPr>
              <w:spacing w:after="0" w:line="240" w:lineRule="auto"/>
              <w:jc w:val="center"/>
              <w:rPr>
                <w:ins w:id="2720" w:author="Jochum, Michael D." w:date="2021-08-03T15:20:00Z"/>
                <w:rFonts w:eastAsia="Times New Roman" w:cstheme="minorHAnsi"/>
                <w:color w:val="000000"/>
                <w:sz w:val="18"/>
                <w:szCs w:val="18"/>
                <w:rPrChange w:id="2721" w:author="Jochum, Michael D." w:date="2021-08-05T16:10:00Z">
                  <w:rPr>
                    <w:ins w:id="2722" w:author="Jochum, Michael D." w:date="2021-08-03T15:20:00Z"/>
                    <w:rFonts w:ascii="Calibri" w:eastAsia="Times New Roman" w:hAnsi="Calibri" w:cs="Calibri"/>
                    <w:color w:val="000000"/>
                  </w:rPr>
                </w:rPrChange>
              </w:rPr>
            </w:pPr>
            <w:ins w:id="2723" w:author="Jochum, Michael D." w:date="2021-08-03T15:20:00Z">
              <w:r w:rsidRPr="00F7092D">
                <w:rPr>
                  <w:rFonts w:eastAsia="Times New Roman" w:cstheme="minorHAnsi"/>
                  <w:color w:val="000000"/>
                  <w:sz w:val="18"/>
                  <w:szCs w:val="18"/>
                  <w:rPrChange w:id="2724" w:author="Jochum, Michael D." w:date="2021-08-05T16:10:00Z">
                    <w:rPr>
                      <w:rFonts w:ascii="Calibri" w:eastAsia="Times New Roman" w:hAnsi="Calibri" w:cs="Calibri"/>
                      <w:color w:val="000000"/>
                    </w:rPr>
                  </w:rPrChange>
                </w:rPr>
                <w:t>GO:0016779</w:t>
              </w:r>
            </w:ins>
          </w:p>
        </w:tc>
        <w:tc>
          <w:tcPr>
            <w:tcW w:w="916" w:type="pct"/>
            <w:tcBorders>
              <w:top w:val="nil"/>
              <w:left w:val="nil"/>
              <w:bottom w:val="nil"/>
              <w:right w:val="nil"/>
            </w:tcBorders>
            <w:shd w:val="clear" w:color="auto" w:fill="auto"/>
            <w:noWrap/>
            <w:vAlign w:val="bottom"/>
            <w:hideMark/>
            <w:tcPrChange w:id="2725" w:author="Jochum, Michael D." w:date="2021-08-05T14:17:00Z">
              <w:tcPr>
                <w:tcW w:w="844" w:type="pct"/>
                <w:tcBorders>
                  <w:top w:val="nil"/>
                  <w:left w:val="nil"/>
                  <w:bottom w:val="nil"/>
                  <w:right w:val="nil"/>
                </w:tcBorders>
                <w:shd w:val="clear" w:color="auto" w:fill="auto"/>
                <w:noWrap/>
                <w:vAlign w:val="bottom"/>
                <w:hideMark/>
              </w:tcPr>
            </w:tcPrChange>
          </w:tcPr>
          <w:p w14:paraId="4A7EF417" w14:textId="77777777" w:rsidR="001B3928" w:rsidRPr="00F7092D" w:rsidRDefault="001B3928" w:rsidP="001B3928">
            <w:pPr>
              <w:spacing w:after="0" w:line="240" w:lineRule="auto"/>
              <w:jc w:val="center"/>
              <w:rPr>
                <w:ins w:id="2726" w:author="Jochum, Michael D." w:date="2021-08-03T15:20:00Z"/>
                <w:rFonts w:eastAsia="Times New Roman" w:cstheme="minorHAnsi"/>
                <w:color w:val="000000"/>
                <w:sz w:val="18"/>
                <w:szCs w:val="18"/>
                <w:rPrChange w:id="2727" w:author="Jochum, Michael D." w:date="2021-08-05T16:10:00Z">
                  <w:rPr>
                    <w:ins w:id="2728" w:author="Jochum, Michael D." w:date="2021-08-03T15:20:00Z"/>
                    <w:rFonts w:ascii="Calibri" w:eastAsia="Times New Roman" w:hAnsi="Calibri" w:cs="Calibri"/>
                    <w:color w:val="000000"/>
                  </w:rPr>
                </w:rPrChange>
              </w:rPr>
            </w:pPr>
            <w:ins w:id="2729" w:author="Jochum, Michael D." w:date="2021-08-03T15:20:00Z">
              <w:r w:rsidRPr="00F7092D">
                <w:rPr>
                  <w:rFonts w:eastAsia="Times New Roman" w:cstheme="minorHAnsi"/>
                  <w:color w:val="000000"/>
                  <w:sz w:val="18"/>
                  <w:szCs w:val="18"/>
                  <w:rPrChange w:id="2730"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731" w:author="Jochum, Michael D." w:date="2021-08-05T14:17:00Z">
              <w:tcPr>
                <w:tcW w:w="362" w:type="pct"/>
                <w:tcBorders>
                  <w:top w:val="nil"/>
                  <w:left w:val="nil"/>
                  <w:bottom w:val="nil"/>
                  <w:right w:val="nil"/>
                </w:tcBorders>
                <w:shd w:val="clear" w:color="auto" w:fill="auto"/>
                <w:noWrap/>
                <w:vAlign w:val="bottom"/>
                <w:hideMark/>
              </w:tcPr>
            </w:tcPrChange>
          </w:tcPr>
          <w:p w14:paraId="0366FBBD" w14:textId="77777777" w:rsidR="001B3928" w:rsidRPr="00F7092D" w:rsidRDefault="001B3928" w:rsidP="001B3928">
            <w:pPr>
              <w:spacing w:after="0" w:line="240" w:lineRule="auto"/>
              <w:jc w:val="center"/>
              <w:rPr>
                <w:ins w:id="2732" w:author="Jochum, Michael D." w:date="2021-08-03T15:20:00Z"/>
                <w:rFonts w:eastAsia="Times New Roman" w:cstheme="minorHAnsi"/>
                <w:color w:val="000000"/>
                <w:sz w:val="18"/>
                <w:szCs w:val="18"/>
                <w:rPrChange w:id="2733" w:author="Jochum, Michael D." w:date="2021-08-05T16:10:00Z">
                  <w:rPr>
                    <w:ins w:id="2734" w:author="Jochum, Michael D." w:date="2021-08-03T15:20:00Z"/>
                    <w:rFonts w:ascii="Calibri" w:eastAsia="Times New Roman" w:hAnsi="Calibri" w:cs="Calibri"/>
                    <w:color w:val="000000"/>
                  </w:rPr>
                </w:rPrChange>
              </w:rPr>
            </w:pPr>
            <w:ins w:id="2735" w:author="Jochum, Michael D." w:date="2021-08-03T15:20:00Z">
              <w:r w:rsidRPr="00F7092D">
                <w:rPr>
                  <w:rFonts w:eastAsia="Times New Roman" w:cstheme="minorHAnsi"/>
                  <w:color w:val="000000"/>
                  <w:sz w:val="18"/>
                  <w:szCs w:val="18"/>
                  <w:rPrChange w:id="2736"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2737" w:author="Jochum, Michael D." w:date="2021-08-05T14:17:00Z">
              <w:tcPr>
                <w:tcW w:w="316" w:type="pct"/>
                <w:tcBorders>
                  <w:top w:val="nil"/>
                  <w:left w:val="nil"/>
                  <w:bottom w:val="nil"/>
                  <w:right w:val="nil"/>
                </w:tcBorders>
                <w:shd w:val="clear" w:color="auto" w:fill="auto"/>
                <w:noWrap/>
                <w:vAlign w:val="bottom"/>
                <w:hideMark/>
              </w:tcPr>
            </w:tcPrChange>
          </w:tcPr>
          <w:p w14:paraId="20D42BEC" w14:textId="77777777" w:rsidR="001B3928" w:rsidRPr="00F7092D" w:rsidRDefault="001B3928" w:rsidP="001B3928">
            <w:pPr>
              <w:spacing w:after="0" w:line="240" w:lineRule="auto"/>
              <w:jc w:val="center"/>
              <w:rPr>
                <w:ins w:id="2738" w:author="Jochum, Michael D." w:date="2021-08-03T15:20:00Z"/>
                <w:rFonts w:eastAsia="Times New Roman" w:cstheme="minorHAnsi"/>
                <w:color w:val="000000"/>
                <w:sz w:val="18"/>
                <w:szCs w:val="18"/>
                <w:rPrChange w:id="2739" w:author="Jochum, Michael D." w:date="2021-08-05T16:10:00Z">
                  <w:rPr>
                    <w:ins w:id="2740" w:author="Jochum, Michael D." w:date="2021-08-03T15:20:00Z"/>
                    <w:rFonts w:ascii="Calibri" w:eastAsia="Times New Roman" w:hAnsi="Calibri" w:cs="Calibri"/>
                    <w:color w:val="000000"/>
                  </w:rPr>
                </w:rPrChange>
              </w:rPr>
            </w:pPr>
            <w:ins w:id="2741" w:author="Jochum, Michael D." w:date="2021-08-03T15:20:00Z">
              <w:r w:rsidRPr="00F7092D">
                <w:rPr>
                  <w:rFonts w:eastAsia="Times New Roman" w:cstheme="minorHAnsi"/>
                  <w:color w:val="000000"/>
                  <w:sz w:val="18"/>
                  <w:szCs w:val="18"/>
                  <w:rPrChange w:id="2742"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743" w:author="Jochum, Michael D." w:date="2021-08-05T14:17:00Z">
              <w:tcPr>
                <w:tcW w:w="342" w:type="pct"/>
                <w:tcBorders>
                  <w:top w:val="nil"/>
                  <w:left w:val="nil"/>
                  <w:bottom w:val="nil"/>
                  <w:right w:val="nil"/>
                </w:tcBorders>
                <w:shd w:val="clear" w:color="auto" w:fill="auto"/>
                <w:noWrap/>
                <w:vAlign w:val="bottom"/>
                <w:hideMark/>
              </w:tcPr>
            </w:tcPrChange>
          </w:tcPr>
          <w:p w14:paraId="06A5C14C" w14:textId="77777777" w:rsidR="001B3928" w:rsidRPr="00F7092D" w:rsidRDefault="001B3928" w:rsidP="001B3928">
            <w:pPr>
              <w:spacing w:after="0" w:line="240" w:lineRule="auto"/>
              <w:jc w:val="center"/>
              <w:rPr>
                <w:ins w:id="2744" w:author="Jochum, Michael D." w:date="2021-08-03T15:20:00Z"/>
                <w:rFonts w:eastAsia="Times New Roman" w:cstheme="minorHAnsi"/>
                <w:color w:val="000000"/>
                <w:sz w:val="18"/>
                <w:szCs w:val="18"/>
                <w:rPrChange w:id="2745" w:author="Jochum, Michael D." w:date="2021-08-05T16:10:00Z">
                  <w:rPr>
                    <w:ins w:id="2746" w:author="Jochum, Michael D." w:date="2021-08-03T15:20:00Z"/>
                    <w:rFonts w:ascii="Calibri" w:eastAsia="Times New Roman" w:hAnsi="Calibri" w:cs="Calibri"/>
                    <w:color w:val="000000"/>
                  </w:rPr>
                </w:rPrChange>
              </w:rPr>
            </w:pPr>
            <w:ins w:id="2747" w:author="Jochum, Michael D." w:date="2021-08-03T15:20:00Z">
              <w:r w:rsidRPr="00F7092D">
                <w:rPr>
                  <w:rFonts w:eastAsia="Times New Roman" w:cstheme="minorHAnsi"/>
                  <w:color w:val="000000"/>
                  <w:sz w:val="18"/>
                  <w:szCs w:val="18"/>
                  <w:rPrChange w:id="2748"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749" w:author="Jochum, Michael D." w:date="2021-08-05T14:17:00Z">
              <w:tcPr>
                <w:tcW w:w="342" w:type="pct"/>
                <w:tcBorders>
                  <w:top w:val="nil"/>
                  <w:left w:val="nil"/>
                  <w:bottom w:val="nil"/>
                  <w:right w:val="nil"/>
                </w:tcBorders>
                <w:shd w:val="clear" w:color="auto" w:fill="auto"/>
                <w:noWrap/>
                <w:vAlign w:val="bottom"/>
                <w:hideMark/>
              </w:tcPr>
            </w:tcPrChange>
          </w:tcPr>
          <w:p w14:paraId="1FF53BCE" w14:textId="77777777" w:rsidR="001B3928" w:rsidRPr="00F7092D" w:rsidRDefault="001B3928" w:rsidP="001B3928">
            <w:pPr>
              <w:spacing w:after="0" w:line="240" w:lineRule="auto"/>
              <w:jc w:val="center"/>
              <w:rPr>
                <w:ins w:id="2750" w:author="Jochum, Michael D." w:date="2021-08-03T15:20:00Z"/>
                <w:rFonts w:eastAsia="Times New Roman" w:cstheme="minorHAnsi"/>
                <w:color w:val="000000"/>
                <w:sz w:val="18"/>
                <w:szCs w:val="18"/>
                <w:rPrChange w:id="2751" w:author="Jochum, Michael D." w:date="2021-08-05T16:10:00Z">
                  <w:rPr>
                    <w:ins w:id="2752" w:author="Jochum, Michael D." w:date="2021-08-03T15:20:00Z"/>
                    <w:rFonts w:ascii="Calibri" w:eastAsia="Times New Roman" w:hAnsi="Calibri" w:cs="Calibri"/>
                    <w:color w:val="000000"/>
                  </w:rPr>
                </w:rPrChange>
              </w:rPr>
            </w:pPr>
            <w:ins w:id="2753" w:author="Jochum, Michael D." w:date="2021-08-03T15:20:00Z">
              <w:r w:rsidRPr="00F7092D">
                <w:rPr>
                  <w:rFonts w:eastAsia="Times New Roman" w:cstheme="minorHAnsi"/>
                  <w:color w:val="000000"/>
                  <w:sz w:val="18"/>
                  <w:szCs w:val="18"/>
                  <w:rPrChange w:id="2754" w:author="Jochum, Michael D." w:date="2021-08-05T16:10:00Z">
                    <w:rPr>
                      <w:rFonts w:ascii="Calibri" w:eastAsia="Times New Roman" w:hAnsi="Calibri" w:cs="Calibri"/>
                      <w:color w:val="000000"/>
                    </w:rPr>
                  </w:rPrChange>
                </w:rPr>
                <w:t>7.000</w:t>
              </w:r>
            </w:ins>
          </w:p>
        </w:tc>
        <w:tc>
          <w:tcPr>
            <w:tcW w:w="273" w:type="pct"/>
            <w:tcBorders>
              <w:top w:val="nil"/>
              <w:left w:val="nil"/>
              <w:bottom w:val="nil"/>
              <w:right w:val="nil"/>
            </w:tcBorders>
            <w:shd w:val="clear" w:color="auto" w:fill="auto"/>
            <w:noWrap/>
            <w:vAlign w:val="bottom"/>
            <w:hideMark/>
            <w:tcPrChange w:id="2755" w:author="Jochum, Michael D." w:date="2021-08-05T14:17:00Z">
              <w:tcPr>
                <w:tcW w:w="316" w:type="pct"/>
                <w:tcBorders>
                  <w:top w:val="nil"/>
                  <w:left w:val="nil"/>
                  <w:bottom w:val="nil"/>
                  <w:right w:val="nil"/>
                </w:tcBorders>
                <w:shd w:val="clear" w:color="auto" w:fill="auto"/>
                <w:noWrap/>
                <w:vAlign w:val="bottom"/>
                <w:hideMark/>
              </w:tcPr>
            </w:tcPrChange>
          </w:tcPr>
          <w:p w14:paraId="1E041459" w14:textId="77777777" w:rsidR="001B3928" w:rsidRPr="00F7092D" w:rsidRDefault="001B3928" w:rsidP="001B3928">
            <w:pPr>
              <w:spacing w:after="0" w:line="240" w:lineRule="auto"/>
              <w:jc w:val="center"/>
              <w:rPr>
                <w:ins w:id="2756" w:author="Jochum, Michael D." w:date="2021-08-03T15:20:00Z"/>
                <w:rFonts w:eastAsia="Times New Roman" w:cstheme="minorHAnsi"/>
                <w:color w:val="000000"/>
                <w:sz w:val="18"/>
                <w:szCs w:val="18"/>
                <w:rPrChange w:id="2757" w:author="Jochum, Michael D." w:date="2021-08-05T16:10:00Z">
                  <w:rPr>
                    <w:ins w:id="2758" w:author="Jochum, Michael D." w:date="2021-08-03T15:20:00Z"/>
                    <w:rFonts w:ascii="Calibri" w:eastAsia="Times New Roman" w:hAnsi="Calibri" w:cs="Calibri"/>
                    <w:color w:val="000000"/>
                  </w:rPr>
                </w:rPrChange>
              </w:rPr>
            </w:pPr>
            <w:ins w:id="2759" w:author="Jochum, Michael D." w:date="2021-08-03T15:20:00Z">
              <w:r w:rsidRPr="00F7092D">
                <w:rPr>
                  <w:rFonts w:eastAsia="Times New Roman" w:cstheme="minorHAnsi"/>
                  <w:color w:val="000000"/>
                  <w:sz w:val="18"/>
                  <w:szCs w:val="18"/>
                  <w:rPrChange w:id="2760" w:author="Jochum, Michael D." w:date="2021-08-05T16:10:00Z">
                    <w:rPr>
                      <w:rFonts w:ascii="Calibri" w:eastAsia="Times New Roman" w:hAnsi="Calibri" w:cs="Calibri"/>
                      <w:color w:val="000000"/>
                    </w:rPr>
                  </w:rPrChange>
                </w:rPr>
                <w:t>0.006</w:t>
              </w:r>
            </w:ins>
          </w:p>
        </w:tc>
        <w:tc>
          <w:tcPr>
            <w:tcW w:w="272" w:type="pct"/>
            <w:tcBorders>
              <w:top w:val="nil"/>
              <w:left w:val="nil"/>
              <w:bottom w:val="nil"/>
              <w:right w:val="nil"/>
            </w:tcBorders>
            <w:shd w:val="clear" w:color="auto" w:fill="auto"/>
            <w:noWrap/>
            <w:vAlign w:val="bottom"/>
            <w:hideMark/>
            <w:tcPrChange w:id="2761" w:author="Jochum, Michael D." w:date="2021-08-05T14:17:00Z">
              <w:tcPr>
                <w:tcW w:w="316" w:type="pct"/>
                <w:tcBorders>
                  <w:top w:val="nil"/>
                  <w:left w:val="nil"/>
                  <w:bottom w:val="nil"/>
                  <w:right w:val="nil"/>
                </w:tcBorders>
                <w:shd w:val="clear" w:color="auto" w:fill="auto"/>
                <w:noWrap/>
                <w:vAlign w:val="bottom"/>
                <w:hideMark/>
              </w:tcPr>
            </w:tcPrChange>
          </w:tcPr>
          <w:p w14:paraId="1D8D4AE3" w14:textId="77777777" w:rsidR="001B3928" w:rsidRPr="00F7092D" w:rsidRDefault="001B3928" w:rsidP="001B3928">
            <w:pPr>
              <w:spacing w:after="0" w:line="240" w:lineRule="auto"/>
              <w:jc w:val="center"/>
              <w:rPr>
                <w:ins w:id="2762" w:author="Jochum, Michael D." w:date="2021-08-03T15:20:00Z"/>
                <w:rFonts w:eastAsia="Times New Roman" w:cstheme="minorHAnsi"/>
                <w:color w:val="000000"/>
                <w:sz w:val="18"/>
                <w:szCs w:val="18"/>
                <w:rPrChange w:id="2763" w:author="Jochum, Michael D." w:date="2021-08-05T16:10:00Z">
                  <w:rPr>
                    <w:ins w:id="2764" w:author="Jochum, Michael D." w:date="2021-08-03T15:20:00Z"/>
                    <w:rFonts w:ascii="Calibri" w:eastAsia="Times New Roman" w:hAnsi="Calibri" w:cs="Calibri"/>
                    <w:color w:val="000000"/>
                  </w:rPr>
                </w:rPrChange>
              </w:rPr>
            </w:pPr>
            <w:ins w:id="2765" w:author="Jochum, Michael D." w:date="2021-08-03T15:20:00Z">
              <w:r w:rsidRPr="00F7092D">
                <w:rPr>
                  <w:rFonts w:eastAsia="Times New Roman" w:cstheme="minorHAnsi"/>
                  <w:color w:val="000000"/>
                  <w:sz w:val="18"/>
                  <w:szCs w:val="18"/>
                  <w:rPrChange w:id="2766" w:author="Jochum, Michael D." w:date="2021-08-05T16:10:00Z">
                    <w:rPr>
                      <w:rFonts w:ascii="Calibri" w:eastAsia="Times New Roman" w:hAnsi="Calibri" w:cs="Calibri"/>
                      <w:color w:val="000000"/>
                    </w:rPr>
                  </w:rPrChange>
                </w:rPr>
                <w:t>0.012</w:t>
              </w:r>
            </w:ins>
          </w:p>
        </w:tc>
      </w:tr>
      <w:tr w:rsidR="001B3928" w:rsidRPr="00F7092D" w14:paraId="6002E848" w14:textId="77777777" w:rsidTr="00491314">
        <w:trPr>
          <w:trHeight w:val="300"/>
          <w:ins w:id="2767" w:author="Jochum, Michael D." w:date="2021-08-03T15:20:00Z"/>
          <w:trPrChange w:id="2768"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769" w:author="Jochum, Michael D." w:date="2021-08-05T14:17:00Z">
              <w:tcPr>
                <w:tcW w:w="1858" w:type="pct"/>
                <w:tcBorders>
                  <w:top w:val="nil"/>
                  <w:left w:val="nil"/>
                  <w:bottom w:val="nil"/>
                  <w:right w:val="nil"/>
                </w:tcBorders>
                <w:shd w:val="clear" w:color="auto" w:fill="auto"/>
                <w:noWrap/>
                <w:vAlign w:val="bottom"/>
                <w:hideMark/>
              </w:tcPr>
            </w:tcPrChange>
          </w:tcPr>
          <w:p w14:paraId="27EF55AB" w14:textId="77777777" w:rsidR="001B3928" w:rsidRPr="00F7092D" w:rsidRDefault="001B3928" w:rsidP="001B3928">
            <w:pPr>
              <w:spacing w:after="0" w:line="240" w:lineRule="auto"/>
              <w:jc w:val="right"/>
              <w:rPr>
                <w:ins w:id="2770" w:author="Jochum, Michael D." w:date="2021-08-03T15:20:00Z"/>
                <w:rFonts w:eastAsia="Times New Roman" w:cstheme="minorHAnsi"/>
                <w:color w:val="000000"/>
                <w:sz w:val="18"/>
                <w:szCs w:val="18"/>
                <w:rPrChange w:id="2771" w:author="Jochum, Michael D." w:date="2021-08-05T16:10:00Z">
                  <w:rPr>
                    <w:ins w:id="2772" w:author="Jochum, Michael D." w:date="2021-08-03T15:20:00Z"/>
                    <w:rFonts w:ascii="Calibri" w:eastAsia="Times New Roman" w:hAnsi="Calibri" w:cs="Calibri"/>
                    <w:color w:val="000000"/>
                  </w:rPr>
                </w:rPrChange>
              </w:rPr>
            </w:pPr>
            <w:ins w:id="2773" w:author="Jochum, Michael D." w:date="2021-08-03T15:20:00Z">
              <w:r w:rsidRPr="00F7092D">
                <w:rPr>
                  <w:rFonts w:eastAsia="Times New Roman" w:cstheme="minorHAnsi"/>
                  <w:color w:val="000000"/>
                  <w:sz w:val="18"/>
                  <w:szCs w:val="18"/>
                  <w:rPrChange w:id="2774" w:author="Jochum, Michael D." w:date="2021-08-05T16:10:00Z">
                    <w:rPr>
                      <w:rFonts w:ascii="Calibri" w:eastAsia="Times New Roman" w:hAnsi="Calibri" w:cs="Calibri"/>
                      <w:color w:val="000000"/>
                    </w:rPr>
                  </w:rPrChange>
                </w:rPr>
                <w:t>metabolic process</w:t>
              </w:r>
            </w:ins>
          </w:p>
        </w:tc>
        <w:tc>
          <w:tcPr>
            <w:tcW w:w="394" w:type="pct"/>
            <w:tcBorders>
              <w:top w:val="nil"/>
              <w:left w:val="nil"/>
              <w:bottom w:val="nil"/>
              <w:right w:val="nil"/>
            </w:tcBorders>
            <w:shd w:val="clear" w:color="auto" w:fill="auto"/>
            <w:noWrap/>
            <w:vAlign w:val="bottom"/>
            <w:hideMark/>
            <w:tcPrChange w:id="2775" w:author="Jochum, Michael D." w:date="2021-08-05T14:17:00Z">
              <w:tcPr>
                <w:tcW w:w="305" w:type="pct"/>
                <w:tcBorders>
                  <w:top w:val="nil"/>
                  <w:left w:val="nil"/>
                  <w:bottom w:val="nil"/>
                  <w:right w:val="nil"/>
                </w:tcBorders>
                <w:shd w:val="clear" w:color="auto" w:fill="auto"/>
                <w:noWrap/>
                <w:vAlign w:val="bottom"/>
                <w:hideMark/>
              </w:tcPr>
            </w:tcPrChange>
          </w:tcPr>
          <w:p w14:paraId="23B640BD" w14:textId="77777777" w:rsidR="001B3928" w:rsidRPr="00F7092D" w:rsidRDefault="001B3928" w:rsidP="001B3928">
            <w:pPr>
              <w:spacing w:after="0" w:line="240" w:lineRule="auto"/>
              <w:jc w:val="center"/>
              <w:rPr>
                <w:ins w:id="2776" w:author="Jochum, Michael D." w:date="2021-08-03T15:20:00Z"/>
                <w:rFonts w:eastAsia="Times New Roman" w:cstheme="minorHAnsi"/>
                <w:color w:val="000000"/>
                <w:sz w:val="18"/>
                <w:szCs w:val="18"/>
                <w:rPrChange w:id="2777" w:author="Jochum, Michael D." w:date="2021-08-05T16:10:00Z">
                  <w:rPr>
                    <w:ins w:id="2778" w:author="Jochum, Michael D." w:date="2021-08-03T15:20:00Z"/>
                    <w:rFonts w:ascii="Calibri" w:eastAsia="Times New Roman" w:hAnsi="Calibri" w:cs="Calibri"/>
                    <w:color w:val="000000"/>
                  </w:rPr>
                </w:rPrChange>
              </w:rPr>
            </w:pPr>
            <w:ins w:id="2779" w:author="Jochum, Michael D." w:date="2021-08-03T15:20:00Z">
              <w:r w:rsidRPr="00F7092D">
                <w:rPr>
                  <w:rFonts w:eastAsia="Times New Roman" w:cstheme="minorHAnsi"/>
                  <w:color w:val="000000"/>
                  <w:sz w:val="18"/>
                  <w:szCs w:val="18"/>
                  <w:rPrChange w:id="2780" w:author="Jochum, Michael D." w:date="2021-08-05T16:10:00Z">
                    <w:rPr>
                      <w:rFonts w:ascii="Calibri" w:eastAsia="Times New Roman" w:hAnsi="Calibri" w:cs="Calibri"/>
                      <w:color w:val="000000"/>
                    </w:rPr>
                  </w:rPrChange>
                </w:rPr>
                <w:t>GO:0008152</w:t>
              </w:r>
            </w:ins>
          </w:p>
        </w:tc>
        <w:tc>
          <w:tcPr>
            <w:tcW w:w="916" w:type="pct"/>
            <w:tcBorders>
              <w:top w:val="nil"/>
              <w:left w:val="nil"/>
              <w:bottom w:val="nil"/>
              <w:right w:val="nil"/>
            </w:tcBorders>
            <w:shd w:val="clear" w:color="auto" w:fill="auto"/>
            <w:noWrap/>
            <w:vAlign w:val="bottom"/>
            <w:hideMark/>
            <w:tcPrChange w:id="2781" w:author="Jochum, Michael D." w:date="2021-08-05T14:17:00Z">
              <w:tcPr>
                <w:tcW w:w="844" w:type="pct"/>
                <w:tcBorders>
                  <w:top w:val="nil"/>
                  <w:left w:val="nil"/>
                  <w:bottom w:val="nil"/>
                  <w:right w:val="nil"/>
                </w:tcBorders>
                <w:shd w:val="clear" w:color="auto" w:fill="auto"/>
                <w:noWrap/>
                <w:vAlign w:val="bottom"/>
                <w:hideMark/>
              </w:tcPr>
            </w:tcPrChange>
          </w:tcPr>
          <w:p w14:paraId="21DE4E4E" w14:textId="77777777" w:rsidR="001B3928" w:rsidRPr="00F7092D" w:rsidRDefault="001B3928" w:rsidP="001B3928">
            <w:pPr>
              <w:spacing w:after="0" w:line="240" w:lineRule="auto"/>
              <w:jc w:val="center"/>
              <w:rPr>
                <w:ins w:id="2782" w:author="Jochum, Michael D." w:date="2021-08-03T15:20:00Z"/>
                <w:rFonts w:eastAsia="Times New Roman" w:cstheme="minorHAnsi"/>
                <w:color w:val="000000"/>
                <w:sz w:val="18"/>
                <w:szCs w:val="18"/>
                <w:rPrChange w:id="2783" w:author="Jochum, Michael D." w:date="2021-08-05T16:10:00Z">
                  <w:rPr>
                    <w:ins w:id="2784" w:author="Jochum, Michael D." w:date="2021-08-03T15:20:00Z"/>
                    <w:rFonts w:ascii="Calibri" w:eastAsia="Times New Roman" w:hAnsi="Calibri" w:cs="Calibri"/>
                    <w:color w:val="000000"/>
                  </w:rPr>
                </w:rPrChange>
              </w:rPr>
            </w:pPr>
            <w:ins w:id="2785" w:author="Jochum, Michael D." w:date="2021-08-03T15:20:00Z">
              <w:r w:rsidRPr="00F7092D">
                <w:rPr>
                  <w:rFonts w:eastAsia="Times New Roman" w:cstheme="minorHAnsi"/>
                  <w:color w:val="000000"/>
                  <w:sz w:val="18"/>
                  <w:szCs w:val="18"/>
                  <w:rPrChange w:id="2786"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787" w:author="Jochum, Michael D." w:date="2021-08-05T14:17:00Z">
              <w:tcPr>
                <w:tcW w:w="362" w:type="pct"/>
                <w:tcBorders>
                  <w:top w:val="nil"/>
                  <w:left w:val="nil"/>
                  <w:bottom w:val="nil"/>
                  <w:right w:val="nil"/>
                </w:tcBorders>
                <w:shd w:val="clear" w:color="auto" w:fill="auto"/>
                <w:noWrap/>
                <w:vAlign w:val="bottom"/>
                <w:hideMark/>
              </w:tcPr>
            </w:tcPrChange>
          </w:tcPr>
          <w:p w14:paraId="686ED04A" w14:textId="77777777" w:rsidR="001B3928" w:rsidRPr="00F7092D" w:rsidRDefault="001B3928" w:rsidP="001B3928">
            <w:pPr>
              <w:spacing w:after="0" w:line="240" w:lineRule="auto"/>
              <w:jc w:val="center"/>
              <w:rPr>
                <w:ins w:id="2788" w:author="Jochum, Michael D." w:date="2021-08-03T15:20:00Z"/>
                <w:rFonts w:eastAsia="Times New Roman" w:cstheme="minorHAnsi"/>
                <w:color w:val="000000"/>
                <w:sz w:val="18"/>
                <w:szCs w:val="18"/>
                <w:rPrChange w:id="2789" w:author="Jochum, Michael D." w:date="2021-08-05T16:10:00Z">
                  <w:rPr>
                    <w:ins w:id="2790" w:author="Jochum, Michael D." w:date="2021-08-03T15:20:00Z"/>
                    <w:rFonts w:ascii="Calibri" w:eastAsia="Times New Roman" w:hAnsi="Calibri" w:cs="Calibri"/>
                    <w:color w:val="000000"/>
                  </w:rPr>
                </w:rPrChange>
              </w:rPr>
            </w:pPr>
            <w:ins w:id="2791" w:author="Jochum, Michael D." w:date="2021-08-03T15:20:00Z">
              <w:r w:rsidRPr="00F7092D">
                <w:rPr>
                  <w:rFonts w:eastAsia="Times New Roman" w:cstheme="minorHAnsi"/>
                  <w:color w:val="000000"/>
                  <w:sz w:val="18"/>
                  <w:szCs w:val="18"/>
                  <w:rPrChange w:id="2792"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Change w:id="2793" w:author="Jochum, Michael D." w:date="2021-08-05T14:17:00Z">
              <w:tcPr>
                <w:tcW w:w="316" w:type="pct"/>
                <w:tcBorders>
                  <w:top w:val="nil"/>
                  <w:left w:val="nil"/>
                  <w:bottom w:val="nil"/>
                  <w:right w:val="nil"/>
                </w:tcBorders>
                <w:shd w:val="clear" w:color="auto" w:fill="auto"/>
                <w:noWrap/>
                <w:vAlign w:val="bottom"/>
                <w:hideMark/>
              </w:tcPr>
            </w:tcPrChange>
          </w:tcPr>
          <w:p w14:paraId="7E398B6F" w14:textId="77777777" w:rsidR="001B3928" w:rsidRPr="00F7092D" w:rsidRDefault="001B3928" w:rsidP="001B3928">
            <w:pPr>
              <w:spacing w:after="0" w:line="240" w:lineRule="auto"/>
              <w:jc w:val="center"/>
              <w:rPr>
                <w:ins w:id="2794" w:author="Jochum, Michael D." w:date="2021-08-03T15:20:00Z"/>
                <w:rFonts w:eastAsia="Times New Roman" w:cstheme="minorHAnsi"/>
                <w:color w:val="000000"/>
                <w:sz w:val="18"/>
                <w:szCs w:val="18"/>
                <w:rPrChange w:id="2795" w:author="Jochum, Michael D." w:date="2021-08-05T16:10:00Z">
                  <w:rPr>
                    <w:ins w:id="2796" w:author="Jochum, Michael D." w:date="2021-08-03T15:20:00Z"/>
                    <w:rFonts w:ascii="Calibri" w:eastAsia="Times New Roman" w:hAnsi="Calibri" w:cs="Calibri"/>
                    <w:color w:val="000000"/>
                  </w:rPr>
                </w:rPrChange>
              </w:rPr>
            </w:pPr>
            <w:ins w:id="2797" w:author="Jochum, Michael D." w:date="2021-08-03T15:20:00Z">
              <w:r w:rsidRPr="00F7092D">
                <w:rPr>
                  <w:rFonts w:eastAsia="Times New Roman" w:cstheme="minorHAnsi"/>
                  <w:color w:val="000000"/>
                  <w:sz w:val="18"/>
                  <w:szCs w:val="18"/>
                  <w:rPrChange w:id="2798"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Change w:id="2799" w:author="Jochum, Michael D." w:date="2021-08-05T14:17:00Z">
              <w:tcPr>
                <w:tcW w:w="342" w:type="pct"/>
                <w:tcBorders>
                  <w:top w:val="nil"/>
                  <w:left w:val="nil"/>
                  <w:bottom w:val="nil"/>
                  <w:right w:val="nil"/>
                </w:tcBorders>
                <w:shd w:val="clear" w:color="auto" w:fill="auto"/>
                <w:noWrap/>
                <w:vAlign w:val="bottom"/>
                <w:hideMark/>
              </w:tcPr>
            </w:tcPrChange>
          </w:tcPr>
          <w:p w14:paraId="00A71864" w14:textId="77777777" w:rsidR="001B3928" w:rsidRPr="00F7092D" w:rsidRDefault="001B3928" w:rsidP="001B3928">
            <w:pPr>
              <w:spacing w:after="0" w:line="240" w:lineRule="auto"/>
              <w:jc w:val="center"/>
              <w:rPr>
                <w:ins w:id="2800" w:author="Jochum, Michael D." w:date="2021-08-03T15:20:00Z"/>
                <w:rFonts w:eastAsia="Times New Roman" w:cstheme="minorHAnsi"/>
                <w:color w:val="000000"/>
                <w:sz w:val="18"/>
                <w:szCs w:val="18"/>
                <w:rPrChange w:id="2801" w:author="Jochum, Michael D." w:date="2021-08-05T16:10:00Z">
                  <w:rPr>
                    <w:ins w:id="2802" w:author="Jochum, Michael D." w:date="2021-08-03T15:20:00Z"/>
                    <w:rFonts w:ascii="Calibri" w:eastAsia="Times New Roman" w:hAnsi="Calibri" w:cs="Calibri"/>
                    <w:color w:val="000000"/>
                  </w:rPr>
                </w:rPrChange>
              </w:rPr>
            </w:pPr>
            <w:ins w:id="2803" w:author="Jochum, Michael D." w:date="2021-08-03T15:20:00Z">
              <w:r w:rsidRPr="00F7092D">
                <w:rPr>
                  <w:rFonts w:eastAsia="Times New Roman" w:cstheme="minorHAnsi"/>
                  <w:color w:val="000000"/>
                  <w:sz w:val="18"/>
                  <w:szCs w:val="18"/>
                  <w:rPrChange w:id="2804"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805" w:author="Jochum, Michael D." w:date="2021-08-05T14:17:00Z">
              <w:tcPr>
                <w:tcW w:w="342" w:type="pct"/>
                <w:tcBorders>
                  <w:top w:val="nil"/>
                  <w:left w:val="nil"/>
                  <w:bottom w:val="nil"/>
                  <w:right w:val="nil"/>
                </w:tcBorders>
                <w:shd w:val="clear" w:color="auto" w:fill="auto"/>
                <w:noWrap/>
                <w:vAlign w:val="bottom"/>
                <w:hideMark/>
              </w:tcPr>
            </w:tcPrChange>
          </w:tcPr>
          <w:p w14:paraId="255F5992" w14:textId="77777777" w:rsidR="001B3928" w:rsidRPr="00F7092D" w:rsidRDefault="001B3928" w:rsidP="001B3928">
            <w:pPr>
              <w:spacing w:after="0" w:line="240" w:lineRule="auto"/>
              <w:jc w:val="center"/>
              <w:rPr>
                <w:ins w:id="2806" w:author="Jochum, Michael D." w:date="2021-08-03T15:20:00Z"/>
                <w:rFonts w:eastAsia="Times New Roman" w:cstheme="minorHAnsi"/>
                <w:color w:val="000000"/>
                <w:sz w:val="18"/>
                <w:szCs w:val="18"/>
                <w:rPrChange w:id="2807" w:author="Jochum, Michael D." w:date="2021-08-05T16:10:00Z">
                  <w:rPr>
                    <w:ins w:id="2808" w:author="Jochum, Michael D." w:date="2021-08-03T15:20:00Z"/>
                    <w:rFonts w:ascii="Calibri" w:eastAsia="Times New Roman" w:hAnsi="Calibri" w:cs="Calibri"/>
                    <w:color w:val="000000"/>
                  </w:rPr>
                </w:rPrChange>
              </w:rPr>
            </w:pPr>
            <w:ins w:id="2809" w:author="Jochum, Michael D." w:date="2021-08-03T15:20:00Z">
              <w:r w:rsidRPr="00F7092D">
                <w:rPr>
                  <w:rFonts w:eastAsia="Times New Roman" w:cstheme="minorHAnsi"/>
                  <w:color w:val="000000"/>
                  <w:sz w:val="18"/>
                  <w:szCs w:val="18"/>
                  <w:rPrChange w:id="2810" w:author="Jochum, Michael D." w:date="2021-08-05T16:10:00Z">
                    <w:rPr>
                      <w:rFonts w:ascii="Calibri" w:eastAsia="Times New Roman" w:hAnsi="Calibri" w:cs="Calibri"/>
                      <w:color w:val="000000"/>
                    </w:rPr>
                  </w:rPrChange>
                </w:rPr>
                <w:t>76.000</w:t>
              </w:r>
            </w:ins>
          </w:p>
        </w:tc>
        <w:tc>
          <w:tcPr>
            <w:tcW w:w="273" w:type="pct"/>
            <w:tcBorders>
              <w:top w:val="nil"/>
              <w:left w:val="nil"/>
              <w:bottom w:val="nil"/>
              <w:right w:val="nil"/>
            </w:tcBorders>
            <w:shd w:val="clear" w:color="auto" w:fill="auto"/>
            <w:noWrap/>
            <w:vAlign w:val="bottom"/>
            <w:hideMark/>
            <w:tcPrChange w:id="2811" w:author="Jochum, Michael D." w:date="2021-08-05T14:17:00Z">
              <w:tcPr>
                <w:tcW w:w="316" w:type="pct"/>
                <w:tcBorders>
                  <w:top w:val="nil"/>
                  <w:left w:val="nil"/>
                  <w:bottom w:val="nil"/>
                  <w:right w:val="nil"/>
                </w:tcBorders>
                <w:shd w:val="clear" w:color="auto" w:fill="auto"/>
                <w:noWrap/>
                <w:vAlign w:val="bottom"/>
                <w:hideMark/>
              </w:tcPr>
            </w:tcPrChange>
          </w:tcPr>
          <w:p w14:paraId="55FBF414" w14:textId="77777777" w:rsidR="001B3928" w:rsidRPr="00F7092D" w:rsidRDefault="001B3928" w:rsidP="001B3928">
            <w:pPr>
              <w:spacing w:after="0" w:line="240" w:lineRule="auto"/>
              <w:jc w:val="center"/>
              <w:rPr>
                <w:ins w:id="2812" w:author="Jochum, Michael D." w:date="2021-08-03T15:20:00Z"/>
                <w:rFonts w:eastAsia="Times New Roman" w:cstheme="minorHAnsi"/>
                <w:color w:val="000000"/>
                <w:sz w:val="18"/>
                <w:szCs w:val="18"/>
                <w:rPrChange w:id="2813" w:author="Jochum, Michael D." w:date="2021-08-05T16:10:00Z">
                  <w:rPr>
                    <w:ins w:id="2814" w:author="Jochum, Michael D." w:date="2021-08-03T15:20:00Z"/>
                    <w:rFonts w:ascii="Calibri" w:eastAsia="Times New Roman" w:hAnsi="Calibri" w:cs="Calibri"/>
                    <w:color w:val="000000"/>
                  </w:rPr>
                </w:rPrChange>
              </w:rPr>
            </w:pPr>
            <w:ins w:id="2815" w:author="Jochum, Michael D." w:date="2021-08-03T15:20:00Z">
              <w:r w:rsidRPr="00F7092D">
                <w:rPr>
                  <w:rFonts w:eastAsia="Times New Roman" w:cstheme="minorHAnsi"/>
                  <w:color w:val="000000"/>
                  <w:sz w:val="18"/>
                  <w:szCs w:val="18"/>
                  <w:rPrChange w:id="2816" w:author="Jochum, Michael D." w:date="2021-08-05T16:10:00Z">
                    <w:rPr>
                      <w:rFonts w:ascii="Calibri" w:eastAsia="Times New Roman" w:hAnsi="Calibri" w:cs="Calibri"/>
                      <w:color w:val="000000"/>
                    </w:rPr>
                  </w:rPrChange>
                </w:rPr>
                <w:t>0.006</w:t>
              </w:r>
            </w:ins>
          </w:p>
        </w:tc>
        <w:tc>
          <w:tcPr>
            <w:tcW w:w="272" w:type="pct"/>
            <w:tcBorders>
              <w:top w:val="nil"/>
              <w:left w:val="nil"/>
              <w:bottom w:val="nil"/>
              <w:right w:val="nil"/>
            </w:tcBorders>
            <w:shd w:val="clear" w:color="auto" w:fill="auto"/>
            <w:noWrap/>
            <w:vAlign w:val="bottom"/>
            <w:hideMark/>
            <w:tcPrChange w:id="2817" w:author="Jochum, Michael D." w:date="2021-08-05T14:17:00Z">
              <w:tcPr>
                <w:tcW w:w="316" w:type="pct"/>
                <w:tcBorders>
                  <w:top w:val="nil"/>
                  <w:left w:val="nil"/>
                  <w:bottom w:val="nil"/>
                  <w:right w:val="nil"/>
                </w:tcBorders>
                <w:shd w:val="clear" w:color="auto" w:fill="auto"/>
                <w:noWrap/>
                <w:vAlign w:val="bottom"/>
                <w:hideMark/>
              </w:tcPr>
            </w:tcPrChange>
          </w:tcPr>
          <w:p w14:paraId="3DCF97E4" w14:textId="77777777" w:rsidR="001B3928" w:rsidRPr="00F7092D" w:rsidRDefault="001B3928" w:rsidP="001B3928">
            <w:pPr>
              <w:spacing w:after="0" w:line="240" w:lineRule="auto"/>
              <w:jc w:val="center"/>
              <w:rPr>
                <w:ins w:id="2818" w:author="Jochum, Michael D." w:date="2021-08-03T15:20:00Z"/>
                <w:rFonts w:eastAsia="Times New Roman" w:cstheme="minorHAnsi"/>
                <w:color w:val="000000"/>
                <w:sz w:val="18"/>
                <w:szCs w:val="18"/>
                <w:rPrChange w:id="2819" w:author="Jochum, Michael D." w:date="2021-08-05T16:10:00Z">
                  <w:rPr>
                    <w:ins w:id="2820" w:author="Jochum, Michael D." w:date="2021-08-03T15:20:00Z"/>
                    <w:rFonts w:ascii="Calibri" w:eastAsia="Times New Roman" w:hAnsi="Calibri" w:cs="Calibri"/>
                    <w:color w:val="000000"/>
                  </w:rPr>
                </w:rPrChange>
              </w:rPr>
            </w:pPr>
            <w:ins w:id="2821" w:author="Jochum, Michael D." w:date="2021-08-03T15:20:00Z">
              <w:r w:rsidRPr="00F7092D">
                <w:rPr>
                  <w:rFonts w:eastAsia="Times New Roman" w:cstheme="minorHAnsi"/>
                  <w:color w:val="000000"/>
                  <w:sz w:val="18"/>
                  <w:szCs w:val="18"/>
                  <w:rPrChange w:id="2822" w:author="Jochum, Michael D." w:date="2021-08-05T16:10:00Z">
                    <w:rPr>
                      <w:rFonts w:ascii="Calibri" w:eastAsia="Times New Roman" w:hAnsi="Calibri" w:cs="Calibri"/>
                      <w:color w:val="000000"/>
                    </w:rPr>
                  </w:rPrChange>
                </w:rPr>
                <w:t>0.013</w:t>
              </w:r>
            </w:ins>
          </w:p>
        </w:tc>
      </w:tr>
      <w:tr w:rsidR="001B3928" w:rsidRPr="00F7092D" w14:paraId="255A2C0D" w14:textId="77777777" w:rsidTr="00491314">
        <w:trPr>
          <w:trHeight w:val="300"/>
          <w:ins w:id="2823" w:author="Jochum, Michael D." w:date="2021-08-03T15:20:00Z"/>
          <w:trPrChange w:id="2824"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825" w:author="Jochum, Michael D." w:date="2021-08-05T14:17:00Z">
              <w:tcPr>
                <w:tcW w:w="1858" w:type="pct"/>
                <w:tcBorders>
                  <w:top w:val="nil"/>
                  <w:left w:val="nil"/>
                  <w:bottom w:val="nil"/>
                  <w:right w:val="nil"/>
                </w:tcBorders>
                <w:shd w:val="clear" w:color="auto" w:fill="auto"/>
                <w:noWrap/>
                <w:vAlign w:val="bottom"/>
                <w:hideMark/>
              </w:tcPr>
            </w:tcPrChange>
          </w:tcPr>
          <w:p w14:paraId="6A9605EB" w14:textId="77777777" w:rsidR="001B3928" w:rsidRPr="00F7092D" w:rsidRDefault="001B3928" w:rsidP="001B3928">
            <w:pPr>
              <w:spacing w:after="0" w:line="240" w:lineRule="auto"/>
              <w:jc w:val="right"/>
              <w:rPr>
                <w:ins w:id="2826" w:author="Jochum, Michael D." w:date="2021-08-03T15:20:00Z"/>
                <w:rFonts w:eastAsia="Times New Roman" w:cstheme="minorHAnsi"/>
                <w:color w:val="000000"/>
                <w:sz w:val="18"/>
                <w:szCs w:val="18"/>
                <w:rPrChange w:id="2827" w:author="Jochum, Michael D." w:date="2021-08-05T16:10:00Z">
                  <w:rPr>
                    <w:ins w:id="2828" w:author="Jochum, Michael D." w:date="2021-08-03T15:20:00Z"/>
                    <w:rFonts w:ascii="Calibri" w:eastAsia="Times New Roman" w:hAnsi="Calibri" w:cs="Calibri"/>
                    <w:color w:val="000000"/>
                  </w:rPr>
                </w:rPrChange>
              </w:rPr>
            </w:pPr>
            <w:ins w:id="2829" w:author="Jochum, Michael D." w:date="2021-08-03T15:20:00Z">
              <w:r w:rsidRPr="00F7092D">
                <w:rPr>
                  <w:rFonts w:eastAsia="Times New Roman" w:cstheme="minorHAnsi"/>
                  <w:color w:val="000000"/>
                  <w:sz w:val="18"/>
                  <w:szCs w:val="18"/>
                  <w:rPrChange w:id="2830" w:author="Jochum, Michael D." w:date="2021-08-05T16:10:00Z">
                    <w:rPr>
                      <w:rFonts w:ascii="Calibri" w:eastAsia="Times New Roman" w:hAnsi="Calibri" w:cs="Calibri"/>
                      <w:color w:val="000000"/>
                    </w:rPr>
                  </w:rPrChange>
                </w:rPr>
                <w:t>organonitrogen compound metabolic process</w:t>
              </w:r>
            </w:ins>
          </w:p>
        </w:tc>
        <w:tc>
          <w:tcPr>
            <w:tcW w:w="394" w:type="pct"/>
            <w:tcBorders>
              <w:top w:val="nil"/>
              <w:left w:val="nil"/>
              <w:bottom w:val="nil"/>
              <w:right w:val="nil"/>
            </w:tcBorders>
            <w:shd w:val="clear" w:color="auto" w:fill="auto"/>
            <w:noWrap/>
            <w:vAlign w:val="bottom"/>
            <w:hideMark/>
            <w:tcPrChange w:id="2831" w:author="Jochum, Michael D." w:date="2021-08-05T14:17:00Z">
              <w:tcPr>
                <w:tcW w:w="305" w:type="pct"/>
                <w:tcBorders>
                  <w:top w:val="nil"/>
                  <w:left w:val="nil"/>
                  <w:bottom w:val="nil"/>
                  <w:right w:val="nil"/>
                </w:tcBorders>
                <w:shd w:val="clear" w:color="auto" w:fill="auto"/>
                <w:noWrap/>
                <w:vAlign w:val="bottom"/>
                <w:hideMark/>
              </w:tcPr>
            </w:tcPrChange>
          </w:tcPr>
          <w:p w14:paraId="186DFA91" w14:textId="77777777" w:rsidR="001B3928" w:rsidRPr="00F7092D" w:rsidRDefault="001B3928" w:rsidP="001B3928">
            <w:pPr>
              <w:spacing w:after="0" w:line="240" w:lineRule="auto"/>
              <w:jc w:val="center"/>
              <w:rPr>
                <w:ins w:id="2832" w:author="Jochum, Michael D." w:date="2021-08-03T15:20:00Z"/>
                <w:rFonts w:eastAsia="Times New Roman" w:cstheme="minorHAnsi"/>
                <w:color w:val="000000"/>
                <w:sz w:val="18"/>
                <w:szCs w:val="18"/>
                <w:rPrChange w:id="2833" w:author="Jochum, Michael D." w:date="2021-08-05T16:10:00Z">
                  <w:rPr>
                    <w:ins w:id="2834" w:author="Jochum, Michael D." w:date="2021-08-03T15:20:00Z"/>
                    <w:rFonts w:ascii="Calibri" w:eastAsia="Times New Roman" w:hAnsi="Calibri" w:cs="Calibri"/>
                    <w:color w:val="000000"/>
                  </w:rPr>
                </w:rPrChange>
              </w:rPr>
            </w:pPr>
            <w:ins w:id="2835" w:author="Jochum, Michael D." w:date="2021-08-03T15:20:00Z">
              <w:r w:rsidRPr="00F7092D">
                <w:rPr>
                  <w:rFonts w:eastAsia="Times New Roman" w:cstheme="minorHAnsi"/>
                  <w:color w:val="000000"/>
                  <w:sz w:val="18"/>
                  <w:szCs w:val="18"/>
                  <w:rPrChange w:id="2836" w:author="Jochum, Michael D." w:date="2021-08-05T16:10:00Z">
                    <w:rPr>
                      <w:rFonts w:ascii="Calibri" w:eastAsia="Times New Roman" w:hAnsi="Calibri" w:cs="Calibri"/>
                      <w:color w:val="000000"/>
                    </w:rPr>
                  </w:rPrChange>
                </w:rPr>
                <w:t>GO:1901564</w:t>
              </w:r>
            </w:ins>
          </w:p>
        </w:tc>
        <w:tc>
          <w:tcPr>
            <w:tcW w:w="916" w:type="pct"/>
            <w:tcBorders>
              <w:top w:val="nil"/>
              <w:left w:val="nil"/>
              <w:bottom w:val="nil"/>
              <w:right w:val="nil"/>
            </w:tcBorders>
            <w:shd w:val="clear" w:color="auto" w:fill="auto"/>
            <w:noWrap/>
            <w:vAlign w:val="bottom"/>
            <w:hideMark/>
            <w:tcPrChange w:id="2837" w:author="Jochum, Michael D." w:date="2021-08-05T14:17:00Z">
              <w:tcPr>
                <w:tcW w:w="844" w:type="pct"/>
                <w:tcBorders>
                  <w:top w:val="nil"/>
                  <w:left w:val="nil"/>
                  <w:bottom w:val="nil"/>
                  <w:right w:val="nil"/>
                </w:tcBorders>
                <w:shd w:val="clear" w:color="auto" w:fill="auto"/>
                <w:noWrap/>
                <w:vAlign w:val="bottom"/>
                <w:hideMark/>
              </w:tcPr>
            </w:tcPrChange>
          </w:tcPr>
          <w:p w14:paraId="4E323942" w14:textId="77777777" w:rsidR="001B3928" w:rsidRPr="00F7092D" w:rsidRDefault="001B3928" w:rsidP="001B3928">
            <w:pPr>
              <w:spacing w:after="0" w:line="240" w:lineRule="auto"/>
              <w:jc w:val="center"/>
              <w:rPr>
                <w:ins w:id="2838" w:author="Jochum, Michael D." w:date="2021-08-03T15:20:00Z"/>
                <w:rFonts w:eastAsia="Times New Roman" w:cstheme="minorHAnsi"/>
                <w:color w:val="000000"/>
                <w:sz w:val="18"/>
                <w:szCs w:val="18"/>
                <w:rPrChange w:id="2839" w:author="Jochum, Michael D." w:date="2021-08-05T16:10:00Z">
                  <w:rPr>
                    <w:ins w:id="2840" w:author="Jochum, Michael D." w:date="2021-08-03T15:20:00Z"/>
                    <w:rFonts w:ascii="Calibri" w:eastAsia="Times New Roman" w:hAnsi="Calibri" w:cs="Calibri"/>
                    <w:color w:val="000000"/>
                  </w:rPr>
                </w:rPrChange>
              </w:rPr>
            </w:pPr>
            <w:ins w:id="2841" w:author="Jochum, Michael D." w:date="2021-08-03T15:20:00Z">
              <w:r w:rsidRPr="00F7092D">
                <w:rPr>
                  <w:rFonts w:eastAsia="Times New Roman" w:cstheme="minorHAnsi"/>
                  <w:color w:val="000000"/>
                  <w:sz w:val="18"/>
                  <w:szCs w:val="18"/>
                  <w:rPrChange w:id="2842"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843" w:author="Jochum, Michael D." w:date="2021-08-05T14:17:00Z">
              <w:tcPr>
                <w:tcW w:w="362" w:type="pct"/>
                <w:tcBorders>
                  <w:top w:val="nil"/>
                  <w:left w:val="nil"/>
                  <w:bottom w:val="nil"/>
                  <w:right w:val="nil"/>
                </w:tcBorders>
                <w:shd w:val="clear" w:color="auto" w:fill="auto"/>
                <w:noWrap/>
                <w:vAlign w:val="bottom"/>
                <w:hideMark/>
              </w:tcPr>
            </w:tcPrChange>
          </w:tcPr>
          <w:p w14:paraId="77CB75BC" w14:textId="77777777" w:rsidR="001B3928" w:rsidRPr="00F7092D" w:rsidRDefault="001B3928" w:rsidP="001B3928">
            <w:pPr>
              <w:spacing w:after="0" w:line="240" w:lineRule="auto"/>
              <w:jc w:val="center"/>
              <w:rPr>
                <w:ins w:id="2844" w:author="Jochum, Michael D." w:date="2021-08-03T15:20:00Z"/>
                <w:rFonts w:eastAsia="Times New Roman" w:cstheme="minorHAnsi"/>
                <w:color w:val="000000"/>
                <w:sz w:val="18"/>
                <w:szCs w:val="18"/>
                <w:rPrChange w:id="2845" w:author="Jochum, Michael D." w:date="2021-08-05T16:10:00Z">
                  <w:rPr>
                    <w:ins w:id="2846" w:author="Jochum, Michael D." w:date="2021-08-03T15:20:00Z"/>
                    <w:rFonts w:ascii="Calibri" w:eastAsia="Times New Roman" w:hAnsi="Calibri" w:cs="Calibri"/>
                    <w:color w:val="000000"/>
                  </w:rPr>
                </w:rPrChange>
              </w:rPr>
            </w:pPr>
            <w:ins w:id="2847" w:author="Jochum, Michael D." w:date="2021-08-03T15:20:00Z">
              <w:r w:rsidRPr="00F7092D">
                <w:rPr>
                  <w:rFonts w:eastAsia="Times New Roman" w:cstheme="minorHAnsi"/>
                  <w:color w:val="000000"/>
                  <w:sz w:val="18"/>
                  <w:szCs w:val="18"/>
                  <w:rPrChange w:id="2848"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Change w:id="2849" w:author="Jochum, Michael D." w:date="2021-08-05T14:17:00Z">
              <w:tcPr>
                <w:tcW w:w="316" w:type="pct"/>
                <w:tcBorders>
                  <w:top w:val="nil"/>
                  <w:left w:val="nil"/>
                  <w:bottom w:val="nil"/>
                  <w:right w:val="nil"/>
                </w:tcBorders>
                <w:shd w:val="clear" w:color="auto" w:fill="auto"/>
                <w:noWrap/>
                <w:vAlign w:val="bottom"/>
                <w:hideMark/>
              </w:tcPr>
            </w:tcPrChange>
          </w:tcPr>
          <w:p w14:paraId="5370A88E" w14:textId="77777777" w:rsidR="001B3928" w:rsidRPr="00F7092D" w:rsidRDefault="001B3928" w:rsidP="001B3928">
            <w:pPr>
              <w:spacing w:after="0" w:line="240" w:lineRule="auto"/>
              <w:jc w:val="center"/>
              <w:rPr>
                <w:ins w:id="2850" w:author="Jochum, Michael D." w:date="2021-08-03T15:20:00Z"/>
                <w:rFonts w:eastAsia="Times New Roman" w:cstheme="minorHAnsi"/>
                <w:color w:val="000000"/>
                <w:sz w:val="18"/>
                <w:szCs w:val="18"/>
                <w:rPrChange w:id="2851" w:author="Jochum, Michael D." w:date="2021-08-05T16:10:00Z">
                  <w:rPr>
                    <w:ins w:id="2852" w:author="Jochum, Michael D." w:date="2021-08-03T15:20:00Z"/>
                    <w:rFonts w:ascii="Calibri" w:eastAsia="Times New Roman" w:hAnsi="Calibri" w:cs="Calibri"/>
                    <w:color w:val="000000"/>
                  </w:rPr>
                </w:rPrChange>
              </w:rPr>
            </w:pPr>
            <w:ins w:id="2853" w:author="Jochum, Michael D." w:date="2021-08-03T15:20:00Z">
              <w:r w:rsidRPr="00F7092D">
                <w:rPr>
                  <w:rFonts w:eastAsia="Times New Roman" w:cstheme="minorHAnsi"/>
                  <w:color w:val="000000"/>
                  <w:sz w:val="18"/>
                  <w:szCs w:val="18"/>
                  <w:rPrChange w:id="2854"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855" w:author="Jochum, Michael D." w:date="2021-08-05T14:17:00Z">
              <w:tcPr>
                <w:tcW w:w="342" w:type="pct"/>
                <w:tcBorders>
                  <w:top w:val="nil"/>
                  <w:left w:val="nil"/>
                  <w:bottom w:val="nil"/>
                  <w:right w:val="nil"/>
                </w:tcBorders>
                <w:shd w:val="clear" w:color="auto" w:fill="auto"/>
                <w:noWrap/>
                <w:vAlign w:val="bottom"/>
                <w:hideMark/>
              </w:tcPr>
            </w:tcPrChange>
          </w:tcPr>
          <w:p w14:paraId="23FF21C9" w14:textId="77777777" w:rsidR="001B3928" w:rsidRPr="00F7092D" w:rsidRDefault="001B3928" w:rsidP="001B3928">
            <w:pPr>
              <w:spacing w:after="0" w:line="240" w:lineRule="auto"/>
              <w:jc w:val="center"/>
              <w:rPr>
                <w:ins w:id="2856" w:author="Jochum, Michael D." w:date="2021-08-03T15:20:00Z"/>
                <w:rFonts w:eastAsia="Times New Roman" w:cstheme="minorHAnsi"/>
                <w:color w:val="000000"/>
                <w:sz w:val="18"/>
                <w:szCs w:val="18"/>
                <w:rPrChange w:id="2857" w:author="Jochum, Michael D." w:date="2021-08-05T16:10:00Z">
                  <w:rPr>
                    <w:ins w:id="2858" w:author="Jochum, Michael D." w:date="2021-08-03T15:20:00Z"/>
                    <w:rFonts w:ascii="Calibri" w:eastAsia="Times New Roman" w:hAnsi="Calibri" w:cs="Calibri"/>
                    <w:color w:val="000000"/>
                  </w:rPr>
                </w:rPrChange>
              </w:rPr>
            </w:pPr>
            <w:ins w:id="2859" w:author="Jochum, Michael D." w:date="2021-08-03T15:20:00Z">
              <w:r w:rsidRPr="00F7092D">
                <w:rPr>
                  <w:rFonts w:eastAsia="Times New Roman" w:cstheme="minorHAnsi"/>
                  <w:color w:val="000000"/>
                  <w:sz w:val="18"/>
                  <w:szCs w:val="18"/>
                  <w:rPrChange w:id="2860"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861" w:author="Jochum, Michael D." w:date="2021-08-05T14:17:00Z">
              <w:tcPr>
                <w:tcW w:w="342" w:type="pct"/>
                <w:tcBorders>
                  <w:top w:val="nil"/>
                  <w:left w:val="nil"/>
                  <w:bottom w:val="nil"/>
                  <w:right w:val="nil"/>
                </w:tcBorders>
                <w:shd w:val="clear" w:color="auto" w:fill="auto"/>
                <w:noWrap/>
                <w:vAlign w:val="bottom"/>
                <w:hideMark/>
              </w:tcPr>
            </w:tcPrChange>
          </w:tcPr>
          <w:p w14:paraId="0DBFD977" w14:textId="77777777" w:rsidR="001B3928" w:rsidRPr="00F7092D" w:rsidRDefault="001B3928" w:rsidP="001B3928">
            <w:pPr>
              <w:spacing w:after="0" w:line="240" w:lineRule="auto"/>
              <w:jc w:val="center"/>
              <w:rPr>
                <w:ins w:id="2862" w:author="Jochum, Michael D." w:date="2021-08-03T15:20:00Z"/>
                <w:rFonts w:eastAsia="Times New Roman" w:cstheme="minorHAnsi"/>
                <w:color w:val="000000"/>
                <w:sz w:val="18"/>
                <w:szCs w:val="18"/>
                <w:rPrChange w:id="2863" w:author="Jochum, Michael D." w:date="2021-08-05T16:10:00Z">
                  <w:rPr>
                    <w:ins w:id="2864" w:author="Jochum, Michael D." w:date="2021-08-03T15:20:00Z"/>
                    <w:rFonts w:ascii="Calibri" w:eastAsia="Times New Roman" w:hAnsi="Calibri" w:cs="Calibri"/>
                    <w:color w:val="000000"/>
                  </w:rPr>
                </w:rPrChange>
              </w:rPr>
            </w:pPr>
            <w:ins w:id="2865" w:author="Jochum, Michael D." w:date="2021-08-03T15:20:00Z">
              <w:r w:rsidRPr="00F7092D">
                <w:rPr>
                  <w:rFonts w:eastAsia="Times New Roman" w:cstheme="minorHAnsi"/>
                  <w:color w:val="000000"/>
                  <w:sz w:val="18"/>
                  <w:szCs w:val="18"/>
                  <w:rPrChange w:id="2866" w:author="Jochum, Michael D." w:date="2021-08-05T16:10:00Z">
                    <w:rPr>
                      <w:rFonts w:ascii="Calibri" w:eastAsia="Times New Roman" w:hAnsi="Calibri" w:cs="Calibri"/>
                      <w:color w:val="000000"/>
                    </w:rPr>
                  </w:rPrChange>
                </w:rPr>
                <w:t>5.000</w:t>
              </w:r>
            </w:ins>
          </w:p>
        </w:tc>
        <w:tc>
          <w:tcPr>
            <w:tcW w:w="273" w:type="pct"/>
            <w:tcBorders>
              <w:top w:val="nil"/>
              <w:left w:val="nil"/>
              <w:bottom w:val="nil"/>
              <w:right w:val="nil"/>
            </w:tcBorders>
            <w:shd w:val="clear" w:color="auto" w:fill="auto"/>
            <w:noWrap/>
            <w:vAlign w:val="bottom"/>
            <w:hideMark/>
            <w:tcPrChange w:id="2867" w:author="Jochum, Michael D." w:date="2021-08-05T14:17:00Z">
              <w:tcPr>
                <w:tcW w:w="316" w:type="pct"/>
                <w:tcBorders>
                  <w:top w:val="nil"/>
                  <w:left w:val="nil"/>
                  <w:bottom w:val="nil"/>
                  <w:right w:val="nil"/>
                </w:tcBorders>
                <w:shd w:val="clear" w:color="auto" w:fill="auto"/>
                <w:noWrap/>
                <w:vAlign w:val="bottom"/>
                <w:hideMark/>
              </w:tcPr>
            </w:tcPrChange>
          </w:tcPr>
          <w:p w14:paraId="14065B9C" w14:textId="77777777" w:rsidR="001B3928" w:rsidRPr="00F7092D" w:rsidRDefault="001B3928" w:rsidP="001B3928">
            <w:pPr>
              <w:spacing w:after="0" w:line="240" w:lineRule="auto"/>
              <w:jc w:val="center"/>
              <w:rPr>
                <w:ins w:id="2868" w:author="Jochum, Michael D." w:date="2021-08-03T15:20:00Z"/>
                <w:rFonts w:eastAsia="Times New Roman" w:cstheme="minorHAnsi"/>
                <w:color w:val="000000"/>
                <w:sz w:val="18"/>
                <w:szCs w:val="18"/>
                <w:rPrChange w:id="2869" w:author="Jochum, Michael D." w:date="2021-08-05T16:10:00Z">
                  <w:rPr>
                    <w:ins w:id="2870" w:author="Jochum, Michael D." w:date="2021-08-03T15:20:00Z"/>
                    <w:rFonts w:ascii="Calibri" w:eastAsia="Times New Roman" w:hAnsi="Calibri" w:cs="Calibri"/>
                    <w:color w:val="000000"/>
                  </w:rPr>
                </w:rPrChange>
              </w:rPr>
            </w:pPr>
            <w:ins w:id="2871" w:author="Jochum, Michael D." w:date="2021-08-03T15:20:00Z">
              <w:r w:rsidRPr="00F7092D">
                <w:rPr>
                  <w:rFonts w:eastAsia="Times New Roman" w:cstheme="minorHAnsi"/>
                  <w:color w:val="000000"/>
                  <w:sz w:val="18"/>
                  <w:szCs w:val="18"/>
                  <w:rPrChange w:id="2872" w:author="Jochum, Michael D." w:date="2021-08-05T16:10:00Z">
                    <w:rPr>
                      <w:rFonts w:ascii="Calibri" w:eastAsia="Times New Roman" w:hAnsi="Calibri" w:cs="Calibri"/>
                      <w:color w:val="000000"/>
                    </w:rPr>
                  </w:rPrChange>
                </w:rPr>
                <w:t>0.009</w:t>
              </w:r>
            </w:ins>
          </w:p>
        </w:tc>
        <w:tc>
          <w:tcPr>
            <w:tcW w:w="272" w:type="pct"/>
            <w:tcBorders>
              <w:top w:val="nil"/>
              <w:left w:val="nil"/>
              <w:bottom w:val="nil"/>
              <w:right w:val="nil"/>
            </w:tcBorders>
            <w:shd w:val="clear" w:color="auto" w:fill="auto"/>
            <w:noWrap/>
            <w:vAlign w:val="bottom"/>
            <w:hideMark/>
            <w:tcPrChange w:id="2873" w:author="Jochum, Michael D." w:date="2021-08-05T14:17:00Z">
              <w:tcPr>
                <w:tcW w:w="316" w:type="pct"/>
                <w:tcBorders>
                  <w:top w:val="nil"/>
                  <w:left w:val="nil"/>
                  <w:bottom w:val="nil"/>
                  <w:right w:val="nil"/>
                </w:tcBorders>
                <w:shd w:val="clear" w:color="auto" w:fill="auto"/>
                <w:noWrap/>
                <w:vAlign w:val="bottom"/>
                <w:hideMark/>
              </w:tcPr>
            </w:tcPrChange>
          </w:tcPr>
          <w:p w14:paraId="52F53E0C" w14:textId="77777777" w:rsidR="001B3928" w:rsidRPr="00F7092D" w:rsidRDefault="001B3928" w:rsidP="001B3928">
            <w:pPr>
              <w:spacing w:after="0" w:line="240" w:lineRule="auto"/>
              <w:jc w:val="center"/>
              <w:rPr>
                <w:ins w:id="2874" w:author="Jochum, Michael D." w:date="2021-08-03T15:20:00Z"/>
                <w:rFonts w:eastAsia="Times New Roman" w:cstheme="minorHAnsi"/>
                <w:color w:val="000000"/>
                <w:sz w:val="18"/>
                <w:szCs w:val="18"/>
                <w:rPrChange w:id="2875" w:author="Jochum, Michael D." w:date="2021-08-05T16:10:00Z">
                  <w:rPr>
                    <w:ins w:id="2876" w:author="Jochum, Michael D." w:date="2021-08-03T15:20:00Z"/>
                    <w:rFonts w:ascii="Calibri" w:eastAsia="Times New Roman" w:hAnsi="Calibri" w:cs="Calibri"/>
                    <w:color w:val="000000"/>
                  </w:rPr>
                </w:rPrChange>
              </w:rPr>
            </w:pPr>
            <w:ins w:id="2877" w:author="Jochum, Michael D." w:date="2021-08-03T15:20:00Z">
              <w:r w:rsidRPr="00F7092D">
                <w:rPr>
                  <w:rFonts w:eastAsia="Times New Roman" w:cstheme="minorHAnsi"/>
                  <w:color w:val="000000"/>
                  <w:sz w:val="18"/>
                  <w:szCs w:val="18"/>
                  <w:rPrChange w:id="2878" w:author="Jochum, Michael D." w:date="2021-08-05T16:10:00Z">
                    <w:rPr>
                      <w:rFonts w:ascii="Calibri" w:eastAsia="Times New Roman" w:hAnsi="Calibri" w:cs="Calibri"/>
                      <w:color w:val="000000"/>
                    </w:rPr>
                  </w:rPrChange>
                </w:rPr>
                <w:t>0.018</w:t>
              </w:r>
            </w:ins>
          </w:p>
        </w:tc>
      </w:tr>
      <w:tr w:rsidR="001B3928" w:rsidRPr="00F7092D" w14:paraId="2B78029D" w14:textId="77777777" w:rsidTr="00491314">
        <w:trPr>
          <w:trHeight w:val="300"/>
          <w:ins w:id="2879" w:author="Jochum, Michael D." w:date="2021-08-03T15:20:00Z"/>
          <w:trPrChange w:id="2880"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881" w:author="Jochum, Michael D." w:date="2021-08-05T14:17:00Z">
              <w:tcPr>
                <w:tcW w:w="1858" w:type="pct"/>
                <w:tcBorders>
                  <w:top w:val="nil"/>
                  <w:left w:val="nil"/>
                  <w:bottom w:val="nil"/>
                  <w:right w:val="nil"/>
                </w:tcBorders>
                <w:shd w:val="clear" w:color="auto" w:fill="auto"/>
                <w:noWrap/>
                <w:vAlign w:val="bottom"/>
                <w:hideMark/>
              </w:tcPr>
            </w:tcPrChange>
          </w:tcPr>
          <w:p w14:paraId="0F58B276" w14:textId="77777777" w:rsidR="001B3928" w:rsidRPr="00F7092D" w:rsidRDefault="001B3928" w:rsidP="001B3928">
            <w:pPr>
              <w:spacing w:after="0" w:line="240" w:lineRule="auto"/>
              <w:jc w:val="right"/>
              <w:rPr>
                <w:ins w:id="2882" w:author="Jochum, Michael D." w:date="2021-08-03T15:20:00Z"/>
                <w:rFonts w:eastAsia="Times New Roman" w:cstheme="minorHAnsi"/>
                <w:color w:val="000000"/>
                <w:sz w:val="18"/>
                <w:szCs w:val="18"/>
                <w:rPrChange w:id="2883" w:author="Jochum, Michael D." w:date="2021-08-05T16:10:00Z">
                  <w:rPr>
                    <w:ins w:id="2884" w:author="Jochum, Michael D." w:date="2021-08-03T15:20:00Z"/>
                    <w:rFonts w:ascii="Calibri" w:eastAsia="Times New Roman" w:hAnsi="Calibri" w:cs="Calibri"/>
                    <w:color w:val="000000"/>
                  </w:rPr>
                </w:rPrChange>
              </w:rPr>
            </w:pPr>
            <w:ins w:id="2885" w:author="Jochum, Michael D." w:date="2021-08-03T15:20:00Z">
              <w:r w:rsidRPr="00F7092D">
                <w:rPr>
                  <w:rFonts w:eastAsia="Times New Roman" w:cstheme="minorHAnsi"/>
                  <w:color w:val="000000"/>
                  <w:sz w:val="18"/>
                  <w:szCs w:val="18"/>
                  <w:rPrChange w:id="2886" w:author="Jochum, Michael D." w:date="2021-08-05T16:10:00Z">
                    <w:rPr>
                      <w:rFonts w:ascii="Calibri" w:eastAsia="Times New Roman" w:hAnsi="Calibri" w:cs="Calibri"/>
                      <w:color w:val="000000"/>
                    </w:rPr>
                  </w:rPrChange>
                </w:rPr>
                <w:t>modulation by symbiont of host process</w:t>
              </w:r>
            </w:ins>
          </w:p>
        </w:tc>
        <w:tc>
          <w:tcPr>
            <w:tcW w:w="394" w:type="pct"/>
            <w:tcBorders>
              <w:top w:val="nil"/>
              <w:left w:val="nil"/>
              <w:bottom w:val="nil"/>
              <w:right w:val="nil"/>
            </w:tcBorders>
            <w:shd w:val="clear" w:color="auto" w:fill="auto"/>
            <w:noWrap/>
            <w:vAlign w:val="bottom"/>
            <w:hideMark/>
            <w:tcPrChange w:id="2887" w:author="Jochum, Michael D." w:date="2021-08-05T14:17:00Z">
              <w:tcPr>
                <w:tcW w:w="305" w:type="pct"/>
                <w:tcBorders>
                  <w:top w:val="nil"/>
                  <w:left w:val="nil"/>
                  <w:bottom w:val="nil"/>
                  <w:right w:val="nil"/>
                </w:tcBorders>
                <w:shd w:val="clear" w:color="auto" w:fill="auto"/>
                <w:noWrap/>
                <w:vAlign w:val="bottom"/>
                <w:hideMark/>
              </w:tcPr>
            </w:tcPrChange>
          </w:tcPr>
          <w:p w14:paraId="58C31422" w14:textId="77777777" w:rsidR="001B3928" w:rsidRPr="00F7092D" w:rsidRDefault="001B3928" w:rsidP="001B3928">
            <w:pPr>
              <w:spacing w:after="0" w:line="240" w:lineRule="auto"/>
              <w:jc w:val="center"/>
              <w:rPr>
                <w:ins w:id="2888" w:author="Jochum, Michael D." w:date="2021-08-03T15:20:00Z"/>
                <w:rFonts w:eastAsia="Times New Roman" w:cstheme="minorHAnsi"/>
                <w:color w:val="000000"/>
                <w:sz w:val="18"/>
                <w:szCs w:val="18"/>
                <w:rPrChange w:id="2889" w:author="Jochum, Michael D." w:date="2021-08-05T16:10:00Z">
                  <w:rPr>
                    <w:ins w:id="2890" w:author="Jochum, Michael D." w:date="2021-08-03T15:20:00Z"/>
                    <w:rFonts w:ascii="Calibri" w:eastAsia="Times New Roman" w:hAnsi="Calibri" w:cs="Calibri"/>
                    <w:color w:val="000000"/>
                  </w:rPr>
                </w:rPrChange>
              </w:rPr>
            </w:pPr>
            <w:ins w:id="2891" w:author="Jochum, Michael D." w:date="2021-08-03T15:20:00Z">
              <w:r w:rsidRPr="00F7092D">
                <w:rPr>
                  <w:rFonts w:eastAsia="Times New Roman" w:cstheme="minorHAnsi"/>
                  <w:color w:val="000000"/>
                  <w:sz w:val="18"/>
                  <w:szCs w:val="18"/>
                  <w:rPrChange w:id="2892" w:author="Jochum, Michael D." w:date="2021-08-05T16:10:00Z">
                    <w:rPr>
                      <w:rFonts w:ascii="Calibri" w:eastAsia="Times New Roman" w:hAnsi="Calibri" w:cs="Calibri"/>
                      <w:color w:val="000000"/>
                    </w:rPr>
                  </w:rPrChange>
                </w:rPr>
                <w:t>GO:0044003</w:t>
              </w:r>
            </w:ins>
          </w:p>
        </w:tc>
        <w:tc>
          <w:tcPr>
            <w:tcW w:w="916" w:type="pct"/>
            <w:tcBorders>
              <w:top w:val="nil"/>
              <w:left w:val="nil"/>
              <w:bottom w:val="nil"/>
              <w:right w:val="nil"/>
            </w:tcBorders>
            <w:shd w:val="clear" w:color="auto" w:fill="auto"/>
            <w:noWrap/>
            <w:vAlign w:val="bottom"/>
            <w:hideMark/>
            <w:tcPrChange w:id="2893" w:author="Jochum, Michael D." w:date="2021-08-05T14:17:00Z">
              <w:tcPr>
                <w:tcW w:w="844" w:type="pct"/>
                <w:tcBorders>
                  <w:top w:val="nil"/>
                  <w:left w:val="nil"/>
                  <w:bottom w:val="nil"/>
                  <w:right w:val="nil"/>
                </w:tcBorders>
                <w:shd w:val="clear" w:color="auto" w:fill="auto"/>
                <w:noWrap/>
                <w:vAlign w:val="bottom"/>
                <w:hideMark/>
              </w:tcPr>
            </w:tcPrChange>
          </w:tcPr>
          <w:p w14:paraId="4EE85031" w14:textId="77777777" w:rsidR="001B3928" w:rsidRPr="00F7092D" w:rsidRDefault="001B3928" w:rsidP="001B3928">
            <w:pPr>
              <w:spacing w:after="0" w:line="240" w:lineRule="auto"/>
              <w:jc w:val="center"/>
              <w:rPr>
                <w:ins w:id="2894" w:author="Jochum, Michael D." w:date="2021-08-03T15:20:00Z"/>
                <w:rFonts w:eastAsia="Times New Roman" w:cstheme="minorHAnsi"/>
                <w:color w:val="000000"/>
                <w:sz w:val="18"/>
                <w:szCs w:val="18"/>
                <w:rPrChange w:id="2895" w:author="Jochum, Michael D." w:date="2021-08-05T16:10:00Z">
                  <w:rPr>
                    <w:ins w:id="2896" w:author="Jochum, Michael D." w:date="2021-08-03T15:20:00Z"/>
                    <w:rFonts w:ascii="Calibri" w:eastAsia="Times New Roman" w:hAnsi="Calibri" w:cs="Calibri"/>
                    <w:color w:val="000000"/>
                  </w:rPr>
                </w:rPrChange>
              </w:rPr>
            </w:pPr>
            <w:ins w:id="2897" w:author="Jochum, Michael D." w:date="2021-08-03T15:20:00Z">
              <w:r w:rsidRPr="00F7092D">
                <w:rPr>
                  <w:rFonts w:eastAsia="Times New Roman" w:cstheme="minorHAnsi"/>
                  <w:color w:val="000000"/>
                  <w:sz w:val="18"/>
                  <w:szCs w:val="18"/>
                  <w:rPrChange w:id="2898"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899" w:author="Jochum, Michael D." w:date="2021-08-05T14:17:00Z">
              <w:tcPr>
                <w:tcW w:w="362" w:type="pct"/>
                <w:tcBorders>
                  <w:top w:val="nil"/>
                  <w:left w:val="nil"/>
                  <w:bottom w:val="nil"/>
                  <w:right w:val="nil"/>
                </w:tcBorders>
                <w:shd w:val="clear" w:color="auto" w:fill="auto"/>
                <w:noWrap/>
                <w:vAlign w:val="bottom"/>
                <w:hideMark/>
              </w:tcPr>
            </w:tcPrChange>
          </w:tcPr>
          <w:p w14:paraId="41593A99" w14:textId="77777777" w:rsidR="001B3928" w:rsidRPr="00F7092D" w:rsidRDefault="001B3928" w:rsidP="001B3928">
            <w:pPr>
              <w:spacing w:after="0" w:line="240" w:lineRule="auto"/>
              <w:jc w:val="center"/>
              <w:rPr>
                <w:ins w:id="2900" w:author="Jochum, Michael D." w:date="2021-08-03T15:20:00Z"/>
                <w:rFonts w:eastAsia="Times New Roman" w:cstheme="minorHAnsi"/>
                <w:color w:val="000000"/>
                <w:sz w:val="18"/>
                <w:szCs w:val="18"/>
                <w:rPrChange w:id="2901" w:author="Jochum, Michael D." w:date="2021-08-05T16:10:00Z">
                  <w:rPr>
                    <w:ins w:id="2902" w:author="Jochum, Michael D." w:date="2021-08-03T15:20:00Z"/>
                    <w:rFonts w:ascii="Calibri" w:eastAsia="Times New Roman" w:hAnsi="Calibri" w:cs="Calibri"/>
                    <w:color w:val="000000"/>
                  </w:rPr>
                </w:rPrChange>
              </w:rPr>
            </w:pPr>
            <w:ins w:id="2903" w:author="Jochum, Michael D." w:date="2021-08-03T15:20:00Z">
              <w:r w:rsidRPr="00F7092D">
                <w:rPr>
                  <w:rFonts w:eastAsia="Times New Roman" w:cstheme="minorHAnsi"/>
                  <w:color w:val="000000"/>
                  <w:sz w:val="18"/>
                  <w:szCs w:val="18"/>
                  <w:rPrChange w:id="2904"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2905" w:author="Jochum, Michael D." w:date="2021-08-05T14:17:00Z">
              <w:tcPr>
                <w:tcW w:w="316" w:type="pct"/>
                <w:tcBorders>
                  <w:top w:val="nil"/>
                  <w:left w:val="nil"/>
                  <w:bottom w:val="nil"/>
                  <w:right w:val="nil"/>
                </w:tcBorders>
                <w:shd w:val="clear" w:color="auto" w:fill="auto"/>
                <w:noWrap/>
                <w:vAlign w:val="bottom"/>
                <w:hideMark/>
              </w:tcPr>
            </w:tcPrChange>
          </w:tcPr>
          <w:p w14:paraId="1729CE69" w14:textId="77777777" w:rsidR="001B3928" w:rsidRPr="00F7092D" w:rsidRDefault="001B3928" w:rsidP="001B3928">
            <w:pPr>
              <w:spacing w:after="0" w:line="240" w:lineRule="auto"/>
              <w:jc w:val="center"/>
              <w:rPr>
                <w:ins w:id="2906" w:author="Jochum, Michael D." w:date="2021-08-03T15:20:00Z"/>
                <w:rFonts w:eastAsia="Times New Roman" w:cstheme="minorHAnsi"/>
                <w:color w:val="000000"/>
                <w:sz w:val="18"/>
                <w:szCs w:val="18"/>
                <w:rPrChange w:id="2907" w:author="Jochum, Michael D." w:date="2021-08-05T16:10:00Z">
                  <w:rPr>
                    <w:ins w:id="2908" w:author="Jochum, Michael D." w:date="2021-08-03T15:20:00Z"/>
                    <w:rFonts w:ascii="Calibri" w:eastAsia="Times New Roman" w:hAnsi="Calibri" w:cs="Calibri"/>
                    <w:color w:val="000000"/>
                  </w:rPr>
                </w:rPrChange>
              </w:rPr>
            </w:pPr>
            <w:ins w:id="2909" w:author="Jochum, Michael D." w:date="2021-08-03T15:20:00Z">
              <w:r w:rsidRPr="00F7092D">
                <w:rPr>
                  <w:rFonts w:eastAsia="Times New Roman" w:cstheme="minorHAnsi"/>
                  <w:color w:val="000000"/>
                  <w:sz w:val="18"/>
                  <w:szCs w:val="18"/>
                  <w:rPrChange w:id="2910"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911" w:author="Jochum, Michael D." w:date="2021-08-05T14:17:00Z">
              <w:tcPr>
                <w:tcW w:w="342" w:type="pct"/>
                <w:tcBorders>
                  <w:top w:val="nil"/>
                  <w:left w:val="nil"/>
                  <w:bottom w:val="nil"/>
                  <w:right w:val="nil"/>
                </w:tcBorders>
                <w:shd w:val="clear" w:color="auto" w:fill="auto"/>
                <w:noWrap/>
                <w:vAlign w:val="bottom"/>
                <w:hideMark/>
              </w:tcPr>
            </w:tcPrChange>
          </w:tcPr>
          <w:p w14:paraId="39E048EB" w14:textId="77777777" w:rsidR="001B3928" w:rsidRPr="00F7092D" w:rsidRDefault="001B3928" w:rsidP="001B3928">
            <w:pPr>
              <w:spacing w:after="0" w:line="240" w:lineRule="auto"/>
              <w:jc w:val="center"/>
              <w:rPr>
                <w:ins w:id="2912" w:author="Jochum, Michael D." w:date="2021-08-03T15:20:00Z"/>
                <w:rFonts w:eastAsia="Times New Roman" w:cstheme="minorHAnsi"/>
                <w:color w:val="000000"/>
                <w:sz w:val="18"/>
                <w:szCs w:val="18"/>
                <w:rPrChange w:id="2913" w:author="Jochum, Michael D." w:date="2021-08-05T16:10:00Z">
                  <w:rPr>
                    <w:ins w:id="2914" w:author="Jochum, Michael D." w:date="2021-08-03T15:20:00Z"/>
                    <w:rFonts w:ascii="Calibri" w:eastAsia="Times New Roman" w:hAnsi="Calibri" w:cs="Calibri"/>
                    <w:color w:val="000000"/>
                  </w:rPr>
                </w:rPrChange>
              </w:rPr>
            </w:pPr>
            <w:ins w:id="2915" w:author="Jochum, Michael D." w:date="2021-08-03T15:20:00Z">
              <w:r w:rsidRPr="00F7092D">
                <w:rPr>
                  <w:rFonts w:eastAsia="Times New Roman" w:cstheme="minorHAnsi"/>
                  <w:color w:val="000000"/>
                  <w:sz w:val="18"/>
                  <w:szCs w:val="18"/>
                  <w:rPrChange w:id="2916"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917" w:author="Jochum, Michael D." w:date="2021-08-05T14:17:00Z">
              <w:tcPr>
                <w:tcW w:w="342" w:type="pct"/>
                <w:tcBorders>
                  <w:top w:val="nil"/>
                  <w:left w:val="nil"/>
                  <w:bottom w:val="nil"/>
                  <w:right w:val="nil"/>
                </w:tcBorders>
                <w:shd w:val="clear" w:color="auto" w:fill="auto"/>
                <w:noWrap/>
                <w:vAlign w:val="bottom"/>
                <w:hideMark/>
              </w:tcPr>
            </w:tcPrChange>
          </w:tcPr>
          <w:p w14:paraId="6C5A30BE" w14:textId="77777777" w:rsidR="001B3928" w:rsidRPr="00F7092D" w:rsidRDefault="001B3928" w:rsidP="001B3928">
            <w:pPr>
              <w:spacing w:after="0" w:line="240" w:lineRule="auto"/>
              <w:jc w:val="center"/>
              <w:rPr>
                <w:ins w:id="2918" w:author="Jochum, Michael D." w:date="2021-08-03T15:20:00Z"/>
                <w:rFonts w:eastAsia="Times New Roman" w:cstheme="minorHAnsi"/>
                <w:color w:val="000000"/>
                <w:sz w:val="18"/>
                <w:szCs w:val="18"/>
                <w:rPrChange w:id="2919" w:author="Jochum, Michael D." w:date="2021-08-05T16:10:00Z">
                  <w:rPr>
                    <w:ins w:id="2920" w:author="Jochum, Michael D." w:date="2021-08-03T15:20:00Z"/>
                    <w:rFonts w:ascii="Calibri" w:eastAsia="Times New Roman" w:hAnsi="Calibri" w:cs="Calibri"/>
                    <w:color w:val="000000"/>
                  </w:rPr>
                </w:rPrChange>
              </w:rPr>
            </w:pPr>
            <w:ins w:id="2921" w:author="Jochum, Michael D." w:date="2021-08-03T15:20:00Z">
              <w:r w:rsidRPr="00F7092D">
                <w:rPr>
                  <w:rFonts w:eastAsia="Times New Roman" w:cstheme="minorHAnsi"/>
                  <w:color w:val="000000"/>
                  <w:sz w:val="18"/>
                  <w:szCs w:val="18"/>
                  <w:rPrChange w:id="2922"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2923" w:author="Jochum, Michael D." w:date="2021-08-05T14:17:00Z">
              <w:tcPr>
                <w:tcW w:w="316" w:type="pct"/>
                <w:tcBorders>
                  <w:top w:val="nil"/>
                  <w:left w:val="nil"/>
                  <w:bottom w:val="nil"/>
                  <w:right w:val="nil"/>
                </w:tcBorders>
                <w:shd w:val="clear" w:color="auto" w:fill="auto"/>
                <w:noWrap/>
                <w:vAlign w:val="bottom"/>
                <w:hideMark/>
              </w:tcPr>
            </w:tcPrChange>
          </w:tcPr>
          <w:p w14:paraId="5B0CCCE7" w14:textId="77777777" w:rsidR="001B3928" w:rsidRPr="00F7092D" w:rsidRDefault="001B3928" w:rsidP="001B3928">
            <w:pPr>
              <w:spacing w:after="0" w:line="240" w:lineRule="auto"/>
              <w:jc w:val="center"/>
              <w:rPr>
                <w:ins w:id="2924" w:author="Jochum, Michael D." w:date="2021-08-03T15:20:00Z"/>
                <w:rFonts w:eastAsia="Times New Roman" w:cstheme="minorHAnsi"/>
                <w:color w:val="000000"/>
                <w:sz w:val="18"/>
                <w:szCs w:val="18"/>
                <w:rPrChange w:id="2925" w:author="Jochum, Michael D." w:date="2021-08-05T16:10:00Z">
                  <w:rPr>
                    <w:ins w:id="2926" w:author="Jochum, Michael D." w:date="2021-08-03T15:20:00Z"/>
                    <w:rFonts w:ascii="Calibri" w:eastAsia="Times New Roman" w:hAnsi="Calibri" w:cs="Calibri"/>
                    <w:color w:val="000000"/>
                  </w:rPr>
                </w:rPrChange>
              </w:rPr>
            </w:pPr>
            <w:ins w:id="2927" w:author="Jochum, Michael D." w:date="2021-08-03T15:20:00Z">
              <w:r w:rsidRPr="00F7092D">
                <w:rPr>
                  <w:rFonts w:eastAsia="Times New Roman" w:cstheme="minorHAnsi"/>
                  <w:color w:val="000000"/>
                  <w:sz w:val="18"/>
                  <w:szCs w:val="18"/>
                  <w:rPrChange w:id="2928"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Change w:id="2929" w:author="Jochum, Michael D." w:date="2021-08-05T14:17:00Z">
              <w:tcPr>
                <w:tcW w:w="316" w:type="pct"/>
                <w:tcBorders>
                  <w:top w:val="nil"/>
                  <w:left w:val="nil"/>
                  <w:bottom w:val="nil"/>
                  <w:right w:val="nil"/>
                </w:tcBorders>
                <w:shd w:val="clear" w:color="auto" w:fill="auto"/>
                <w:noWrap/>
                <w:vAlign w:val="bottom"/>
                <w:hideMark/>
              </w:tcPr>
            </w:tcPrChange>
          </w:tcPr>
          <w:p w14:paraId="151D98B5" w14:textId="77777777" w:rsidR="001B3928" w:rsidRPr="00F7092D" w:rsidRDefault="001B3928" w:rsidP="001B3928">
            <w:pPr>
              <w:spacing w:after="0" w:line="240" w:lineRule="auto"/>
              <w:jc w:val="center"/>
              <w:rPr>
                <w:ins w:id="2930" w:author="Jochum, Michael D." w:date="2021-08-03T15:20:00Z"/>
                <w:rFonts w:eastAsia="Times New Roman" w:cstheme="minorHAnsi"/>
                <w:color w:val="000000"/>
                <w:sz w:val="18"/>
                <w:szCs w:val="18"/>
                <w:rPrChange w:id="2931" w:author="Jochum, Michael D." w:date="2021-08-05T16:10:00Z">
                  <w:rPr>
                    <w:ins w:id="2932" w:author="Jochum, Michael D." w:date="2021-08-03T15:20:00Z"/>
                    <w:rFonts w:ascii="Calibri" w:eastAsia="Times New Roman" w:hAnsi="Calibri" w:cs="Calibri"/>
                    <w:color w:val="000000"/>
                  </w:rPr>
                </w:rPrChange>
              </w:rPr>
            </w:pPr>
            <w:ins w:id="2933" w:author="Jochum, Michael D." w:date="2021-08-03T15:20:00Z">
              <w:r w:rsidRPr="00F7092D">
                <w:rPr>
                  <w:rFonts w:eastAsia="Times New Roman" w:cstheme="minorHAnsi"/>
                  <w:color w:val="000000"/>
                  <w:sz w:val="18"/>
                  <w:szCs w:val="18"/>
                  <w:rPrChange w:id="2934" w:author="Jochum, Michael D." w:date="2021-08-05T16:10:00Z">
                    <w:rPr>
                      <w:rFonts w:ascii="Calibri" w:eastAsia="Times New Roman" w:hAnsi="Calibri" w:cs="Calibri"/>
                      <w:color w:val="000000"/>
                    </w:rPr>
                  </w:rPrChange>
                </w:rPr>
                <w:t>0.032</w:t>
              </w:r>
            </w:ins>
          </w:p>
        </w:tc>
      </w:tr>
      <w:tr w:rsidR="001B3928" w:rsidRPr="00F7092D" w14:paraId="55D4A9E8" w14:textId="77777777" w:rsidTr="00491314">
        <w:trPr>
          <w:trHeight w:val="300"/>
          <w:ins w:id="2935" w:author="Jochum, Michael D." w:date="2021-08-03T15:20:00Z"/>
          <w:trPrChange w:id="2936"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937" w:author="Jochum, Michael D." w:date="2021-08-05T14:17:00Z">
              <w:tcPr>
                <w:tcW w:w="1858" w:type="pct"/>
                <w:tcBorders>
                  <w:top w:val="nil"/>
                  <w:left w:val="nil"/>
                  <w:bottom w:val="nil"/>
                  <w:right w:val="nil"/>
                </w:tcBorders>
                <w:shd w:val="clear" w:color="auto" w:fill="auto"/>
                <w:noWrap/>
                <w:vAlign w:val="bottom"/>
                <w:hideMark/>
              </w:tcPr>
            </w:tcPrChange>
          </w:tcPr>
          <w:p w14:paraId="360916FB" w14:textId="77777777" w:rsidR="001B3928" w:rsidRPr="00F7092D" w:rsidRDefault="001B3928" w:rsidP="001B3928">
            <w:pPr>
              <w:spacing w:after="0" w:line="240" w:lineRule="auto"/>
              <w:jc w:val="right"/>
              <w:rPr>
                <w:ins w:id="2938" w:author="Jochum, Michael D." w:date="2021-08-03T15:20:00Z"/>
                <w:rFonts w:eastAsia="Times New Roman" w:cstheme="minorHAnsi"/>
                <w:color w:val="000000"/>
                <w:sz w:val="18"/>
                <w:szCs w:val="18"/>
                <w:rPrChange w:id="2939" w:author="Jochum, Michael D." w:date="2021-08-05T16:10:00Z">
                  <w:rPr>
                    <w:ins w:id="2940" w:author="Jochum, Michael D." w:date="2021-08-03T15:20:00Z"/>
                    <w:rFonts w:ascii="Calibri" w:eastAsia="Times New Roman" w:hAnsi="Calibri" w:cs="Calibri"/>
                    <w:color w:val="000000"/>
                  </w:rPr>
                </w:rPrChange>
              </w:rPr>
            </w:pPr>
            <w:ins w:id="2941" w:author="Jochum, Michael D." w:date="2021-08-03T15:20:00Z">
              <w:r w:rsidRPr="00F7092D">
                <w:rPr>
                  <w:rFonts w:eastAsia="Times New Roman" w:cstheme="minorHAnsi"/>
                  <w:color w:val="000000"/>
                  <w:sz w:val="18"/>
                  <w:szCs w:val="18"/>
                  <w:rPrChange w:id="2942" w:author="Jochum, Michael D." w:date="2021-08-05T16:10:00Z">
                    <w:rPr>
                      <w:rFonts w:ascii="Calibri" w:eastAsia="Times New Roman" w:hAnsi="Calibri" w:cs="Calibri"/>
                      <w:color w:val="000000"/>
                    </w:rPr>
                  </w:rPrChange>
                </w:rPr>
                <w:t>modulation of process of other organism involved in symbiotic interaction</w:t>
              </w:r>
            </w:ins>
          </w:p>
        </w:tc>
        <w:tc>
          <w:tcPr>
            <w:tcW w:w="394" w:type="pct"/>
            <w:tcBorders>
              <w:top w:val="nil"/>
              <w:left w:val="nil"/>
              <w:bottom w:val="nil"/>
              <w:right w:val="nil"/>
            </w:tcBorders>
            <w:shd w:val="clear" w:color="auto" w:fill="auto"/>
            <w:noWrap/>
            <w:vAlign w:val="bottom"/>
            <w:hideMark/>
            <w:tcPrChange w:id="2943" w:author="Jochum, Michael D." w:date="2021-08-05T14:17:00Z">
              <w:tcPr>
                <w:tcW w:w="305" w:type="pct"/>
                <w:tcBorders>
                  <w:top w:val="nil"/>
                  <w:left w:val="nil"/>
                  <w:bottom w:val="nil"/>
                  <w:right w:val="nil"/>
                </w:tcBorders>
                <w:shd w:val="clear" w:color="auto" w:fill="auto"/>
                <w:noWrap/>
                <w:vAlign w:val="bottom"/>
                <w:hideMark/>
              </w:tcPr>
            </w:tcPrChange>
          </w:tcPr>
          <w:p w14:paraId="15C35BC6" w14:textId="77777777" w:rsidR="001B3928" w:rsidRPr="00F7092D" w:rsidRDefault="001B3928" w:rsidP="001B3928">
            <w:pPr>
              <w:spacing w:after="0" w:line="240" w:lineRule="auto"/>
              <w:jc w:val="center"/>
              <w:rPr>
                <w:ins w:id="2944" w:author="Jochum, Michael D." w:date="2021-08-03T15:20:00Z"/>
                <w:rFonts w:eastAsia="Times New Roman" w:cstheme="minorHAnsi"/>
                <w:color w:val="000000"/>
                <w:sz w:val="18"/>
                <w:szCs w:val="18"/>
                <w:rPrChange w:id="2945" w:author="Jochum, Michael D." w:date="2021-08-05T16:10:00Z">
                  <w:rPr>
                    <w:ins w:id="2946" w:author="Jochum, Michael D." w:date="2021-08-03T15:20:00Z"/>
                    <w:rFonts w:ascii="Calibri" w:eastAsia="Times New Roman" w:hAnsi="Calibri" w:cs="Calibri"/>
                    <w:color w:val="000000"/>
                  </w:rPr>
                </w:rPrChange>
              </w:rPr>
            </w:pPr>
            <w:ins w:id="2947" w:author="Jochum, Michael D." w:date="2021-08-03T15:20:00Z">
              <w:r w:rsidRPr="00F7092D">
                <w:rPr>
                  <w:rFonts w:eastAsia="Times New Roman" w:cstheme="minorHAnsi"/>
                  <w:color w:val="000000"/>
                  <w:sz w:val="18"/>
                  <w:szCs w:val="18"/>
                  <w:rPrChange w:id="2948" w:author="Jochum, Michael D." w:date="2021-08-05T16:10:00Z">
                    <w:rPr>
                      <w:rFonts w:ascii="Calibri" w:eastAsia="Times New Roman" w:hAnsi="Calibri" w:cs="Calibri"/>
                      <w:color w:val="000000"/>
                    </w:rPr>
                  </w:rPrChange>
                </w:rPr>
                <w:t>GO:0051817</w:t>
              </w:r>
            </w:ins>
          </w:p>
        </w:tc>
        <w:tc>
          <w:tcPr>
            <w:tcW w:w="916" w:type="pct"/>
            <w:tcBorders>
              <w:top w:val="nil"/>
              <w:left w:val="nil"/>
              <w:bottom w:val="nil"/>
              <w:right w:val="nil"/>
            </w:tcBorders>
            <w:shd w:val="clear" w:color="auto" w:fill="auto"/>
            <w:noWrap/>
            <w:vAlign w:val="bottom"/>
            <w:hideMark/>
            <w:tcPrChange w:id="2949" w:author="Jochum, Michael D." w:date="2021-08-05T14:17:00Z">
              <w:tcPr>
                <w:tcW w:w="844" w:type="pct"/>
                <w:tcBorders>
                  <w:top w:val="nil"/>
                  <w:left w:val="nil"/>
                  <w:bottom w:val="nil"/>
                  <w:right w:val="nil"/>
                </w:tcBorders>
                <w:shd w:val="clear" w:color="auto" w:fill="auto"/>
                <w:noWrap/>
                <w:vAlign w:val="bottom"/>
                <w:hideMark/>
              </w:tcPr>
            </w:tcPrChange>
          </w:tcPr>
          <w:p w14:paraId="02A48470" w14:textId="77777777" w:rsidR="001B3928" w:rsidRPr="00F7092D" w:rsidRDefault="001B3928" w:rsidP="001B3928">
            <w:pPr>
              <w:spacing w:after="0" w:line="240" w:lineRule="auto"/>
              <w:jc w:val="center"/>
              <w:rPr>
                <w:ins w:id="2950" w:author="Jochum, Michael D." w:date="2021-08-03T15:20:00Z"/>
                <w:rFonts w:eastAsia="Times New Roman" w:cstheme="minorHAnsi"/>
                <w:color w:val="000000"/>
                <w:sz w:val="18"/>
                <w:szCs w:val="18"/>
                <w:rPrChange w:id="2951" w:author="Jochum, Michael D." w:date="2021-08-05T16:10:00Z">
                  <w:rPr>
                    <w:ins w:id="2952" w:author="Jochum, Michael D." w:date="2021-08-03T15:20:00Z"/>
                    <w:rFonts w:ascii="Calibri" w:eastAsia="Times New Roman" w:hAnsi="Calibri" w:cs="Calibri"/>
                    <w:color w:val="000000"/>
                  </w:rPr>
                </w:rPrChange>
              </w:rPr>
            </w:pPr>
            <w:ins w:id="2953" w:author="Jochum, Michael D." w:date="2021-08-03T15:20:00Z">
              <w:r w:rsidRPr="00F7092D">
                <w:rPr>
                  <w:rFonts w:eastAsia="Times New Roman" w:cstheme="minorHAnsi"/>
                  <w:color w:val="000000"/>
                  <w:sz w:val="18"/>
                  <w:szCs w:val="18"/>
                  <w:rPrChange w:id="2954"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955" w:author="Jochum, Michael D." w:date="2021-08-05T14:17:00Z">
              <w:tcPr>
                <w:tcW w:w="362" w:type="pct"/>
                <w:tcBorders>
                  <w:top w:val="nil"/>
                  <w:left w:val="nil"/>
                  <w:bottom w:val="nil"/>
                  <w:right w:val="nil"/>
                </w:tcBorders>
                <w:shd w:val="clear" w:color="auto" w:fill="auto"/>
                <w:noWrap/>
                <w:vAlign w:val="bottom"/>
                <w:hideMark/>
              </w:tcPr>
            </w:tcPrChange>
          </w:tcPr>
          <w:p w14:paraId="7C79776E" w14:textId="77777777" w:rsidR="001B3928" w:rsidRPr="00F7092D" w:rsidRDefault="001B3928" w:rsidP="001B3928">
            <w:pPr>
              <w:spacing w:after="0" w:line="240" w:lineRule="auto"/>
              <w:jc w:val="center"/>
              <w:rPr>
                <w:ins w:id="2956" w:author="Jochum, Michael D." w:date="2021-08-03T15:20:00Z"/>
                <w:rFonts w:eastAsia="Times New Roman" w:cstheme="minorHAnsi"/>
                <w:color w:val="000000"/>
                <w:sz w:val="18"/>
                <w:szCs w:val="18"/>
                <w:rPrChange w:id="2957" w:author="Jochum, Michael D." w:date="2021-08-05T16:10:00Z">
                  <w:rPr>
                    <w:ins w:id="2958" w:author="Jochum, Michael D." w:date="2021-08-03T15:20:00Z"/>
                    <w:rFonts w:ascii="Calibri" w:eastAsia="Times New Roman" w:hAnsi="Calibri" w:cs="Calibri"/>
                    <w:color w:val="000000"/>
                  </w:rPr>
                </w:rPrChange>
              </w:rPr>
            </w:pPr>
            <w:ins w:id="2959" w:author="Jochum, Michael D." w:date="2021-08-03T15:20:00Z">
              <w:r w:rsidRPr="00F7092D">
                <w:rPr>
                  <w:rFonts w:eastAsia="Times New Roman" w:cstheme="minorHAnsi"/>
                  <w:color w:val="000000"/>
                  <w:sz w:val="18"/>
                  <w:szCs w:val="18"/>
                  <w:rPrChange w:id="2960"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2961" w:author="Jochum, Michael D." w:date="2021-08-05T14:17:00Z">
              <w:tcPr>
                <w:tcW w:w="316" w:type="pct"/>
                <w:tcBorders>
                  <w:top w:val="nil"/>
                  <w:left w:val="nil"/>
                  <w:bottom w:val="nil"/>
                  <w:right w:val="nil"/>
                </w:tcBorders>
                <w:shd w:val="clear" w:color="auto" w:fill="auto"/>
                <w:noWrap/>
                <w:vAlign w:val="bottom"/>
                <w:hideMark/>
              </w:tcPr>
            </w:tcPrChange>
          </w:tcPr>
          <w:p w14:paraId="5AE7A063" w14:textId="77777777" w:rsidR="001B3928" w:rsidRPr="00F7092D" w:rsidRDefault="001B3928" w:rsidP="001B3928">
            <w:pPr>
              <w:spacing w:after="0" w:line="240" w:lineRule="auto"/>
              <w:jc w:val="center"/>
              <w:rPr>
                <w:ins w:id="2962" w:author="Jochum, Michael D." w:date="2021-08-03T15:20:00Z"/>
                <w:rFonts w:eastAsia="Times New Roman" w:cstheme="minorHAnsi"/>
                <w:color w:val="000000"/>
                <w:sz w:val="18"/>
                <w:szCs w:val="18"/>
                <w:rPrChange w:id="2963" w:author="Jochum, Michael D." w:date="2021-08-05T16:10:00Z">
                  <w:rPr>
                    <w:ins w:id="2964" w:author="Jochum, Michael D." w:date="2021-08-03T15:20:00Z"/>
                    <w:rFonts w:ascii="Calibri" w:eastAsia="Times New Roman" w:hAnsi="Calibri" w:cs="Calibri"/>
                    <w:color w:val="000000"/>
                  </w:rPr>
                </w:rPrChange>
              </w:rPr>
            </w:pPr>
            <w:ins w:id="2965" w:author="Jochum, Michael D." w:date="2021-08-03T15:20:00Z">
              <w:r w:rsidRPr="00F7092D">
                <w:rPr>
                  <w:rFonts w:eastAsia="Times New Roman" w:cstheme="minorHAnsi"/>
                  <w:color w:val="000000"/>
                  <w:sz w:val="18"/>
                  <w:szCs w:val="18"/>
                  <w:rPrChange w:id="2966"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967" w:author="Jochum, Michael D." w:date="2021-08-05T14:17:00Z">
              <w:tcPr>
                <w:tcW w:w="342" w:type="pct"/>
                <w:tcBorders>
                  <w:top w:val="nil"/>
                  <w:left w:val="nil"/>
                  <w:bottom w:val="nil"/>
                  <w:right w:val="nil"/>
                </w:tcBorders>
                <w:shd w:val="clear" w:color="auto" w:fill="auto"/>
                <w:noWrap/>
                <w:vAlign w:val="bottom"/>
                <w:hideMark/>
              </w:tcPr>
            </w:tcPrChange>
          </w:tcPr>
          <w:p w14:paraId="0300D640" w14:textId="77777777" w:rsidR="001B3928" w:rsidRPr="00F7092D" w:rsidRDefault="001B3928" w:rsidP="001B3928">
            <w:pPr>
              <w:spacing w:after="0" w:line="240" w:lineRule="auto"/>
              <w:jc w:val="center"/>
              <w:rPr>
                <w:ins w:id="2968" w:author="Jochum, Michael D." w:date="2021-08-03T15:20:00Z"/>
                <w:rFonts w:eastAsia="Times New Roman" w:cstheme="minorHAnsi"/>
                <w:color w:val="000000"/>
                <w:sz w:val="18"/>
                <w:szCs w:val="18"/>
                <w:rPrChange w:id="2969" w:author="Jochum, Michael D." w:date="2021-08-05T16:10:00Z">
                  <w:rPr>
                    <w:ins w:id="2970" w:author="Jochum, Michael D." w:date="2021-08-03T15:20:00Z"/>
                    <w:rFonts w:ascii="Calibri" w:eastAsia="Times New Roman" w:hAnsi="Calibri" w:cs="Calibri"/>
                    <w:color w:val="000000"/>
                  </w:rPr>
                </w:rPrChange>
              </w:rPr>
            </w:pPr>
            <w:ins w:id="2971" w:author="Jochum, Michael D." w:date="2021-08-03T15:20:00Z">
              <w:r w:rsidRPr="00F7092D">
                <w:rPr>
                  <w:rFonts w:eastAsia="Times New Roman" w:cstheme="minorHAnsi"/>
                  <w:color w:val="000000"/>
                  <w:sz w:val="18"/>
                  <w:szCs w:val="18"/>
                  <w:rPrChange w:id="2972"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973" w:author="Jochum, Michael D." w:date="2021-08-05T14:17:00Z">
              <w:tcPr>
                <w:tcW w:w="342" w:type="pct"/>
                <w:tcBorders>
                  <w:top w:val="nil"/>
                  <w:left w:val="nil"/>
                  <w:bottom w:val="nil"/>
                  <w:right w:val="nil"/>
                </w:tcBorders>
                <w:shd w:val="clear" w:color="auto" w:fill="auto"/>
                <w:noWrap/>
                <w:vAlign w:val="bottom"/>
                <w:hideMark/>
              </w:tcPr>
            </w:tcPrChange>
          </w:tcPr>
          <w:p w14:paraId="52281863" w14:textId="77777777" w:rsidR="001B3928" w:rsidRPr="00F7092D" w:rsidRDefault="001B3928" w:rsidP="001B3928">
            <w:pPr>
              <w:spacing w:after="0" w:line="240" w:lineRule="auto"/>
              <w:jc w:val="center"/>
              <w:rPr>
                <w:ins w:id="2974" w:author="Jochum, Michael D." w:date="2021-08-03T15:20:00Z"/>
                <w:rFonts w:eastAsia="Times New Roman" w:cstheme="minorHAnsi"/>
                <w:color w:val="000000"/>
                <w:sz w:val="18"/>
                <w:szCs w:val="18"/>
                <w:rPrChange w:id="2975" w:author="Jochum, Michael D." w:date="2021-08-05T16:10:00Z">
                  <w:rPr>
                    <w:ins w:id="2976" w:author="Jochum, Michael D." w:date="2021-08-03T15:20:00Z"/>
                    <w:rFonts w:ascii="Calibri" w:eastAsia="Times New Roman" w:hAnsi="Calibri" w:cs="Calibri"/>
                    <w:color w:val="000000"/>
                  </w:rPr>
                </w:rPrChange>
              </w:rPr>
            </w:pPr>
            <w:ins w:id="2977" w:author="Jochum, Michael D." w:date="2021-08-03T15:20:00Z">
              <w:r w:rsidRPr="00F7092D">
                <w:rPr>
                  <w:rFonts w:eastAsia="Times New Roman" w:cstheme="minorHAnsi"/>
                  <w:color w:val="000000"/>
                  <w:sz w:val="18"/>
                  <w:szCs w:val="18"/>
                  <w:rPrChange w:id="2978"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2979" w:author="Jochum, Michael D." w:date="2021-08-05T14:17:00Z">
              <w:tcPr>
                <w:tcW w:w="316" w:type="pct"/>
                <w:tcBorders>
                  <w:top w:val="nil"/>
                  <w:left w:val="nil"/>
                  <w:bottom w:val="nil"/>
                  <w:right w:val="nil"/>
                </w:tcBorders>
                <w:shd w:val="clear" w:color="auto" w:fill="auto"/>
                <w:noWrap/>
                <w:vAlign w:val="bottom"/>
                <w:hideMark/>
              </w:tcPr>
            </w:tcPrChange>
          </w:tcPr>
          <w:p w14:paraId="673C5E37" w14:textId="77777777" w:rsidR="001B3928" w:rsidRPr="00F7092D" w:rsidRDefault="001B3928" w:rsidP="001B3928">
            <w:pPr>
              <w:spacing w:after="0" w:line="240" w:lineRule="auto"/>
              <w:jc w:val="center"/>
              <w:rPr>
                <w:ins w:id="2980" w:author="Jochum, Michael D." w:date="2021-08-03T15:20:00Z"/>
                <w:rFonts w:eastAsia="Times New Roman" w:cstheme="minorHAnsi"/>
                <w:color w:val="000000"/>
                <w:sz w:val="18"/>
                <w:szCs w:val="18"/>
                <w:rPrChange w:id="2981" w:author="Jochum, Michael D." w:date="2021-08-05T16:10:00Z">
                  <w:rPr>
                    <w:ins w:id="2982" w:author="Jochum, Michael D." w:date="2021-08-03T15:20:00Z"/>
                    <w:rFonts w:ascii="Calibri" w:eastAsia="Times New Roman" w:hAnsi="Calibri" w:cs="Calibri"/>
                    <w:color w:val="000000"/>
                  </w:rPr>
                </w:rPrChange>
              </w:rPr>
            </w:pPr>
            <w:ins w:id="2983" w:author="Jochum, Michael D." w:date="2021-08-03T15:20:00Z">
              <w:r w:rsidRPr="00F7092D">
                <w:rPr>
                  <w:rFonts w:eastAsia="Times New Roman" w:cstheme="minorHAnsi"/>
                  <w:color w:val="000000"/>
                  <w:sz w:val="18"/>
                  <w:szCs w:val="18"/>
                  <w:rPrChange w:id="2984"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Change w:id="2985" w:author="Jochum, Michael D." w:date="2021-08-05T14:17:00Z">
              <w:tcPr>
                <w:tcW w:w="316" w:type="pct"/>
                <w:tcBorders>
                  <w:top w:val="nil"/>
                  <w:left w:val="nil"/>
                  <w:bottom w:val="nil"/>
                  <w:right w:val="nil"/>
                </w:tcBorders>
                <w:shd w:val="clear" w:color="auto" w:fill="auto"/>
                <w:noWrap/>
                <w:vAlign w:val="bottom"/>
                <w:hideMark/>
              </w:tcPr>
            </w:tcPrChange>
          </w:tcPr>
          <w:p w14:paraId="11F74311" w14:textId="77777777" w:rsidR="001B3928" w:rsidRPr="00F7092D" w:rsidRDefault="001B3928" w:rsidP="001B3928">
            <w:pPr>
              <w:spacing w:after="0" w:line="240" w:lineRule="auto"/>
              <w:jc w:val="center"/>
              <w:rPr>
                <w:ins w:id="2986" w:author="Jochum, Michael D." w:date="2021-08-03T15:20:00Z"/>
                <w:rFonts w:eastAsia="Times New Roman" w:cstheme="minorHAnsi"/>
                <w:color w:val="000000"/>
                <w:sz w:val="18"/>
                <w:szCs w:val="18"/>
                <w:rPrChange w:id="2987" w:author="Jochum, Michael D." w:date="2021-08-05T16:10:00Z">
                  <w:rPr>
                    <w:ins w:id="2988" w:author="Jochum, Michael D." w:date="2021-08-03T15:20:00Z"/>
                    <w:rFonts w:ascii="Calibri" w:eastAsia="Times New Roman" w:hAnsi="Calibri" w:cs="Calibri"/>
                    <w:color w:val="000000"/>
                  </w:rPr>
                </w:rPrChange>
              </w:rPr>
            </w:pPr>
            <w:ins w:id="2989" w:author="Jochum, Michael D." w:date="2021-08-03T15:20:00Z">
              <w:r w:rsidRPr="00F7092D">
                <w:rPr>
                  <w:rFonts w:eastAsia="Times New Roman" w:cstheme="minorHAnsi"/>
                  <w:color w:val="000000"/>
                  <w:sz w:val="18"/>
                  <w:szCs w:val="18"/>
                  <w:rPrChange w:id="2990" w:author="Jochum, Michael D." w:date="2021-08-05T16:10:00Z">
                    <w:rPr>
                      <w:rFonts w:ascii="Calibri" w:eastAsia="Times New Roman" w:hAnsi="Calibri" w:cs="Calibri"/>
                      <w:color w:val="000000"/>
                    </w:rPr>
                  </w:rPrChange>
                </w:rPr>
                <w:t>0.032</w:t>
              </w:r>
            </w:ins>
          </w:p>
        </w:tc>
      </w:tr>
      <w:tr w:rsidR="001B3928" w:rsidRPr="00F7092D" w14:paraId="11285510" w14:textId="77777777" w:rsidTr="00491314">
        <w:trPr>
          <w:trHeight w:val="300"/>
          <w:ins w:id="2991" w:author="Jochum, Michael D." w:date="2021-08-03T15:20:00Z"/>
          <w:trPrChange w:id="2992"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993" w:author="Jochum, Michael D." w:date="2021-08-05T14:17:00Z">
              <w:tcPr>
                <w:tcW w:w="1858" w:type="pct"/>
                <w:tcBorders>
                  <w:top w:val="nil"/>
                  <w:left w:val="nil"/>
                  <w:bottom w:val="nil"/>
                  <w:right w:val="nil"/>
                </w:tcBorders>
                <w:shd w:val="clear" w:color="auto" w:fill="auto"/>
                <w:noWrap/>
                <w:vAlign w:val="bottom"/>
                <w:hideMark/>
              </w:tcPr>
            </w:tcPrChange>
          </w:tcPr>
          <w:p w14:paraId="5A87151A" w14:textId="77777777" w:rsidR="001B3928" w:rsidRPr="00F7092D" w:rsidRDefault="001B3928" w:rsidP="001B3928">
            <w:pPr>
              <w:spacing w:after="0" w:line="240" w:lineRule="auto"/>
              <w:jc w:val="right"/>
              <w:rPr>
                <w:ins w:id="2994" w:author="Jochum, Michael D." w:date="2021-08-03T15:20:00Z"/>
                <w:rFonts w:eastAsia="Times New Roman" w:cstheme="minorHAnsi"/>
                <w:color w:val="000000"/>
                <w:sz w:val="18"/>
                <w:szCs w:val="18"/>
                <w:rPrChange w:id="2995" w:author="Jochum, Michael D." w:date="2021-08-05T16:10:00Z">
                  <w:rPr>
                    <w:ins w:id="2996" w:author="Jochum, Michael D." w:date="2021-08-03T15:20:00Z"/>
                    <w:rFonts w:ascii="Calibri" w:eastAsia="Times New Roman" w:hAnsi="Calibri" w:cs="Calibri"/>
                    <w:color w:val="000000"/>
                  </w:rPr>
                </w:rPrChange>
              </w:rPr>
            </w:pPr>
            <w:ins w:id="2997" w:author="Jochum, Michael D." w:date="2021-08-03T15:20:00Z">
              <w:r w:rsidRPr="00F7092D">
                <w:rPr>
                  <w:rFonts w:eastAsia="Times New Roman" w:cstheme="minorHAnsi"/>
                  <w:color w:val="000000"/>
                  <w:sz w:val="18"/>
                  <w:szCs w:val="18"/>
                  <w:rPrChange w:id="2998" w:author="Jochum, Michael D." w:date="2021-08-05T16:10:00Z">
                    <w:rPr>
                      <w:rFonts w:ascii="Calibri" w:eastAsia="Times New Roman" w:hAnsi="Calibri" w:cs="Calibri"/>
                      <w:color w:val="000000"/>
                    </w:rPr>
                  </w:rPrChange>
                </w:rPr>
                <w:t xml:space="preserve">modulation of process of </w:t>
              </w:r>
              <w:proofErr w:type="gramStart"/>
              <w:r w:rsidRPr="00F7092D">
                <w:rPr>
                  <w:rFonts w:eastAsia="Times New Roman" w:cstheme="minorHAnsi"/>
                  <w:color w:val="000000"/>
                  <w:sz w:val="18"/>
                  <w:szCs w:val="18"/>
                  <w:rPrChange w:id="2999" w:author="Jochum, Michael D." w:date="2021-08-05T16:10:00Z">
                    <w:rPr>
                      <w:rFonts w:ascii="Calibri" w:eastAsia="Times New Roman" w:hAnsi="Calibri" w:cs="Calibri"/>
                      <w:color w:val="000000"/>
                    </w:rPr>
                  </w:rPrChange>
                </w:rPr>
                <w:t>other</w:t>
              </w:r>
              <w:proofErr w:type="gramEnd"/>
              <w:r w:rsidRPr="00F7092D">
                <w:rPr>
                  <w:rFonts w:eastAsia="Times New Roman" w:cstheme="minorHAnsi"/>
                  <w:color w:val="000000"/>
                  <w:sz w:val="18"/>
                  <w:szCs w:val="18"/>
                  <w:rPrChange w:id="3000" w:author="Jochum, Michael D." w:date="2021-08-05T16:10:00Z">
                    <w:rPr>
                      <w:rFonts w:ascii="Calibri" w:eastAsia="Times New Roman" w:hAnsi="Calibri" w:cs="Calibri"/>
                      <w:color w:val="000000"/>
                    </w:rPr>
                  </w:rPrChange>
                </w:rPr>
                <w:t xml:space="preserve"> organism</w:t>
              </w:r>
            </w:ins>
          </w:p>
        </w:tc>
        <w:tc>
          <w:tcPr>
            <w:tcW w:w="394" w:type="pct"/>
            <w:tcBorders>
              <w:top w:val="nil"/>
              <w:left w:val="nil"/>
              <w:bottom w:val="nil"/>
              <w:right w:val="nil"/>
            </w:tcBorders>
            <w:shd w:val="clear" w:color="auto" w:fill="auto"/>
            <w:noWrap/>
            <w:vAlign w:val="bottom"/>
            <w:hideMark/>
            <w:tcPrChange w:id="3001" w:author="Jochum, Michael D." w:date="2021-08-05T14:17:00Z">
              <w:tcPr>
                <w:tcW w:w="305" w:type="pct"/>
                <w:tcBorders>
                  <w:top w:val="nil"/>
                  <w:left w:val="nil"/>
                  <w:bottom w:val="nil"/>
                  <w:right w:val="nil"/>
                </w:tcBorders>
                <w:shd w:val="clear" w:color="auto" w:fill="auto"/>
                <w:noWrap/>
                <w:vAlign w:val="bottom"/>
                <w:hideMark/>
              </w:tcPr>
            </w:tcPrChange>
          </w:tcPr>
          <w:p w14:paraId="0B416EE6" w14:textId="77777777" w:rsidR="001B3928" w:rsidRPr="00F7092D" w:rsidRDefault="001B3928" w:rsidP="001B3928">
            <w:pPr>
              <w:spacing w:after="0" w:line="240" w:lineRule="auto"/>
              <w:jc w:val="center"/>
              <w:rPr>
                <w:ins w:id="3002" w:author="Jochum, Michael D." w:date="2021-08-03T15:20:00Z"/>
                <w:rFonts w:eastAsia="Times New Roman" w:cstheme="minorHAnsi"/>
                <w:color w:val="000000"/>
                <w:sz w:val="18"/>
                <w:szCs w:val="18"/>
                <w:rPrChange w:id="3003" w:author="Jochum, Michael D." w:date="2021-08-05T16:10:00Z">
                  <w:rPr>
                    <w:ins w:id="3004" w:author="Jochum, Michael D." w:date="2021-08-03T15:20:00Z"/>
                    <w:rFonts w:ascii="Calibri" w:eastAsia="Times New Roman" w:hAnsi="Calibri" w:cs="Calibri"/>
                    <w:color w:val="000000"/>
                  </w:rPr>
                </w:rPrChange>
              </w:rPr>
            </w:pPr>
            <w:ins w:id="3005" w:author="Jochum, Michael D." w:date="2021-08-03T15:20:00Z">
              <w:r w:rsidRPr="00F7092D">
                <w:rPr>
                  <w:rFonts w:eastAsia="Times New Roman" w:cstheme="minorHAnsi"/>
                  <w:color w:val="000000"/>
                  <w:sz w:val="18"/>
                  <w:szCs w:val="18"/>
                  <w:rPrChange w:id="3006" w:author="Jochum, Michael D." w:date="2021-08-05T16:10:00Z">
                    <w:rPr>
                      <w:rFonts w:ascii="Calibri" w:eastAsia="Times New Roman" w:hAnsi="Calibri" w:cs="Calibri"/>
                      <w:color w:val="000000"/>
                    </w:rPr>
                  </w:rPrChange>
                </w:rPr>
                <w:t>GO:0035821</w:t>
              </w:r>
            </w:ins>
          </w:p>
        </w:tc>
        <w:tc>
          <w:tcPr>
            <w:tcW w:w="916" w:type="pct"/>
            <w:tcBorders>
              <w:top w:val="nil"/>
              <w:left w:val="nil"/>
              <w:bottom w:val="nil"/>
              <w:right w:val="nil"/>
            </w:tcBorders>
            <w:shd w:val="clear" w:color="auto" w:fill="auto"/>
            <w:noWrap/>
            <w:vAlign w:val="bottom"/>
            <w:hideMark/>
            <w:tcPrChange w:id="3007" w:author="Jochum, Michael D." w:date="2021-08-05T14:17:00Z">
              <w:tcPr>
                <w:tcW w:w="844" w:type="pct"/>
                <w:tcBorders>
                  <w:top w:val="nil"/>
                  <w:left w:val="nil"/>
                  <w:bottom w:val="nil"/>
                  <w:right w:val="nil"/>
                </w:tcBorders>
                <w:shd w:val="clear" w:color="auto" w:fill="auto"/>
                <w:noWrap/>
                <w:vAlign w:val="bottom"/>
                <w:hideMark/>
              </w:tcPr>
            </w:tcPrChange>
          </w:tcPr>
          <w:p w14:paraId="684828F8" w14:textId="77777777" w:rsidR="001B3928" w:rsidRPr="00F7092D" w:rsidRDefault="001B3928" w:rsidP="001B3928">
            <w:pPr>
              <w:spacing w:after="0" w:line="240" w:lineRule="auto"/>
              <w:jc w:val="center"/>
              <w:rPr>
                <w:ins w:id="3008" w:author="Jochum, Michael D." w:date="2021-08-03T15:20:00Z"/>
                <w:rFonts w:eastAsia="Times New Roman" w:cstheme="minorHAnsi"/>
                <w:color w:val="000000"/>
                <w:sz w:val="18"/>
                <w:szCs w:val="18"/>
                <w:rPrChange w:id="3009" w:author="Jochum, Michael D." w:date="2021-08-05T16:10:00Z">
                  <w:rPr>
                    <w:ins w:id="3010" w:author="Jochum, Michael D." w:date="2021-08-03T15:20:00Z"/>
                    <w:rFonts w:ascii="Calibri" w:eastAsia="Times New Roman" w:hAnsi="Calibri" w:cs="Calibri"/>
                    <w:color w:val="000000"/>
                  </w:rPr>
                </w:rPrChange>
              </w:rPr>
            </w:pPr>
            <w:ins w:id="3011" w:author="Jochum, Michael D." w:date="2021-08-03T15:20:00Z">
              <w:r w:rsidRPr="00F7092D">
                <w:rPr>
                  <w:rFonts w:eastAsia="Times New Roman" w:cstheme="minorHAnsi"/>
                  <w:color w:val="000000"/>
                  <w:sz w:val="18"/>
                  <w:szCs w:val="18"/>
                  <w:rPrChange w:id="3012"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013" w:author="Jochum, Michael D." w:date="2021-08-05T14:17:00Z">
              <w:tcPr>
                <w:tcW w:w="362" w:type="pct"/>
                <w:tcBorders>
                  <w:top w:val="nil"/>
                  <w:left w:val="nil"/>
                  <w:bottom w:val="nil"/>
                  <w:right w:val="nil"/>
                </w:tcBorders>
                <w:shd w:val="clear" w:color="auto" w:fill="auto"/>
                <w:noWrap/>
                <w:vAlign w:val="bottom"/>
                <w:hideMark/>
              </w:tcPr>
            </w:tcPrChange>
          </w:tcPr>
          <w:p w14:paraId="3358B3DF" w14:textId="77777777" w:rsidR="001B3928" w:rsidRPr="00F7092D" w:rsidRDefault="001B3928" w:rsidP="001B3928">
            <w:pPr>
              <w:spacing w:after="0" w:line="240" w:lineRule="auto"/>
              <w:jc w:val="center"/>
              <w:rPr>
                <w:ins w:id="3014" w:author="Jochum, Michael D." w:date="2021-08-03T15:20:00Z"/>
                <w:rFonts w:eastAsia="Times New Roman" w:cstheme="minorHAnsi"/>
                <w:color w:val="000000"/>
                <w:sz w:val="18"/>
                <w:szCs w:val="18"/>
                <w:rPrChange w:id="3015" w:author="Jochum, Michael D." w:date="2021-08-05T16:10:00Z">
                  <w:rPr>
                    <w:ins w:id="3016" w:author="Jochum, Michael D." w:date="2021-08-03T15:20:00Z"/>
                    <w:rFonts w:ascii="Calibri" w:eastAsia="Times New Roman" w:hAnsi="Calibri" w:cs="Calibri"/>
                    <w:color w:val="000000"/>
                  </w:rPr>
                </w:rPrChange>
              </w:rPr>
            </w:pPr>
            <w:ins w:id="3017" w:author="Jochum, Michael D." w:date="2021-08-03T15:20:00Z">
              <w:r w:rsidRPr="00F7092D">
                <w:rPr>
                  <w:rFonts w:eastAsia="Times New Roman" w:cstheme="minorHAnsi"/>
                  <w:color w:val="000000"/>
                  <w:sz w:val="18"/>
                  <w:szCs w:val="18"/>
                  <w:rPrChange w:id="3018"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3019" w:author="Jochum, Michael D." w:date="2021-08-05T14:17:00Z">
              <w:tcPr>
                <w:tcW w:w="316" w:type="pct"/>
                <w:tcBorders>
                  <w:top w:val="nil"/>
                  <w:left w:val="nil"/>
                  <w:bottom w:val="nil"/>
                  <w:right w:val="nil"/>
                </w:tcBorders>
                <w:shd w:val="clear" w:color="auto" w:fill="auto"/>
                <w:noWrap/>
                <w:vAlign w:val="bottom"/>
                <w:hideMark/>
              </w:tcPr>
            </w:tcPrChange>
          </w:tcPr>
          <w:p w14:paraId="6CF93C90" w14:textId="77777777" w:rsidR="001B3928" w:rsidRPr="00F7092D" w:rsidRDefault="001B3928" w:rsidP="001B3928">
            <w:pPr>
              <w:spacing w:after="0" w:line="240" w:lineRule="auto"/>
              <w:jc w:val="center"/>
              <w:rPr>
                <w:ins w:id="3020" w:author="Jochum, Michael D." w:date="2021-08-03T15:20:00Z"/>
                <w:rFonts w:eastAsia="Times New Roman" w:cstheme="minorHAnsi"/>
                <w:color w:val="000000"/>
                <w:sz w:val="18"/>
                <w:szCs w:val="18"/>
                <w:rPrChange w:id="3021" w:author="Jochum, Michael D." w:date="2021-08-05T16:10:00Z">
                  <w:rPr>
                    <w:ins w:id="3022" w:author="Jochum, Michael D." w:date="2021-08-03T15:20:00Z"/>
                    <w:rFonts w:ascii="Calibri" w:eastAsia="Times New Roman" w:hAnsi="Calibri" w:cs="Calibri"/>
                    <w:color w:val="000000"/>
                  </w:rPr>
                </w:rPrChange>
              </w:rPr>
            </w:pPr>
            <w:ins w:id="3023" w:author="Jochum, Michael D." w:date="2021-08-03T15:20:00Z">
              <w:r w:rsidRPr="00F7092D">
                <w:rPr>
                  <w:rFonts w:eastAsia="Times New Roman" w:cstheme="minorHAnsi"/>
                  <w:color w:val="000000"/>
                  <w:sz w:val="18"/>
                  <w:szCs w:val="18"/>
                  <w:rPrChange w:id="3024"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025" w:author="Jochum, Michael D." w:date="2021-08-05T14:17:00Z">
              <w:tcPr>
                <w:tcW w:w="342" w:type="pct"/>
                <w:tcBorders>
                  <w:top w:val="nil"/>
                  <w:left w:val="nil"/>
                  <w:bottom w:val="nil"/>
                  <w:right w:val="nil"/>
                </w:tcBorders>
                <w:shd w:val="clear" w:color="auto" w:fill="auto"/>
                <w:noWrap/>
                <w:vAlign w:val="bottom"/>
                <w:hideMark/>
              </w:tcPr>
            </w:tcPrChange>
          </w:tcPr>
          <w:p w14:paraId="30955640" w14:textId="77777777" w:rsidR="001B3928" w:rsidRPr="00F7092D" w:rsidRDefault="001B3928" w:rsidP="001B3928">
            <w:pPr>
              <w:spacing w:after="0" w:line="240" w:lineRule="auto"/>
              <w:jc w:val="center"/>
              <w:rPr>
                <w:ins w:id="3026" w:author="Jochum, Michael D." w:date="2021-08-03T15:20:00Z"/>
                <w:rFonts w:eastAsia="Times New Roman" w:cstheme="minorHAnsi"/>
                <w:color w:val="000000"/>
                <w:sz w:val="18"/>
                <w:szCs w:val="18"/>
                <w:rPrChange w:id="3027" w:author="Jochum, Michael D." w:date="2021-08-05T16:10:00Z">
                  <w:rPr>
                    <w:ins w:id="3028" w:author="Jochum, Michael D." w:date="2021-08-03T15:20:00Z"/>
                    <w:rFonts w:ascii="Calibri" w:eastAsia="Times New Roman" w:hAnsi="Calibri" w:cs="Calibri"/>
                    <w:color w:val="000000"/>
                  </w:rPr>
                </w:rPrChange>
              </w:rPr>
            </w:pPr>
            <w:ins w:id="3029" w:author="Jochum, Michael D." w:date="2021-08-03T15:20:00Z">
              <w:r w:rsidRPr="00F7092D">
                <w:rPr>
                  <w:rFonts w:eastAsia="Times New Roman" w:cstheme="minorHAnsi"/>
                  <w:color w:val="000000"/>
                  <w:sz w:val="18"/>
                  <w:szCs w:val="18"/>
                  <w:rPrChange w:id="3030"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031" w:author="Jochum, Michael D." w:date="2021-08-05T14:17:00Z">
              <w:tcPr>
                <w:tcW w:w="342" w:type="pct"/>
                <w:tcBorders>
                  <w:top w:val="nil"/>
                  <w:left w:val="nil"/>
                  <w:bottom w:val="nil"/>
                  <w:right w:val="nil"/>
                </w:tcBorders>
                <w:shd w:val="clear" w:color="auto" w:fill="auto"/>
                <w:noWrap/>
                <w:vAlign w:val="bottom"/>
                <w:hideMark/>
              </w:tcPr>
            </w:tcPrChange>
          </w:tcPr>
          <w:p w14:paraId="6C1AAB7D" w14:textId="77777777" w:rsidR="001B3928" w:rsidRPr="00F7092D" w:rsidRDefault="001B3928" w:rsidP="001B3928">
            <w:pPr>
              <w:spacing w:after="0" w:line="240" w:lineRule="auto"/>
              <w:jc w:val="center"/>
              <w:rPr>
                <w:ins w:id="3032" w:author="Jochum, Michael D." w:date="2021-08-03T15:20:00Z"/>
                <w:rFonts w:eastAsia="Times New Roman" w:cstheme="minorHAnsi"/>
                <w:color w:val="000000"/>
                <w:sz w:val="18"/>
                <w:szCs w:val="18"/>
                <w:rPrChange w:id="3033" w:author="Jochum, Michael D." w:date="2021-08-05T16:10:00Z">
                  <w:rPr>
                    <w:ins w:id="3034" w:author="Jochum, Michael D." w:date="2021-08-03T15:20:00Z"/>
                    <w:rFonts w:ascii="Calibri" w:eastAsia="Times New Roman" w:hAnsi="Calibri" w:cs="Calibri"/>
                    <w:color w:val="000000"/>
                  </w:rPr>
                </w:rPrChange>
              </w:rPr>
            </w:pPr>
            <w:ins w:id="3035" w:author="Jochum, Michael D." w:date="2021-08-03T15:20:00Z">
              <w:r w:rsidRPr="00F7092D">
                <w:rPr>
                  <w:rFonts w:eastAsia="Times New Roman" w:cstheme="minorHAnsi"/>
                  <w:color w:val="000000"/>
                  <w:sz w:val="18"/>
                  <w:szCs w:val="18"/>
                  <w:rPrChange w:id="3036"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3037" w:author="Jochum, Michael D." w:date="2021-08-05T14:17:00Z">
              <w:tcPr>
                <w:tcW w:w="316" w:type="pct"/>
                <w:tcBorders>
                  <w:top w:val="nil"/>
                  <w:left w:val="nil"/>
                  <w:bottom w:val="nil"/>
                  <w:right w:val="nil"/>
                </w:tcBorders>
                <w:shd w:val="clear" w:color="auto" w:fill="auto"/>
                <w:noWrap/>
                <w:vAlign w:val="bottom"/>
                <w:hideMark/>
              </w:tcPr>
            </w:tcPrChange>
          </w:tcPr>
          <w:p w14:paraId="5631DD3C" w14:textId="77777777" w:rsidR="001B3928" w:rsidRPr="00F7092D" w:rsidRDefault="001B3928" w:rsidP="001B3928">
            <w:pPr>
              <w:spacing w:after="0" w:line="240" w:lineRule="auto"/>
              <w:jc w:val="center"/>
              <w:rPr>
                <w:ins w:id="3038" w:author="Jochum, Michael D." w:date="2021-08-03T15:20:00Z"/>
                <w:rFonts w:eastAsia="Times New Roman" w:cstheme="minorHAnsi"/>
                <w:color w:val="000000"/>
                <w:sz w:val="18"/>
                <w:szCs w:val="18"/>
                <w:rPrChange w:id="3039" w:author="Jochum, Michael D." w:date="2021-08-05T16:10:00Z">
                  <w:rPr>
                    <w:ins w:id="3040" w:author="Jochum, Michael D." w:date="2021-08-03T15:20:00Z"/>
                    <w:rFonts w:ascii="Calibri" w:eastAsia="Times New Roman" w:hAnsi="Calibri" w:cs="Calibri"/>
                    <w:color w:val="000000"/>
                  </w:rPr>
                </w:rPrChange>
              </w:rPr>
            </w:pPr>
            <w:ins w:id="3041" w:author="Jochum, Michael D." w:date="2021-08-03T15:20:00Z">
              <w:r w:rsidRPr="00F7092D">
                <w:rPr>
                  <w:rFonts w:eastAsia="Times New Roman" w:cstheme="minorHAnsi"/>
                  <w:color w:val="000000"/>
                  <w:sz w:val="18"/>
                  <w:szCs w:val="18"/>
                  <w:rPrChange w:id="3042"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Change w:id="3043" w:author="Jochum, Michael D." w:date="2021-08-05T14:17:00Z">
              <w:tcPr>
                <w:tcW w:w="316" w:type="pct"/>
                <w:tcBorders>
                  <w:top w:val="nil"/>
                  <w:left w:val="nil"/>
                  <w:bottom w:val="nil"/>
                  <w:right w:val="nil"/>
                </w:tcBorders>
                <w:shd w:val="clear" w:color="auto" w:fill="auto"/>
                <w:noWrap/>
                <w:vAlign w:val="bottom"/>
                <w:hideMark/>
              </w:tcPr>
            </w:tcPrChange>
          </w:tcPr>
          <w:p w14:paraId="52012654" w14:textId="77777777" w:rsidR="001B3928" w:rsidRPr="00F7092D" w:rsidRDefault="001B3928" w:rsidP="001B3928">
            <w:pPr>
              <w:spacing w:after="0" w:line="240" w:lineRule="auto"/>
              <w:jc w:val="center"/>
              <w:rPr>
                <w:ins w:id="3044" w:author="Jochum, Michael D." w:date="2021-08-03T15:20:00Z"/>
                <w:rFonts w:eastAsia="Times New Roman" w:cstheme="minorHAnsi"/>
                <w:color w:val="000000"/>
                <w:sz w:val="18"/>
                <w:szCs w:val="18"/>
                <w:rPrChange w:id="3045" w:author="Jochum, Michael D." w:date="2021-08-05T16:10:00Z">
                  <w:rPr>
                    <w:ins w:id="3046" w:author="Jochum, Michael D." w:date="2021-08-03T15:20:00Z"/>
                    <w:rFonts w:ascii="Calibri" w:eastAsia="Times New Roman" w:hAnsi="Calibri" w:cs="Calibri"/>
                    <w:color w:val="000000"/>
                  </w:rPr>
                </w:rPrChange>
              </w:rPr>
            </w:pPr>
            <w:ins w:id="3047" w:author="Jochum, Michael D." w:date="2021-08-03T15:20:00Z">
              <w:r w:rsidRPr="00F7092D">
                <w:rPr>
                  <w:rFonts w:eastAsia="Times New Roman" w:cstheme="minorHAnsi"/>
                  <w:color w:val="000000"/>
                  <w:sz w:val="18"/>
                  <w:szCs w:val="18"/>
                  <w:rPrChange w:id="3048" w:author="Jochum, Michael D." w:date="2021-08-05T16:10:00Z">
                    <w:rPr>
                      <w:rFonts w:ascii="Calibri" w:eastAsia="Times New Roman" w:hAnsi="Calibri" w:cs="Calibri"/>
                      <w:color w:val="000000"/>
                    </w:rPr>
                  </w:rPrChange>
                </w:rPr>
                <w:t>0.032</w:t>
              </w:r>
            </w:ins>
          </w:p>
        </w:tc>
      </w:tr>
      <w:tr w:rsidR="001B3928" w:rsidRPr="00F7092D" w14:paraId="12239806" w14:textId="77777777" w:rsidTr="00491314">
        <w:trPr>
          <w:trHeight w:val="300"/>
          <w:ins w:id="3049" w:author="Jochum, Michael D." w:date="2021-08-03T15:20:00Z"/>
          <w:trPrChange w:id="3050"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051" w:author="Jochum, Michael D." w:date="2021-08-05T14:17:00Z">
              <w:tcPr>
                <w:tcW w:w="1858" w:type="pct"/>
                <w:tcBorders>
                  <w:top w:val="nil"/>
                  <w:left w:val="nil"/>
                  <w:bottom w:val="nil"/>
                  <w:right w:val="nil"/>
                </w:tcBorders>
                <w:shd w:val="clear" w:color="auto" w:fill="auto"/>
                <w:noWrap/>
                <w:vAlign w:val="bottom"/>
                <w:hideMark/>
              </w:tcPr>
            </w:tcPrChange>
          </w:tcPr>
          <w:p w14:paraId="5353F38B" w14:textId="77777777" w:rsidR="001B3928" w:rsidRPr="00F7092D" w:rsidRDefault="001B3928" w:rsidP="001B3928">
            <w:pPr>
              <w:spacing w:after="0" w:line="240" w:lineRule="auto"/>
              <w:jc w:val="right"/>
              <w:rPr>
                <w:ins w:id="3052" w:author="Jochum, Michael D." w:date="2021-08-03T15:20:00Z"/>
                <w:rFonts w:eastAsia="Times New Roman" w:cstheme="minorHAnsi"/>
                <w:color w:val="000000"/>
                <w:sz w:val="18"/>
                <w:szCs w:val="18"/>
                <w:rPrChange w:id="3053" w:author="Jochum, Michael D." w:date="2021-08-05T16:10:00Z">
                  <w:rPr>
                    <w:ins w:id="3054" w:author="Jochum, Michael D." w:date="2021-08-03T15:20:00Z"/>
                    <w:rFonts w:ascii="Calibri" w:eastAsia="Times New Roman" w:hAnsi="Calibri" w:cs="Calibri"/>
                    <w:color w:val="000000"/>
                  </w:rPr>
                </w:rPrChange>
              </w:rPr>
            </w:pPr>
            <w:ins w:id="3055" w:author="Jochum, Michael D." w:date="2021-08-03T15:20:00Z">
              <w:r w:rsidRPr="00F7092D">
                <w:rPr>
                  <w:rFonts w:eastAsia="Times New Roman" w:cstheme="minorHAnsi"/>
                  <w:color w:val="000000"/>
                  <w:sz w:val="18"/>
                  <w:szCs w:val="18"/>
                  <w:rPrChange w:id="3056" w:author="Jochum, Michael D." w:date="2021-08-05T16:10:00Z">
                    <w:rPr>
                      <w:rFonts w:ascii="Calibri" w:eastAsia="Times New Roman" w:hAnsi="Calibri" w:cs="Calibri"/>
                      <w:color w:val="000000"/>
                    </w:rPr>
                  </w:rPrChange>
                </w:rPr>
                <w:t>organic substance metabolic process</w:t>
              </w:r>
            </w:ins>
          </w:p>
        </w:tc>
        <w:tc>
          <w:tcPr>
            <w:tcW w:w="394" w:type="pct"/>
            <w:tcBorders>
              <w:top w:val="nil"/>
              <w:left w:val="nil"/>
              <w:bottom w:val="nil"/>
              <w:right w:val="nil"/>
            </w:tcBorders>
            <w:shd w:val="clear" w:color="auto" w:fill="auto"/>
            <w:noWrap/>
            <w:vAlign w:val="bottom"/>
            <w:hideMark/>
            <w:tcPrChange w:id="3057" w:author="Jochum, Michael D." w:date="2021-08-05T14:17:00Z">
              <w:tcPr>
                <w:tcW w:w="305" w:type="pct"/>
                <w:tcBorders>
                  <w:top w:val="nil"/>
                  <w:left w:val="nil"/>
                  <w:bottom w:val="nil"/>
                  <w:right w:val="nil"/>
                </w:tcBorders>
                <w:shd w:val="clear" w:color="auto" w:fill="auto"/>
                <w:noWrap/>
                <w:vAlign w:val="bottom"/>
                <w:hideMark/>
              </w:tcPr>
            </w:tcPrChange>
          </w:tcPr>
          <w:p w14:paraId="56B30631" w14:textId="77777777" w:rsidR="001B3928" w:rsidRPr="00F7092D" w:rsidRDefault="001B3928" w:rsidP="001B3928">
            <w:pPr>
              <w:spacing w:after="0" w:line="240" w:lineRule="auto"/>
              <w:jc w:val="center"/>
              <w:rPr>
                <w:ins w:id="3058" w:author="Jochum, Michael D." w:date="2021-08-03T15:20:00Z"/>
                <w:rFonts w:eastAsia="Times New Roman" w:cstheme="minorHAnsi"/>
                <w:color w:val="000000"/>
                <w:sz w:val="18"/>
                <w:szCs w:val="18"/>
                <w:rPrChange w:id="3059" w:author="Jochum, Michael D." w:date="2021-08-05T16:10:00Z">
                  <w:rPr>
                    <w:ins w:id="3060" w:author="Jochum, Michael D." w:date="2021-08-03T15:20:00Z"/>
                    <w:rFonts w:ascii="Calibri" w:eastAsia="Times New Roman" w:hAnsi="Calibri" w:cs="Calibri"/>
                    <w:color w:val="000000"/>
                  </w:rPr>
                </w:rPrChange>
              </w:rPr>
            </w:pPr>
            <w:ins w:id="3061" w:author="Jochum, Michael D." w:date="2021-08-03T15:20:00Z">
              <w:r w:rsidRPr="00F7092D">
                <w:rPr>
                  <w:rFonts w:eastAsia="Times New Roman" w:cstheme="minorHAnsi"/>
                  <w:color w:val="000000"/>
                  <w:sz w:val="18"/>
                  <w:szCs w:val="18"/>
                  <w:rPrChange w:id="3062" w:author="Jochum, Michael D." w:date="2021-08-05T16:10:00Z">
                    <w:rPr>
                      <w:rFonts w:ascii="Calibri" w:eastAsia="Times New Roman" w:hAnsi="Calibri" w:cs="Calibri"/>
                      <w:color w:val="000000"/>
                    </w:rPr>
                  </w:rPrChange>
                </w:rPr>
                <w:t>GO:0071704</w:t>
              </w:r>
            </w:ins>
          </w:p>
        </w:tc>
        <w:tc>
          <w:tcPr>
            <w:tcW w:w="916" w:type="pct"/>
            <w:tcBorders>
              <w:top w:val="nil"/>
              <w:left w:val="nil"/>
              <w:bottom w:val="nil"/>
              <w:right w:val="nil"/>
            </w:tcBorders>
            <w:shd w:val="clear" w:color="auto" w:fill="auto"/>
            <w:noWrap/>
            <w:vAlign w:val="bottom"/>
            <w:hideMark/>
            <w:tcPrChange w:id="3063" w:author="Jochum, Michael D." w:date="2021-08-05T14:17:00Z">
              <w:tcPr>
                <w:tcW w:w="844" w:type="pct"/>
                <w:tcBorders>
                  <w:top w:val="nil"/>
                  <w:left w:val="nil"/>
                  <w:bottom w:val="nil"/>
                  <w:right w:val="nil"/>
                </w:tcBorders>
                <w:shd w:val="clear" w:color="auto" w:fill="auto"/>
                <w:noWrap/>
                <w:vAlign w:val="bottom"/>
                <w:hideMark/>
              </w:tcPr>
            </w:tcPrChange>
          </w:tcPr>
          <w:p w14:paraId="2D0178D1" w14:textId="77777777" w:rsidR="001B3928" w:rsidRPr="00F7092D" w:rsidRDefault="001B3928" w:rsidP="001B3928">
            <w:pPr>
              <w:spacing w:after="0" w:line="240" w:lineRule="auto"/>
              <w:jc w:val="center"/>
              <w:rPr>
                <w:ins w:id="3064" w:author="Jochum, Michael D." w:date="2021-08-03T15:20:00Z"/>
                <w:rFonts w:eastAsia="Times New Roman" w:cstheme="minorHAnsi"/>
                <w:color w:val="000000"/>
                <w:sz w:val="18"/>
                <w:szCs w:val="18"/>
                <w:rPrChange w:id="3065" w:author="Jochum, Michael D." w:date="2021-08-05T16:10:00Z">
                  <w:rPr>
                    <w:ins w:id="3066" w:author="Jochum, Michael D." w:date="2021-08-03T15:20:00Z"/>
                    <w:rFonts w:ascii="Calibri" w:eastAsia="Times New Roman" w:hAnsi="Calibri" w:cs="Calibri"/>
                    <w:color w:val="000000"/>
                  </w:rPr>
                </w:rPrChange>
              </w:rPr>
            </w:pPr>
            <w:ins w:id="3067" w:author="Jochum, Michael D." w:date="2021-08-03T15:20:00Z">
              <w:r w:rsidRPr="00F7092D">
                <w:rPr>
                  <w:rFonts w:eastAsia="Times New Roman" w:cstheme="minorHAnsi"/>
                  <w:color w:val="000000"/>
                  <w:sz w:val="18"/>
                  <w:szCs w:val="18"/>
                  <w:rPrChange w:id="3068"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069" w:author="Jochum, Michael D." w:date="2021-08-05T14:17:00Z">
              <w:tcPr>
                <w:tcW w:w="362" w:type="pct"/>
                <w:tcBorders>
                  <w:top w:val="nil"/>
                  <w:left w:val="nil"/>
                  <w:bottom w:val="nil"/>
                  <w:right w:val="nil"/>
                </w:tcBorders>
                <w:shd w:val="clear" w:color="auto" w:fill="auto"/>
                <w:noWrap/>
                <w:vAlign w:val="bottom"/>
                <w:hideMark/>
              </w:tcPr>
            </w:tcPrChange>
          </w:tcPr>
          <w:p w14:paraId="2C84BCCC" w14:textId="77777777" w:rsidR="001B3928" w:rsidRPr="00F7092D" w:rsidRDefault="001B3928" w:rsidP="001B3928">
            <w:pPr>
              <w:spacing w:after="0" w:line="240" w:lineRule="auto"/>
              <w:jc w:val="center"/>
              <w:rPr>
                <w:ins w:id="3070" w:author="Jochum, Michael D." w:date="2021-08-03T15:20:00Z"/>
                <w:rFonts w:eastAsia="Times New Roman" w:cstheme="minorHAnsi"/>
                <w:color w:val="000000"/>
                <w:sz w:val="18"/>
                <w:szCs w:val="18"/>
                <w:rPrChange w:id="3071" w:author="Jochum, Michael D." w:date="2021-08-05T16:10:00Z">
                  <w:rPr>
                    <w:ins w:id="3072" w:author="Jochum, Michael D." w:date="2021-08-03T15:20:00Z"/>
                    <w:rFonts w:ascii="Calibri" w:eastAsia="Times New Roman" w:hAnsi="Calibri" w:cs="Calibri"/>
                    <w:color w:val="000000"/>
                  </w:rPr>
                </w:rPrChange>
              </w:rPr>
            </w:pPr>
            <w:ins w:id="3073" w:author="Jochum, Michael D." w:date="2021-08-03T15:20:00Z">
              <w:r w:rsidRPr="00F7092D">
                <w:rPr>
                  <w:rFonts w:eastAsia="Times New Roman" w:cstheme="minorHAnsi"/>
                  <w:color w:val="000000"/>
                  <w:sz w:val="18"/>
                  <w:szCs w:val="18"/>
                  <w:rPrChange w:id="3074"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3075" w:author="Jochum, Michael D." w:date="2021-08-05T14:17:00Z">
              <w:tcPr>
                <w:tcW w:w="316" w:type="pct"/>
                <w:tcBorders>
                  <w:top w:val="nil"/>
                  <w:left w:val="nil"/>
                  <w:bottom w:val="nil"/>
                  <w:right w:val="nil"/>
                </w:tcBorders>
                <w:shd w:val="clear" w:color="auto" w:fill="auto"/>
                <w:noWrap/>
                <w:vAlign w:val="bottom"/>
                <w:hideMark/>
              </w:tcPr>
            </w:tcPrChange>
          </w:tcPr>
          <w:p w14:paraId="7B4BB3E6" w14:textId="77777777" w:rsidR="001B3928" w:rsidRPr="00F7092D" w:rsidRDefault="001B3928" w:rsidP="001B3928">
            <w:pPr>
              <w:spacing w:after="0" w:line="240" w:lineRule="auto"/>
              <w:jc w:val="center"/>
              <w:rPr>
                <w:ins w:id="3076" w:author="Jochum, Michael D." w:date="2021-08-03T15:20:00Z"/>
                <w:rFonts w:eastAsia="Times New Roman" w:cstheme="minorHAnsi"/>
                <w:color w:val="000000"/>
                <w:sz w:val="18"/>
                <w:szCs w:val="18"/>
                <w:rPrChange w:id="3077" w:author="Jochum, Michael D." w:date="2021-08-05T16:10:00Z">
                  <w:rPr>
                    <w:ins w:id="3078" w:author="Jochum, Michael D." w:date="2021-08-03T15:20:00Z"/>
                    <w:rFonts w:ascii="Calibri" w:eastAsia="Times New Roman" w:hAnsi="Calibri" w:cs="Calibri"/>
                    <w:color w:val="000000"/>
                  </w:rPr>
                </w:rPrChange>
              </w:rPr>
            </w:pPr>
            <w:ins w:id="3079" w:author="Jochum, Michael D." w:date="2021-08-03T15:20:00Z">
              <w:r w:rsidRPr="00F7092D">
                <w:rPr>
                  <w:rFonts w:eastAsia="Times New Roman" w:cstheme="minorHAnsi"/>
                  <w:color w:val="000000"/>
                  <w:sz w:val="18"/>
                  <w:szCs w:val="18"/>
                  <w:rPrChange w:id="3080"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081" w:author="Jochum, Michael D." w:date="2021-08-05T14:17:00Z">
              <w:tcPr>
                <w:tcW w:w="342" w:type="pct"/>
                <w:tcBorders>
                  <w:top w:val="nil"/>
                  <w:left w:val="nil"/>
                  <w:bottom w:val="nil"/>
                  <w:right w:val="nil"/>
                </w:tcBorders>
                <w:shd w:val="clear" w:color="auto" w:fill="auto"/>
                <w:noWrap/>
                <w:vAlign w:val="bottom"/>
                <w:hideMark/>
              </w:tcPr>
            </w:tcPrChange>
          </w:tcPr>
          <w:p w14:paraId="22417DEF" w14:textId="77777777" w:rsidR="001B3928" w:rsidRPr="00F7092D" w:rsidRDefault="001B3928" w:rsidP="001B3928">
            <w:pPr>
              <w:spacing w:after="0" w:line="240" w:lineRule="auto"/>
              <w:jc w:val="center"/>
              <w:rPr>
                <w:ins w:id="3082" w:author="Jochum, Michael D." w:date="2021-08-03T15:20:00Z"/>
                <w:rFonts w:eastAsia="Times New Roman" w:cstheme="minorHAnsi"/>
                <w:color w:val="000000"/>
                <w:sz w:val="18"/>
                <w:szCs w:val="18"/>
                <w:rPrChange w:id="3083" w:author="Jochum, Michael D." w:date="2021-08-05T16:10:00Z">
                  <w:rPr>
                    <w:ins w:id="3084" w:author="Jochum, Michael D." w:date="2021-08-03T15:20:00Z"/>
                    <w:rFonts w:ascii="Calibri" w:eastAsia="Times New Roman" w:hAnsi="Calibri" w:cs="Calibri"/>
                    <w:color w:val="000000"/>
                  </w:rPr>
                </w:rPrChange>
              </w:rPr>
            </w:pPr>
            <w:ins w:id="3085" w:author="Jochum, Michael D." w:date="2021-08-03T15:20:00Z">
              <w:r w:rsidRPr="00F7092D">
                <w:rPr>
                  <w:rFonts w:eastAsia="Times New Roman" w:cstheme="minorHAnsi"/>
                  <w:color w:val="000000"/>
                  <w:sz w:val="18"/>
                  <w:szCs w:val="18"/>
                  <w:rPrChange w:id="3086"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087" w:author="Jochum, Michael D." w:date="2021-08-05T14:17:00Z">
              <w:tcPr>
                <w:tcW w:w="342" w:type="pct"/>
                <w:tcBorders>
                  <w:top w:val="nil"/>
                  <w:left w:val="nil"/>
                  <w:bottom w:val="nil"/>
                  <w:right w:val="nil"/>
                </w:tcBorders>
                <w:shd w:val="clear" w:color="auto" w:fill="auto"/>
                <w:noWrap/>
                <w:vAlign w:val="bottom"/>
                <w:hideMark/>
              </w:tcPr>
            </w:tcPrChange>
          </w:tcPr>
          <w:p w14:paraId="45890B92" w14:textId="77777777" w:rsidR="001B3928" w:rsidRPr="00F7092D" w:rsidRDefault="001B3928" w:rsidP="001B3928">
            <w:pPr>
              <w:spacing w:after="0" w:line="240" w:lineRule="auto"/>
              <w:jc w:val="center"/>
              <w:rPr>
                <w:ins w:id="3088" w:author="Jochum, Michael D." w:date="2021-08-03T15:20:00Z"/>
                <w:rFonts w:eastAsia="Times New Roman" w:cstheme="minorHAnsi"/>
                <w:color w:val="000000"/>
                <w:sz w:val="18"/>
                <w:szCs w:val="18"/>
                <w:rPrChange w:id="3089" w:author="Jochum, Michael D." w:date="2021-08-05T16:10:00Z">
                  <w:rPr>
                    <w:ins w:id="3090" w:author="Jochum, Michael D." w:date="2021-08-03T15:20:00Z"/>
                    <w:rFonts w:ascii="Calibri" w:eastAsia="Times New Roman" w:hAnsi="Calibri" w:cs="Calibri"/>
                    <w:color w:val="000000"/>
                  </w:rPr>
                </w:rPrChange>
              </w:rPr>
            </w:pPr>
            <w:ins w:id="3091" w:author="Jochum, Michael D." w:date="2021-08-03T15:20:00Z">
              <w:r w:rsidRPr="00F7092D">
                <w:rPr>
                  <w:rFonts w:eastAsia="Times New Roman" w:cstheme="minorHAnsi"/>
                  <w:color w:val="000000"/>
                  <w:sz w:val="18"/>
                  <w:szCs w:val="18"/>
                  <w:rPrChange w:id="3092" w:author="Jochum, Michael D." w:date="2021-08-05T16:10:00Z">
                    <w:rPr>
                      <w:rFonts w:ascii="Calibri" w:eastAsia="Times New Roman" w:hAnsi="Calibri" w:cs="Calibri"/>
                      <w:color w:val="000000"/>
                    </w:rPr>
                  </w:rPrChange>
                </w:rPr>
                <w:t>76.000</w:t>
              </w:r>
            </w:ins>
          </w:p>
        </w:tc>
        <w:tc>
          <w:tcPr>
            <w:tcW w:w="273" w:type="pct"/>
            <w:tcBorders>
              <w:top w:val="nil"/>
              <w:left w:val="nil"/>
              <w:bottom w:val="nil"/>
              <w:right w:val="nil"/>
            </w:tcBorders>
            <w:shd w:val="clear" w:color="auto" w:fill="auto"/>
            <w:noWrap/>
            <w:vAlign w:val="bottom"/>
            <w:hideMark/>
            <w:tcPrChange w:id="3093" w:author="Jochum, Michael D." w:date="2021-08-05T14:17:00Z">
              <w:tcPr>
                <w:tcW w:w="316" w:type="pct"/>
                <w:tcBorders>
                  <w:top w:val="nil"/>
                  <w:left w:val="nil"/>
                  <w:bottom w:val="nil"/>
                  <w:right w:val="nil"/>
                </w:tcBorders>
                <w:shd w:val="clear" w:color="auto" w:fill="auto"/>
                <w:noWrap/>
                <w:vAlign w:val="bottom"/>
                <w:hideMark/>
              </w:tcPr>
            </w:tcPrChange>
          </w:tcPr>
          <w:p w14:paraId="358DC066" w14:textId="77777777" w:rsidR="001B3928" w:rsidRPr="00F7092D" w:rsidRDefault="001B3928" w:rsidP="001B3928">
            <w:pPr>
              <w:spacing w:after="0" w:line="240" w:lineRule="auto"/>
              <w:jc w:val="center"/>
              <w:rPr>
                <w:ins w:id="3094" w:author="Jochum, Michael D." w:date="2021-08-03T15:20:00Z"/>
                <w:rFonts w:eastAsia="Times New Roman" w:cstheme="minorHAnsi"/>
                <w:color w:val="000000"/>
                <w:sz w:val="18"/>
                <w:szCs w:val="18"/>
                <w:rPrChange w:id="3095" w:author="Jochum, Michael D." w:date="2021-08-05T16:10:00Z">
                  <w:rPr>
                    <w:ins w:id="3096" w:author="Jochum, Michael D." w:date="2021-08-03T15:20:00Z"/>
                    <w:rFonts w:ascii="Calibri" w:eastAsia="Times New Roman" w:hAnsi="Calibri" w:cs="Calibri"/>
                    <w:color w:val="000000"/>
                  </w:rPr>
                </w:rPrChange>
              </w:rPr>
            </w:pPr>
            <w:ins w:id="3097" w:author="Jochum, Michael D." w:date="2021-08-03T15:20:00Z">
              <w:r w:rsidRPr="00F7092D">
                <w:rPr>
                  <w:rFonts w:eastAsia="Times New Roman" w:cstheme="minorHAnsi"/>
                  <w:color w:val="000000"/>
                  <w:sz w:val="18"/>
                  <w:szCs w:val="18"/>
                  <w:rPrChange w:id="3098" w:author="Jochum, Michael D." w:date="2021-08-05T16:10:00Z">
                    <w:rPr>
                      <w:rFonts w:ascii="Calibri" w:eastAsia="Times New Roman" w:hAnsi="Calibri" w:cs="Calibri"/>
                      <w:color w:val="000000"/>
                    </w:rPr>
                  </w:rPrChange>
                </w:rPr>
                <w:t>0.026</w:t>
              </w:r>
            </w:ins>
          </w:p>
        </w:tc>
        <w:tc>
          <w:tcPr>
            <w:tcW w:w="272" w:type="pct"/>
            <w:tcBorders>
              <w:top w:val="nil"/>
              <w:left w:val="nil"/>
              <w:bottom w:val="nil"/>
              <w:right w:val="nil"/>
            </w:tcBorders>
            <w:shd w:val="clear" w:color="auto" w:fill="auto"/>
            <w:noWrap/>
            <w:vAlign w:val="bottom"/>
            <w:hideMark/>
            <w:tcPrChange w:id="3099" w:author="Jochum, Michael D." w:date="2021-08-05T14:17:00Z">
              <w:tcPr>
                <w:tcW w:w="316" w:type="pct"/>
                <w:tcBorders>
                  <w:top w:val="nil"/>
                  <w:left w:val="nil"/>
                  <w:bottom w:val="nil"/>
                  <w:right w:val="nil"/>
                </w:tcBorders>
                <w:shd w:val="clear" w:color="auto" w:fill="auto"/>
                <w:noWrap/>
                <w:vAlign w:val="bottom"/>
                <w:hideMark/>
              </w:tcPr>
            </w:tcPrChange>
          </w:tcPr>
          <w:p w14:paraId="1A1AD329" w14:textId="77777777" w:rsidR="001B3928" w:rsidRPr="00F7092D" w:rsidRDefault="001B3928" w:rsidP="001B3928">
            <w:pPr>
              <w:spacing w:after="0" w:line="240" w:lineRule="auto"/>
              <w:jc w:val="center"/>
              <w:rPr>
                <w:ins w:id="3100" w:author="Jochum, Michael D." w:date="2021-08-03T15:20:00Z"/>
                <w:rFonts w:eastAsia="Times New Roman" w:cstheme="minorHAnsi"/>
                <w:color w:val="000000"/>
                <w:sz w:val="18"/>
                <w:szCs w:val="18"/>
                <w:rPrChange w:id="3101" w:author="Jochum, Michael D." w:date="2021-08-05T16:10:00Z">
                  <w:rPr>
                    <w:ins w:id="3102" w:author="Jochum, Michael D." w:date="2021-08-03T15:20:00Z"/>
                    <w:rFonts w:ascii="Calibri" w:eastAsia="Times New Roman" w:hAnsi="Calibri" w:cs="Calibri"/>
                    <w:color w:val="000000"/>
                  </w:rPr>
                </w:rPrChange>
              </w:rPr>
            </w:pPr>
            <w:ins w:id="3103" w:author="Jochum, Michael D." w:date="2021-08-03T15:20:00Z">
              <w:r w:rsidRPr="00F7092D">
                <w:rPr>
                  <w:rFonts w:eastAsia="Times New Roman" w:cstheme="minorHAnsi"/>
                  <w:color w:val="000000"/>
                  <w:sz w:val="18"/>
                  <w:szCs w:val="18"/>
                  <w:rPrChange w:id="3104" w:author="Jochum, Michael D." w:date="2021-08-05T16:10:00Z">
                    <w:rPr>
                      <w:rFonts w:ascii="Calibri" w:eastAsia="Times New Roman" w:hAnsi="Calibri" w:cs="Calibri"/>
                      <w:color w:val="000000"/>
                    </w:rPr>
                  </w:rPrChange>
                </w:rPr>
                <w:t>0.045</w:t>
              </w:r>
            </w:ins>
          </w:p>
        </w:tc>
      </w:tr>
      <w:tr w:rsidR="001B3928" w:rsidRPr="00F7092D" w14:paraId="7F9E72BD" w14:textId="77777777" w:rsidTr="00491314">
        <w:trPr>
          <w:trHeight w:val="300"/>
          <w:ins w:id="3105" w:author="Jochum, Michael D." w:date="2021-08-03T15:20:00Z"/>
          <w:trPrChange w:id="3106"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107" w:author="Jochum, Michael D." w:date="2021-08-05T14:17:00Z">
              <w:tcPr>
                <w:tcW w:w="1858" w:type="pct"/>
                <w:tcBorders>
                  <w:top w:val="nil"/>
                  <w:left w:val="nil"/>
                  <w:bottom w:val="nil"/>
                  <w:right w:val="nil"/>
                </w:tcBorders>
                <w:shd w:val="clear" w:color="auto" w:fill="auto"/>
                <w:noWrap/>
                <w:vAlign w:val="bottom"/>
                <w:hideMark/>
              </w:tcPr>
            </w:tcPrChange>
          </w:tcPr>
          <w:p w14:paraId="7A8BE6A2" w14:textId="77777777" w:rsidR="001B3928" w:rsidRPr="00F7092D" w:rsidRDefault="001B3928" w:rsidP="001B3928">
            <w:pPr>
              <w:spacing w:after="0" w:line="240" w:lineRule="auto"/>
              <w:jc w:val="right"/>
              <w:rPr>
                <w:ins w:id="3108" w:author="Jochum, Michael D." w:date="2021-08-03T15:20:00Z"/>
                <w:rFonts w:eastAsia="Times New Roman" w:cstheme="minorHAnsi"/>
                <w:color w:val="000000"/>
                <w:sz w:val="18"/>
                <w:szCs w:val="18"/>
                <w:rPrChange w:id="3109" w:author="Jochum, Michael D." w:date="2021-08-05T16:10:00Z">
                  <w:rPr>
                    <w:ins w:id="3110" w:author="Jochum, Michael D." w:date="2021-08-03T15:20:00Z"/>
                    <w:rFonts w:ascii="Calibri" w:eastAsia="Times New Roman" w:hAnsi="Calibri" w:cs="Calibri"/>
                    <w:color w:val="000000"/>
                  </w:rPr>
                </w:rPrChange>
              </w:rPr>
            </w:pPr>
            <w:ins w:id="3111" w:author="Jochum, Michael D." w:date="2021-08-03T15:20:00Z">
              <w:r w:rsidRPr="00F7092D">
                <w:rPr>
                  <w:rFonts w:eastAsia="Times New Roman" w:cstheme="minorHAnsi"/>
                  <w:color w:val="000000"/>
                  <w:sz w:val="18"/>
                  <w:szCs w:val="18"/>
                  <w:rPrChange w:id="3112" w:author="Jochum, Michael D." w:date="2021-08-05T16:10:00Z">
                    <w:rPr>
                      <w:rFonts w:ascii="Calibri" w:eastAsia="Times New Roman" w:hAnsi="Calibri" w:cs="Calibri"/>
                      <w:color w:val="000000"/>
                    </w:rPr>
                  </w:rPrChange>
                </w:rPr>
                <w:t>nucleic acid metabolic process</w:t>
              </w:r>
            </w:ins>
          </w:p>
        </w:tc>
        <w:tc>
          <w:tcPr>
            <w:tcW w:w="394" w:type="pct"/>
            <w:tcBorders>
              <w:top w:val="nil"/>
              <w:left w:val="nil"/>
              <w:bottom w:val="nil"/>
              <w:right w:val="nil"/>
            </w:tcBorders>
            <w:shd w:val="clear" w:color="auto" w:fill="auto"/>
            <w:noWrap/>
            <w:vAlign w:val="bottom"/>
            <w:hideMark/>
            <w:tcPrChange w:id="3113" w:author="Jochum, Michael D." w:date="2021-08-05T14:17:00Z">
              <w:tcPr>
                <w:tcW w:w="305" w:type="pct"/>
                <w:tcBorders>
                  <w:top w:val="nil"/>
                  <w:left w:val="nil"/>
                  <w:bottom w:val="nil"/>
                  <w:right w:val="nil"/>
                </w:tcBorders>
                <w:shd w:val="clear" w:color="auto" w:fill="auto"/>
                <w:noWrap/>
                <w:vAlign w:val="bottom"/>
                <w:hideMark/>
              </w:tcPr>
            </w:tcPrChange>
          </w:tcPr>
          <w:p w14:paraId="641BC77D" w14:textId="77777777" w:rsidR="001B3928" w:rsidRPr="00F7092D" w:rsidRDefault="001B3928" w:rsidP="001B3928">
            <w:pPr>
              <w:spacing w:after="0" w:line="240" w:lineRule="auto"/>
              <w:jc w:val="center"/>
              <w:rPr>
                <w:ins w:id="3114" w:author="Jochum, Michael D." w:date="2021-08-03T15:20:00Z"/>
                <w:rFonts w:eastAsia="Times New Roman" w:cstheme="minorHAnsi"/>
                <w:color w:val="000000"/>
                <w:sz w:val="18"/>
                <w:szCs w:val="18"/>
                <w:rPrChange w:id="3115" w:author="Jochum, Michael D." w:date="2021-08-05T16:10:00Z">
                  <w:rPr>
                    <w:ins w:id="3116" w:author="Jochum, Michael D." w:date="2021-08-03T15:20:00Z"/>
                    <w:rFonts w:ascii="Calibri" w:eastAsia="Times New Roman" w:hAnsi="Calibri" w:cs="Calibri"/>
                    <w:color w:val="000000"/>
                  </w:rPr>
                </w:rPrChange>
              </w:rPr>
            </w:pPr>
            <w:ins w:id="3117" w:author="Jochum, Michael D." w:date="2021-08-03T15:20:00Z">
              <w:r w:rsidRPr="00F7092D">
                <w:rPr>
                  <w:rFonts w:eastAsia="Times New Roman" w:cstheme="minorHAnsi"/>
                  <w:color w:val="000000"/>
                  <w:sz w:val="18"/>
                  <w:szCs w:val="18"/>
                  <w:rPrChange w:id="3118" w:author="Jochum, Michael D." w:date="2021-08-05T16:10:00Z">
                    <w:rPr>
                      <w:rFonts w:ascii="Calibri" w:eastAsia="Times New Roman" w:hAnsi="Calibri" w:cs="Calibri"/>
                      <w:color w:val="000000"/>
                    </w:rPr>
                  </w:rPrChange>
                </w:rPr>
                <w:t>GO:0090304</w:t>
              </w:r>
            </w:ins>
          </w:p>
        </w:tc>
        <w:tc>
          <w:tcPr>
            <w:tcW w:w="916" w:type="pct"/>
            <w:tcBorders>
              <w:top w:val="nil"/>
              <w:left w:val="nil"/>
              <w:bottom w:val="nil"/>
              <w:right w:val="nil"/>
            </w:tcBorders>
            <w:shd w:val="clear" w:color="auto" w:fill="auto"/>
            <w:noWrap/>
            <w:vAlign w:val="bottom"/>
            <w:hideMark/>
            <w:tcPrChange w:id="3119" w:author="Jochum, Michael D." w:date="2021-08-05T14:17:00Z">
              <w:tcPr>
                <w:tcW w:w="844" w:type="pct"/>
                <w:tcBorders>
                  <w:top w:val="nil"/>
                  <w:left w:val="nil"/>
                  <w:bottom w:val="nil"/>
                  <w:right w:val="nil"/>
                </w:tcBorders>
                <w:shd w:val="clear" w:color="auto" w:fill="auto"/>
                <w:noWrap/>
                <w:vAlign w:val="bottom"/>
                <w:hideMark/>
              </w:tcPr>
            </w:tcPrChange>
          </w:tcPr>
          <w:p w14:paraId="18C10351" w14:textId="77777777" w:rsidR="001B3928" w:rsidRPr="00F7092D" w:rsidRDefault="001B3928" w:rsidP="001B3928">
            <w:pPr>
              <w:spacing w:after="0" w:line="240" w:lineRule="auto"/>
              <w:jc w:val="center"/>
              <w:rPr>
                <w:ins w:id="3120" w:author="Jochum, Michael D." w:date="2021-08-03T15:20:00Z"/>
                <w:rFonts w:eastAsia="Times New Roman" w:cstheme="minorHAnsi"/>
                <w:color w:val="000000"/>
                <w:sz w:val="18"/>
                <w:szCs w:val="18"/>
                <w:rPrChange w:id="3121" w:author="Jochum, Michael D." w:date="2021-08-05T16:10:00Z">
                  <w:rPr>
                    <w:ins w:id="3122" w:author="Jochum, Michael D." w:date="2021-08-03T15:20:00Z"/>
                    <w:rFonts w:ascii="Calibri" w:eastAsia="Times New Roman" w:hAnsi="Calibri" w:cs="Calibri"/>
                    <w:color w:val="000000"/>
                  </w:rPr>
                </w:rPrChange>
              </w:rPr>
            </w:pPr>
            <w:ins w:id="3123" w:author="Jochum, Michael D." w:date="2021-08-03T15:20:00Z">
              <w:r w:rsidRPr="00F7092D">
                <w:rPr>
                  <w:rFonts w:eastAsia="Times New Roman" w:cstheme="minorHAnsi"/>
                  <w:color w:val="000000"/>
                  <w:sz w:val="18"/>
                  <w:szCs w:val="18"/>
                  <w:rPrChange w:id="3124"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125" w:author="Jochum, Michael D." w:date="2021-08-05T14:17:00Z">
              <w:tcPr>
                <w:tcW w:w="362" w:type="pct"/>
                <w:tcBorders>
                  <w:top w:val="nil"/>
                  <w:left w:val="nil"/>
                  <w:bottom w:val="nil"/>
                  <w:right w:val="nil"/>
                </w:tcBorders>
                <w:shd w:val="clear" w:color="auto" w:fill="auto"/>
                <w:noWrap/>
                <w:vAlign w:val="bottom"/>
                <w:hideMark/>
              </w:tcPr>
            </w:tcPrChange>
          </w:tcPr>
          <w:p w14:paraId="3FA90C66" w14:textId="77777777" w:rsidR="001B3928" w:rsidRPr="00F7092D" w:rsidRDefault="001B3928" w:rsidP="001B3928">
            <w:pPr>
              <w:spacing w:after="0" w:line="240" w:lineRule="auto"/>
              <w:jc w:val="center"/>
              <w:rPr>
                <w:ins w:id="3126" w:author="Jochum, Michael D." w:date="2021-08-03T15:20:00Z"/>
                <w:rFonts w:eastAsia="Times New Roman" w:cstheme="minorHAnsi"/>
                <w:color w:val="000000"/>
                <w:sz w:val="18"/>
                <w:szCs w:val="18"/>
                <w:rPrChange w:id="3127" w:author="Jochum, Michael D." w:date="2021-08-05T16:10:00Z">
                  <w:rPr>
                    <w:ins w:id="3128" w:author="Jochum, Michael D." w:date="2021-08-03T15:20:00Z"/>
                    <w:rFonts w:ascii="Calibri" w:eastAsia="Times New Roman" w:hAnsi="Calibri" w:cs="Calibri"/>
                    <w:color w:val="000000"/>
                  </w:rPr>
                </w:rPrChange>
              </w:rPr>
            </w:pPr>
            <w:ins w:id="3129" w:author="Jochum, Michael D." w:date="2021-08-03T15:20:00Z">
              <w:r w:rsidRPr="00F7092D">
                <w:rPr>
                  <w:rFonts w:eastAsia="Times New Roman" w:cstheme="minorHAnsi"/>
                  <w:color w:val="000000"/>
                  <w:sz w:val="18"/>
                  <w:szCs w:val="18"/>
                  <w:rPrChange w:id="3130"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Change w:id="3131" w:author="Jochum, Michael D." w:date="2021-08-05T14:17:00Z">
              <w:tcPr>
                <w:tcW w:w="316" w:type="pct"/>
                <w:tcBorders>
                  <w:top w:val="nil"/>
                  <w:left w:val="nil"/>
                  <w:bottom w:val="nil"/>
                  <w:right w:val="nil"/>
                </w:tcBorders>
                <w:shd w:val="clear" w:color="auto" w:fill="auto"/>
                <w:noWrap/>
                <w:vAlign w:val="bottom"/>
                <w:hideMark/>
              </w:tcPr>
            </w:tcPrChange>
          </w:tcPr>
          <w:p w14:paraId="534D73F4" w14:textId="77777777" w:rsidR="001B3928" w:rsidRPr="00F7092D" w:rsidRDefault="001B3928" w:rsidP="001B3928">
            <w:pPr>
              <w:spacing w:after="0" w:line="240" w:lineRule="auto"/>
              <w:jc w:val="center"/>
              <w:rPr>
                <w:ins w:id="3132" w:author="Jochum, Michael D." w:date="2021-08-03T15:20:00Z"/>
                <w:rFonts w:eastAsia="Times New Roman" w:cstheme="minorHAnsi"/>
                <w:color w:val="000000"/>
                <w:sz w:val="18"/>
                <w:szCs w:val="18"/>
                <w:rPrChange w:id="3133" w:author="Jochum, Michael D." w:date="2021-08-05T16:10:00Z">
                  <w:rPr>
                    <w:ins w:id="3134" w:author="Jochum, Michael D." w:date="2021-08-03T15:20:00Z"/>
                    <w:rFonts w:ascii="Calibri" w:eastAsia="Times New Roman" w:hAnsi="Calibri" w:cs="Calibri"/>
                    <w:color w:val="000000"/>
                  </w:rPr>
                </w:rPrChange>
              </w:rPr>
            </w:pPr>
            <w:ins w:id="3135" w:author="Jochum, Michael D." w:date="2021-08-03T15:20:00Z">
              <w:r w:rsidRPr="00F7092D">
                <w:rPr>
                  <w:rFonts w:eastAsia="Times New Roman" w:cstheme="minorHAnsi"/>
                  <w:color w:val="000000"/>
                  <w:sz w:val="18"/>
                  <w:szCs w:val="18"/>
                  <w:rPrChange w:id="3136"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137" w:author="Jochum, Michael D." w:date="2021-08-05T14:17:00Z">
              <w:tcPr>
                <w:tcW w:w="342" w:type="pct"/>
                <w:tcBorders>
                  <w:top w:val="nil"/>
                  <w:left w:val="nil"/>
                  <w:bottom w:val="nil"/>
                  <w:right w:val="nil"/>
                </w:tcBorders>
                <w:shd w:val="clear" w:color="auto" w:fill="auto"/>
                <w:noWrap/>
                <w:vAlign w:val="bottom"/>
                <w:hideMark/>
              </w:tcPr>
            </w:tcPrChange>
          </w:tcPr>
          <w:p w14:paraId="5D663BBE" w14:textId="77777777" w:rsidR="001B3928" w:rsidRPr="00F7092D" w:rsidRDefault="001B3928" w:rsidP="001B3928">
            <w:pPr>
              <w:spacing w:after="0" w:line="240" w:lineRule="auto"/>
              <w:jc w:val="center"/>
              <w:rPr>
                <w:ins w:id="3138" w:author="Jochum, Michael D." w:date="2021-08-03T15:20:00Z"/>
                <w:rFonts w:eastAsia="Times New Roman" w:cstheme="minorHAnsi"/>
                <w:color w:val="000000"/>
                <w:sz w:val="18"/>
                <w:szCs w:val="18"/>
                <w:rPrChange w:id="3139" w:author="Jochum, Michael D." w:date="2021-08-05T16:10:00Z">
                  <w:rPr>
                    <w:ins w:id="3140" w:author="Jochum, Michael D." w:date="2021-08-03T15:20:00Z"/>
                    <w:rFonts w:ascii="Calibri" w:eastAsia="Times New Roman" w:hAnsi="Calibri" w:cs="Calibri"/>
                    <w:color w:val="000000"/>
                  </w:rPr>
                </w:rPrChange>
              </w:rPr>
            </w:pPr>
            <w:ins w:id="3141" w:author="Jochum, Michael D." w:date="2021-08-03T15:20:00Z">
              <w:r w:rsidRPr="00F7092D">
                <w:rPr>
                  <w:rFonts w:eastAsia="Times New Roman" w:cstheme="minorHAnsi"/>
                  <w:color w:val="000000"/>
                  <w:sz w:val="18"/>
                  <w:szCs w:val="18"/>
                  <w:rPrChange w:id="3142"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143" w:author="Jochum, Michael D." w:date="2021-08-05T14:17:00Z">
              <w:tcPr>
                <w:tcW w:w="342" w:type="pct"/>
                <w:tcBorders>
                  <w:top w:val="nil"/>
                  <w:left w:val="nil"/>
                  <w:bottom w:val="nil"/>
                  <w:right w:val="nil"/>
                </w:tcBorders>
                <w:shd w:val="clear" w:color="auto" w:fill="auto"/>
                <w:noWrap/>
                <w:vAlign w:val="bottom"/>
                <w:hideMark/>
              </w:tcPr>
            </w:tcPrChange>
          </w:tcPr>
          <w:p w14:paraId="360EDBA4" w14:textId="77777777" w:rsidR="001B3928" w:rsidRPr="00F7092D" w:rsidRDefault="001B3928" w:rsidP="001B3928">
            <w:pPr>
              <w:spacing w:after="0" w:line="240" w:lineRule="auto"/>
              <w:jc w:val="center"/>
              <w:rPr>
                <w:ins w:id="3144" w:author="Jochum, Michael D." w:date="2021-08-03T15:20:00Z"/>
                <w:rFonts w:eastAsia="Times New Roman" w:cstheme="minorHAnsi"/>
                <w:color w:val="000000"/>
                <w:sz w:val="18"/>
                <w:szCs w:val="18"/>
                <w:rPrChange w:id="3145" w:author="Jochum, Michael D." w:date="2021-08-05T16:10:00Z">
                  <w:rPr>
                    <w:ins w:id="3146" w:author="Jochum, Michael D." w:date="2021-08-03T15:20:00Z"/>
                    <w:rFonts w:ascii="Calibri" w:eastAsia="Times New Roman" w:hAnsi="Calibri" w:cs="Calibri"/>
                    <w:color w:val="000000"/>
                  </w:rPr>
                </w:rPrChange>
              </w:rPr>
            </w:pPr>
            <w:ins w:id="3147" w:author="Jochum, Michael D." w:date="2021-08-03T15:20:00Z">
              <w:r w:rsidRPr="00F7092D">
                <w:rPr>
                  <w:rFonts w:eastAsia="Times New Roman" w:cstheme="minorHAnsi"/>
                  <w:color w:val="000000"/>
                  <w:sz w:val="18"/>
                  <w:szCs w:val="18"/>
                  <w:rPrChange w:id="3148" w:author="Jochum, Michael D." w:date="2021-08-05T16:10:00Z">
                    <w:rPr>
                      <w:rFonts w:ascii="Calibri" w:eastAsia="Times New Roman" w:hAnsi="Calibri" w:cs="Calibri"/>
                      <w:color w:val="000000"/>
                    </w:rPr>
                  </w:rPrChange>
                </w:rPr>
                <w:t>17.000</w:t>
              </w:r>
            </w:ins>
          </w:p>
        </w:tc>
        <w:tc>
          <w:tcPr>
            <w:tcW w:w="273" w:type="pct"/>
            <w:tcBorders>
              <w:top w:val="nil"/>
              <w:left w:val="nil"/>
              <w:bottom w:val="nil"/>
              <w:right w:val="nil"/>
            </w:tcBorders>
            <w:shd w:val="clear" w:color="auto" w:fill="auto"/>
            <w:noWrap/>
            <w:vAlign w:val="bottom"/>
            <w:hideMark/>
            <w:tcPrChange w:id="3149" w:author="Jochum, Michael D." w:date="2021-08-05T14:17:00Z">
              <w:tcPr>
                <w:tcW w:w="316" w:type="pct"/>
                <w:tcBorders>
                  <w:top w:val="nil"/>
                  <w:left w:val="nil"/>
                  <w:bottom w:val="nil"/>
                  <w:right w:val="nil"/>
                </w:tcBorders>
                <w:shd w:val="clear" w:color="auto" w:fill="auto"/>
                <w:noWrap/>
                <w:vAlign w:val="bottom"/>
                <w:hideMark/>
              </w:tcPr>
            </w:tcPrChange>
          </w:tcPr>
          <w:p w14:paraId="730CE077" w14:textId="77777777" w:rsidR="001B3928" w:rsidRPr="00F7092D" w:rsidRDefault="001B3928" w:rsidP="001B3928">
            <w:pPr>
              <w:spacing w:after="0" w:line="240" w:lineRule="auto"/>
              <w:jc w:val="center"/>
              <w:rPr>
                <w:ins w:id="3150" w:author="Jochum, Michael D." w:date="2021-08-03T15:20:00Z"/>
                <w:rFonts w:eastAsia="Times New Roman" w:cstheme="minorHAnsi"/>
                <w:color w:val="000000"/>
                <w:sz w:val="18"/>
                <w:szCs w:val="18"/>
                <w:rPrChange w:id="3151" w:author="Jochum, Michael D." w:date="2021-08-05T16:10:00Z">
                  <w:rPr>
                    <w:ins w:id="3152" w:author="Jochum, Michael D." w:date="2021-08-03T15:20:00Z"/>
                    <w:rFonts w:ascii="Calibri" w:eastAsia="Times New Roman" w:hAnsi="Calibri" w:cs="Calibri"/>
                    <w:color w:val="000000"/>
                  </w:rPr>
                </w:rPrChange>
              </w:rPr>
            </w:pPr>
            <w:ins w:id="3153" w:author="Jochum, Michael D." w:date="2021-08-03T15:20:00Z">
              <w:r w:rsidRPr="00F7092D">
                <w:rPr>
                  <w:rFonts w:eastAsia="Times New Roman" w:cstheme="minorHAnsi"/>
                  <w:color w:val="000000"/>
                  <w:sz w:val="18"/>
                  <w:szCs w:val="18"/>
                  <w:rPrChange w:id="3154" w:author="Jochum, Michael D." w:date="2021-08-05T16:10:00Z">
                    <w:rPr>
                      <w:rFonts w:ascii="Calibri" w:eastAsia="Times New Roman" w:hAnsi="Calibri" w:cs="Calibri"/>
                      <w:color w:val="000000"/>
                    </w:rPr>
                  </w:rPrChange>
                </w:rPr>
                <w:t>0.029</w:t>
              </w:r>
            </w:ins>
          </w:p>
        </w:tc>
        <w:tc>
          <w:tcPr>
            <w:tcW w:w="272" w:type="pct"/>
            <w:tcBorders>
              <w:top w:val="nil"/>
              <w:left w:val="nil"/>
              <w:bottom w:val="nil"/>
              <w:right w:val="nil"/>
            </w:tcBorders>
            <w:shd w:val="clear" w:color="auto" w:fill="auto"/>
            <w:noWrap/>
            <w:vAlign w:val="bottom"/>
            <w:hideMark/>
            <w:tcPrChange w:id="3155" w:author="Jochum, Michael D." w:date="2021-08-05T14:17:00Z">
              <w:tcPr>
                <w:tcW w:w="316" w:type="pct"/>
                <w:tcBorders>
                  <w:top w:val="nil"/>
                  <w:left w:val="nil"/>
                  <w:bottom w:val="nil"/>
                  <w:right w:val="nil"/>
                </w:tcBorders>
                <w:shd w:val="clear" w:color="auto" w:fill="auto"/>
                <w:noWrap/>
                <w:vAlign w:val="bottom"/>
                <w:hideMark/>
              </w:tcPr>
            </w:tcPrChange>
          </w:tcPr>
          <w:p w14:paraId="500C36C8" w14:textId="77777777" w:rsidR="001B3928" w:rsidRPr="00F7092D" w:rsidRDefault="001B3928" w:rsidP="001B3928">
            <w:pPr>
              <w:spacing w:after="0" w:line="240" w:lineRule="auto"/>
              <w:jc w:val="center"/>
              <w:rPr>
                <w:ins w:id="3156" w:author="Jochum, Michael D." w:date="2021-08-03T15:20:00Z"/>
                <w:rFonts w:eastAsia="Times New Roman" w:cstheme="minorHAnsi"/>
                <w:color w:val="000000"/>
                <w:sz w:val="18"/>
                <w:szCs w:val="18"/>
                <w:rPrChange w:id="3157" w:author="Jochum, Michael D." w:date="2021-08-05T16:10:00Z">
                  <w:rPr>
                    <w:ins w:id="3158" w:author="Jochum, Michael D." w:date="2021-08-03T15:20:00Z"/>
                    <w:rFonts w:ascii="Calibri" w:eastAsia="Times New Roman" w:hAnsi="Calibri" w:cs="Calibri"/>
                    <w:color w:val="000000"/>
                  </w:rPr>
                </w:rPrChange>
              </w:rPr>
            </w:pPr>
            <w:ins w:id="3159" w:author="Jochum, Michael D." w:date="2021-08-03T15:20:00Z">
              <w:r w:rsidRPr="00F7092D">
                <w:rPr>
                  <w:rFonts w:eastAsia="Times New Roman" w:cstheme="minorHAnsi"/>
                  <w:color w:val="000000"/>
                  <w:sz w:val="18"/>
                  <w:szCs w:val="18"/>
                  <w:rPrChange w:id="3160" w:author="Jochum, Michael D." w:date="2021-08-05T16:10:00Z">
                    <w:rPr>
                      <w:rFonts w:ascii="Calibri" w:eastAsia="Times New Roman" w:hAnsi="Calibri" w:cs="Calibri"/>
                      <w:color w:val="000000"/>
                    </w:rPr>
                  </w:rPrChange>
                </w:rPr>
                <w:t>0.048</w:t>
              </w:r>
            </w:ins>
          </w:p>
        </w:tc>
      </w:tr>
    </w:tbl>
    <w:p w14:paraId="04835701" w14:textId="77777777" w:rsidR="00491314" w:rsidRPr="00F7092D" w:rsidRDefault="00491314">
      <w:pPr>
        <w:rPr>
          <w:ins w:id="3161" w:author="Jochum, Michael D." w:date="2021-08-05T14:17:00Z"/>
          <w:rFonts w:cstheme="minorHAnsi"/>
          <w:b/>
          <w:bCs/>
          <w:sz w:val="18"/>
          <w:szCs w:val="18"/>
          <w:rPrChange w:id="3162" w:author="Jochum, Michael D." w:date="2021-08-05T16:10:00Z">
            <w:rPr>
              <w:ins w:id="3163" w:author="Jochum, Michael D." w:date="2021-08-05T14:17:00Z"/>
              <w:b/>
              <w:bCs/>
              <w:sz w:val="24"/>
              <w:szCs w:val="24"/>
            </w:rPr>
          </w:rPrChange>
        </w:rPr>
      </w:pPr>
    </w:p>
    <w:p w14:paraId="3FFB49B6" w14:textId="77777777" w:rsidR="00491314" w:rsidRPr="00F7092D" w:rsidRDefault="00491314">
      <w:pPr>
        <w:rPr>
          <w:ins w:id="3164" w:author="Jochum, Michael D." w:date="2021-08-05T14:17:00Z"/>
          <w:rFonts w:cstheme="minorHAnsi"/>
          <w:b/>
          <w:bCs/>
          <w:rPrChange w:id="3165" w:author="Jochum, Michael D." w:date="2021-08-05T16:09:00Z">
            <w:rPr>
              <w:ins w:id="3166" w:author="Jochum, Michael D." w:date="2021-08-05T14:17:00Z"/>
              <w:b/>
              <w:bCs/>
              <w:sz w:val="24"/>
              <w:szCs w:val="24"/>
            </w:rPr>
          </w:rPrChange>
        </w:rPr>
      </w:pPr>
      <w:ins w:id="3167" w:author="Jochum, Michael D." w:date="2021-08-05T14:17:00Z">
        <w:r w:rsidRPr="00F7092D">
          <w:rPr>
            <w:rFonts w:cstheme="minorHAnsi"/>
            <w:b/>
            <w:bCs/>
            <w:rPrChange w:id="3168" w:author="Jochum, Michael D." w:date="2021-08-05T16:09:00Z">
              <w:rPr>
                <w:b/>
                <w:bCs/>
                <w:sz w:val="24"/>
                <w:szCs w:val="24"/>
              </w:rPr>
            </w:rPrChange>
          </w:rPr>
          <w:br w:type="page"/>
        </w:r>
      </w:ins>
    </w:p>
    <w:p w14:paraId="3AC637D3" w14:textId="21D828BC" w:rsidR="001D7C9C" w:rsidRPr="00F7092D" w:rsidRDefault="001D7C9C">
      <w:pPr>
        <w:pStyle w:val="Caption"/>
        <w:rPr>
          <w:ins w:id="3169" w:author="Jochum, Michael D." w:date="2021-08-05T15:31:00Z"/>
          <w:rPrChange w:id="3170" w:author="Jochum, Michael D." w:date="2021-08-05T16:09:00Z">
            <w:rPr>
              <w:ins w:id="3171" w:author="Jochum, Michael D." w:date="2021-08-05T15:31:00Z"/>
            </w:rPr>
          </w:rPrChange>
        </w:rPr>
        <w:pPrChange w:id="3172" w:author="Jochum, Michael D." w:date="2021-08-05T16:16:00Z">
          <w:pPr/>
        </w:pPrChange>
      </w:pPr>
      <w:bookmarkStart w:id="3173" w:name="_Ref79070470"/>
      <w:ins w:id="3174" w:author="Jochum, Michael D." w:date="2021-08-05T15:31:00Z">
        <w:r w:rsidRPr="00F70574">
          <w:lastRenderedPageBreak/>
          <w:t xml:space="preserve">Table </w:t>
        </w:r>
        <w:r w:rsidRPr="00F7092D">
          <w:fldChar w:fldCharType="begin"/>
        </w:r>
        <w:r w:rsidRPr="00F7092D">
          <w:rPr>
            <w:rPrChange w:id="3175" w:author="Jochum, Michael D." w:date="2021-08-05T16:09:00Z">
              <w:rPr/>
            </w:rPrChange>
          </w:rPr>
          <w:instrText xml:space="preserve"> SEQ Table \* ARABIC </w:instrText>
        </w:r>
      </w:ins>
      <w:r w:rsidRPr="00F7092D">
        <w:rPr>
          <w:rPrChange w:id="3176" w:author="Jochum, Michael D." w:date="2021-08-05T16:09:00Z">
            <w:rPr/>
          </w:rPrChange>
        </w:rPr>
        <w:fldChar w:fldCharType="separate"/>
      </w:r>
      <w:ins w:id="3177" w:author="Jochum, Michael D." w:date="2021-08-05T15:35:00Z">
        <w:r w:rsidR="003C0ECD" w:rsidRPr="00F7092D">
          <w:rPr>
            <w:noProof/>
            <w:rPrChange w:id="3178" w:author="Jochum, Michael D." w:date="2021-08-05T16:09:00Z">
              <w:rPr>
                <w:noProof/>
              </w:rPr>
            </w:rPrChange>
          </w:rPr>
          <w:t>3</w:t>
        </w:r>
      </w:ins>
      <w:ins w:id="3179" w:author="Jochum, Michael D." w:date="2021-08-05T15:31:00Z">
        <w:r w:rsidRPr="00F7092D">
          <w:rPr>
            <w:rPrChange w:id="3180" w:author="Jochum, Michael D." w:date="2021-08-05T16:09:00Z">
              <w:rPr/>
            </w:rPrChange>
          </w:rPr>
          <w:fldChar w:fldCharType="end"/>
        </w:r>
      </w:ins>
      <w:bookmarkEnd w:id="3173"/>
      <w:ins w:id="3181" w:author="Jochum, Michael D." w:date="2021-08-05T15:39:00Z">
        <w:r w:rsidR="003C0ECD" w:rsidRPr="00F7092D">
          <w:rPr>
            <w:rPrChange w:id="3182" w:author="Jochum, Michael D." w:date="2021-08-05T16:09:00Z">
              <w:rPr/>
            </w:rPrChange>
          </w:rPr>
          <w:t>.</w:t>
        </w:r>
      </w:ins>
      <w:ins w:id="3183" w:author="Jochum, Michael D." w:date="2021-08-05T15:31:00Z">
        <w:r w:rsidRPr="00F7092D">
          <w:rPr>
            <w:rPrChange w:id="3184" w:author="Jochum, Michael D." w:date="2021-08-05T16:09:00Z">
              <w:rPr/>
            </w:rPrChange>
          </w:rPr>
          <w:t xml:space="preserve"> Maaslin2 derived significant Gene ontologies associated with COVID-19</w:t>
        </w:r>
      </w:ins>
      <w:ins w:id="3185" w:author="Jochum, Michael D." w:date="2021-08-05T15:32:00Z">
        <w:r w:rsidR="003C0ECD" w:rsidRPr="00F7092D">
          <w:rPr>
            <w:rPrChange w:id="3186" w:author="Jochum, Michael D." w:date="2021-08-05T16:09:00Z">
              <w:rPr>
                <w:b/>
              </w:rPr>
            </w:rPrChange>
          </w:rPr>
          <w:t xml:space="preserve"> (n=32)</w:t>
        </w:r>
      </w:ins>
      <w:ins w:id="3187" w:author="Jochum, Michael D." w:date="2021-08-05T15:31:00Z">
        <w:r w:rsidRPr="00F7092D">
          <w:rPr>
            <w:rPrChange w:id="3188" w:author="Jochum, Michael D." w:date="2021-08-05T16:09:00Z">
              <w:rPr/>
            </w:rPrChange>
          </w:rPr>
          <w:t xml:space="preserve"> when compared to </w:t>
        </w:r>
        <w:r w:rsidRPr="00F7092D">
          <w:rPr>
            <w:rPrChange w:id="3189" w:author="Jochum, Michael D." w:date="2021-08-05T16:09:00Z">
              <w:rPr>
                <w:b/>
              </w:rPr>
            </w:rPrChange>
          </w:rPr>
          <w:t xml:space="preserve">the </w:t>
        </w:r>
        <w:r w:rsidRPr="00F7092D">
          <w:rPr>
            <w:rPrChange w:id="3190" w:author="Jochum, Michael D." w:date="2021-08-05T16:09:00Z">
              <w:rPr/>
            </w:rPrChange>
          </w:rPr>
          <w:t>Uni</w:t>
        </w:r>
        <w:r w:rsidRPr="00F7092D">
          <w:rPr>
            <w:rPrChange w:id="3191" w:author="Jochum, Michael D." w:date="2021-08-05T16:09:00Z">
              <w:rPr>
                <w:b/>
              </w:rPr>
            </w:rPrChange>
          </w:rPr>
          <w:t>n</w:t>
        </w:r>
        <w:r w:rsidRPr="00F7092D">
          <w:rPr>
            <w:rPrChange w:id="3192" w:author="Jochum, Michael D." w:date="2021-08-05T16:09:00Z">
              <w:rPr/>
            </w:rPrChange>
          </w:rPr>
          <w:t>fected</w:t>
        </w:r>
      </w:ins>
      <w:ins w:id="3193" w:author="Jochum, Michael D." w:date="2021-08-05T15:32:00Z">
        <w:r w:rsidR="003C0ECD" w:rsidRPr="00F7092D">
          <w:rPr>
            <w:rPrChange w:id="3194" w:author="Jochum, Michael D." w:date="2021-08-05T16:09:00Z">
              <w:rPr>
                <w:b/>
              </w:rPr>
            </w:rPrChange>
          </w:rPr>
          <w:t xml:space="preserve"> (n=29)</w:t>
        </w:r>
      </w:ins>
      <w:ins w:id="3195" w:author="Jochum, Michael D." w:date="2021-08-05T15:31:00Z">
        <w:r w:rsidRPr="00F7092D">
          <w:rPr>
            <w:rPrChange w:id="3196" w:author="Jochum, Michael D." w:date="2021-08-05T16:09:00Z">
              <w:rPr/>
            </w:rPrChange>
          </w:rPr>
          <w:t xml:space="preserve"> cohort. Write something here about transformation </w:t>
        </w:r>
        <w:r w:rsidRPr="00F7092D">
          <w:rPr>
            <w:rPrChange w:id="3197" w:author="Jochum, Michael D." w:date="2021-08-05T16:09:00Z">
              <w:rPr>
                <w:b/>
              </w:rPr>
            </w:rPrChange>
          </w:rPr>
          <w:t>normalization</w:t>
        </w:r>
        <w:r w:rsidRPr="00F7092D">
          <w:rPr>
            <w:rPrChange w:id="3198" w:author="Jochum, Michael D." w:date="2021-08-05T16:09:00Z">
              <w:rPr/>
            </w:rPrChange>
          </w:rPr>
          <w:t xml:space="preserve"> controlling for random effect and </w:t>
        </w:r>
        <w:proofErr w:type="spellStart"/>
        <w:r w:rsidRPr="00F7092D">
          <w:rPr>
            <w:rPrChange w:id="3199" w:author="Jochum, Michael D." w:date="2021-08-05T16:09:00Z">
              <w:rPr/>
            </w:rPrChange>
          </w:rPr>
          <w:t>benjamini</w:t>
        </w:r>
        <w:proofErr w:type="spellEnd"/>
        <w:r w:rsidRPr="00F7092D">
          <w:rPr>
            <w:rPrChange w:id="3200" w:author="Jochum, Michael D." w:date="2021-08-05T16:09:00Z">
              <w:rPr/>
            </w:rPrChange>
          </w:rPr>
          <w:t xml:space="preserve"> Hochberg correction</w:t>
        </w:r>
        <w:r w:rsidRPr="00F7092D">
          <w:rPr>
            <w:rPrChange w:id="3201" w:author="Jochum, Michael D." w:date="2021-08-05T16:09:00Z">
              <w:rPr>
                <w:b/>
              </w:rPr>
            </w:rPrChange>
          </w:rPr>
          <w:t>.</w:t>
        </w:r>
      </w:ins>
    </w:p>
    <w:tbl>
      <w:tblPr>
        <w:tblW w:w="5000" w:type="pct"/>
        <w:tblLook w:val="04A0" w:firstRow="1" w:lastRow="0" w:firstColumn="1" w:lastColumn="0" w:noHBand="0" w:noVBand="1"/>
      </w:tblPr>
      <w:tblGrid>
        <w:gridCol w:w="5630"/>
        <w:gridCol w:w="1136"/>
        <w:gridCol w:w="2353"/>
        <w:gridCol w:w="965"/>
        <w:gridCol w:w="832"/>
        <w:gridCol w:w="907"/>
        <w:gridCol w:w="910"/>
        <w:gridCol w:w="835"/>
        <w:gridCol w:w="832"/>
      </w:tblGrid>
      <w:tr w:rsidR="00F7092D" w:rsidRPr="00F7092D" w14:paraId="7A093356" w14:textId="77777777" w:rsidTr="00491314">
        <w:trPr>
          <w:trHeight w:val="300"/>
          <w:ins w:id="3202" w:author="Jochum, Michael D." w:date="2021-08-05T14:16:00Z"/>
        </w:trPr>
        <w:tc>
          <w:tcPr>
            <w:tcW w:w="1955" w:type="pct"/>
            <w:tcBorders>
              <w:top w:val="nil"/>
              <w:left w:val="nil"/>
              <w:bottom w:val="single" w:sz="4" w:space="0" w:color="auto"/>
              <w:right w:val="nil"/>
            </w:tcBorders>
            <w:shd w:val="clear" w:color="auto" w:fill="auto"/>
            <w:noWrap/>
            <w:vAlign w:val="bottom"/>
            <w:hideMark/>
          </w:tcPr>
          <w:p w14:paraId="52460382" w14:textId="77777777" w:rsidR="00491314" w:rsidRPr="00F7092D" w:rsidRDefault="00491314" w:rsidP="008B2D9C">
            <w:pPr>
              <w:spacing w:after="0" w:line="240" w:lineRule="auto"/>
              <w:jc w:val="right"/>
              <w:rPr>
                <w:ins w:id="3203" w:author="Jochum, Michael D." w:date="2021-08-05T14:16:00Z"/>
                <w:rFonts w:eastAsia="Times New Roman" w:cstheme="minorHAnsi"/>
                <w:color w:val="000000"/>
                <w:sz w:val="18"/>
                <w:szCs w:val="18"/>
              </w:rPr>
            </w:pPr>
            <w:ins w:id="3204" w:author="Jochum, Michael D." w:date="2021-08-05T14:16:00Z">
              <w:r w:rsidRPr="00F7092D">
                <w:rPr>
                  <w:rFonts w:eastAsia="Times New Roman" w:cstheme="minorHAnsi"/>
                  <w:color w:val="000000"/>
                  <w:sz w:val="18"/>
                  <w:szCs w:val="18"/>
                </w:rPr>
                <w:t>feature</w:t>
              </w:r>
            </w:ins>
          </w:p>
        </w:tc>
        <w:tc>
          <w:tcPr>
            <w:tcW w:w="394" w:type="pct"/>
            <w:tcBorders>
              <w:top w:val="nil"/>
              <w:left w:val="nil"/>
              <w:bottom w:val="single" w:sz="4" w:space="0" w:color="auto"/>
              <w:right w:val="nil"/>
            </w:tcBorders>
            <w:shd w:val="clear" w:color="auto" w:fill="auto"/>
            <w:noWrap/>
            <w:vAlign w:val="bottom"/>
            <w:hideMark/>
          </w:tcPr>
          <w:p w14:paraId="63016B3D" w14:textId="77777777" w:rsidR="00491314" w:rsidRPr="00F7092D" w:rsidRDefault="00491314" w:rsidP="008B2D9C">
            <w:pPr>
              <w:spacing w:after="0" w:line="240" w:lineRule="auto"/>
              <w:jc w:val="center"/>
              <w:rPr>
                <w:ins w:id="3205" w:author="Jochum, Michael D." w:date="2021-08-05T14:16:00Z"/>
                <w:rFonts w:eastAsia="Times New Roman" w:cstheme="minorHAnsi"/>
                <w:color w:val="000000"/>
                <w:sz w:val="18"/>
                <w:szCs w:val="18"/>
              </w:rPr>
            </w:pPr>
            <w:ins w:id="3206" w:author="Jochum, Michael D." w:date="2021-08-05T14:16:00Z">
              <w:r w:rsidRPr="00F7092D">
                <w:rPr>
                  <w:rFonts w:eastAsia="Times New Roman" w:cstheme="minorHAnsi"/>
                  <w:color w:val="000000"/>
                  <w:sz w:val="18"/>
                  <w:szCs w:val="18"/>
                </w:rPr>
                <w:t>namespace</w:t>
              </w:r>
            </w:ins>
          </w:p>
        </w:tc>
        <w:tc>
          <w:tcPr>
            <w:tcW w:w="817" w:type="pct"/>
            <w:tcBorders>
              <w:top w:val="nil"/>
              <w:left w:val="nil"/>
              <w:bottom w:val="single" w:sz="4" w:space="0" w:color="auto"/>
              <w:right w:val="nil"/>
            </w:tcBorders>
            <w:shd w:val="clear" w:color="auto" w:fill="auto"/>
            <w:noWrap/>
            <w:vAlign w:val="bottom"/>
            <w:hideMark/>
          </w:tcPr>
          <w:p w14:paraId="487BFB45" w14:textId="77777777" w:rsidR="00491314" w:rsidRPr="00F7092D" w:rsidRDefault="00491314" w:rsidP="008B2D9C">
            <w:pPr>
              <w:spacing w:after="0" w:line="240" w:lineRule="auto"/>
              <w:jc w:val="center"/>
              <w:rPr>
                <w:ins w:id="3207" w:author="Jochum, Michael D." w:date="2021-08-05T14:16:00Z"/>
                <w:rFonts w:eastAsia="Times New Roman" w:cstheme="minorHAnsi"/>
                <w:color w:val="000000"/>
                <w:sz w:val="18"/>
                <w:szCs w:val="18"/>
              </w:rPr>
            </w:pPr>
            <w:ins w:id="3208" w:author="Jochum, Michael D." w:date="2021-08-05T14:16:00Z">
              <w:r w:rsidRPr="00F7092D">
                <w:rPr>
                  <w:rFonts w:eastAsia="Times New Roman" w:cstheme="minorHAnsi"/>
                  <w:color w:val="000000"/>
                  <w:sz w:val="18"/>
                  <w:szCs w:val="18"/>
                </w:rPr>
                <w:t>value (vs COVID-19)</w:t>
              </w:r>
            </w:ins>
          </w:p>
        </w:tc>
        <w:tc>
          <w:tcPr>
            <w:tcW w:w="335" w:type="pct"/>
            <w:tcBorders>
              <w:top w:val="nil"/>
              <w:left w:val="nil"/>
              <w:bottom w:val="single" w:sz="4" w:space="0" w:color="auto"/>
              <w:right w:val="nil"/>
            </w:tcBorders>
            <w:shd w:val="clear" w:color="auto" w:fill="auto"/>
            <w:noWrap/>
            <w:vAlign w:val="bottom"/>
            <w:hideMark/>
          </w:tcPr>
          <w:p w14:paraId="5763666C" w14:textId="77777777" w:rsidR="00491314" w:rsidRPr="00F7092D" w:rsidRDefault="00491314" w:rsidP="008B2D9C">
            <w:pPr>
              <w:spacing w:after="0" w:line="240" w:lineRule="auto"/>
              <w:jc w:val="center"/>
              <w:rPr>
                <w:ins w:id="3209" w:author="Jochum, Michael D." w:date="2021-08-05T14:16:00Z"/>
                <w:rFonts w:eastAsia="Times New Roman" w:cstheme="minorHAnsi"/>
                <w:color w:val="000000"/>
                <w:sz w:val="18"/>
                <w:szCs w:val="18"/>
              </w:rPr>
            </w:pPr>
            <w:proofErr w:type="spellStart"/>
            <w:ins w:id="3210" w:author="Jochum, Michael D." w:date="2021-08-05T14:16:00Z">
              <w:r w:rsidRPr="00F7092D">
                <w:rPr>
                  <w:rFonts w:eastAsia="Times New Roman" w:cstheme="minorHAnsi"/>
                  <w:color w:val="000000"/>
                  <w:sz w:val="18"/>
                  <w:szCs w:val="18"/>
                </w:rPr>
                <w:t>coef</w:t>
              </w:r>
              <w:proofErr w:type="spellEnd"/>
            </w:ins>
          </w:p>
        </w:tc>
        <w:tc>
          <w:tcPr>
            <w:tcW w:w="289" w:type="pct"/>
            <w:tcBorders>
              <w:top w:val="nil"/>
              <w:left w:val="nil"/>
              <w:bottom w:val="single" w:sz="4" w:space="0" w:color="auto"/>
              <w:right w:val="nil"/>
            </w:tcBorders>
            <w:shd w:val="clear" w:color="auto" w:fill="auto"/>
            <w:noWrap/>
            <w:vAlign w:val="bottom"/>
            <w:hideMark/>
          </w:tcPr>
          <w:p w14:paraId="1B5D2DB4" w14:textId="77777777" w:rsidR="00491314" w:rsidRPr="00F7092D" w:rsidRDefault="00491314" w:rsidP="008B2D9C">
            <w:pPr>
              <w:spacing w:after="0" w:line="240" w:lineRule="auto"/>
              <w:jc w:val="center"/>
              <w:rPr>
                <w:ins w:id="3211" w:author="Jochum, Michael D." w:date="2021-08-05T14:16:00Z"/>
                <w:rFonts w:eastAsia="Times New Roman" w:cstheme="minorHAnsi"/>
                <w:color w:val="000000"/>
                <w:sz w:val="18"/>
                <w:szCs w:val="18"/>
              </w:rPr>
            </w:pPr>
            <w:ins w:id="3212" w:author="Jochum, Michael D." w:date="2021-08-05T14:16:00Z">
              <w:r w:rsidRPr="00F7092D">
                <w:rPr>
                  <w:rFonts w:eastAsia="Times New Roman" w:cstheme="minorHAnsi"/>
                  <w:color w:val="000000"/>
                  <w:sz w:val="18"/>
                  <w:szCs w:val="18"/>
                </w:rPr>
                <w:t>stderr</w:t>
              </w:r>
            </w:ins>
          </w:p>
        </w:tc>
        <w:tc>
          <w:tcPr>
            <w:tcW w:w="315" w:type="pct"/>
            <w:tcBorders>
              <w:top w:val="nil"/>
              <w:left w:val="nil"/>
              <w:bottom w:val="single" w:sz="4" w:space="0" w:color="auto"/>
              <w:right w:val="nil"/>
            </w:tcBorders>
            <w:shd w:val="clear" w:color="auto" w:fill="auto"/>
            <w:noWrap/>
            <w:vAlign w:val="bottom"/>
            <w:hideMark/>
          </w:tcPr>
          <w:p w14:paraId="60AF1E84" w14:textId="77777777" w:rsidR="00491314" w:rsidRPr="00F7092D" w:rsidRDefault="00491314" w:rsidP="008B2D9C">
            <w:pPr>
              <w:spacing w:after="0" w:line="240" w:lineRule="auto"/>
              <w:jc w:val="center"/>
              <w:rPr>
                <w:ins w:id="3213" w:author="Jochum, Michael D." w:date="2021-08-05T14:16:00Z"/>
                <w:rFonts w:eastAsia="Times New Roman" w:cstheme="minorHAnsi"/>
                <w:color w:val="000000"/>
                <w:sz w:val="18"/>
                <w:szCs w:val="18"/>
              </w:rPr>
            </w:pPr>
            <w:ins w:id="3214" w:author="Jochum, Michael D." w:date="2021-08-05T14:16:00Z">
              <w:r w:rsidRPr="00F7092D">
                <w:rPr>
                  <w:rFonts w:eastAsia="Times New Roman" w:cstheme="minorHAnsi"/>
                  <w:color w:val="000000"/>
                  <w:sz w:val="18"/>
                  <w:szCs w:val="18"/>
                </w:rPr>
                <w:t>N</w:t>
              </w:r>
            </w:ins>
          </w:p>
        </w:tc>
        <w:tc>
          <w:tcPr>
            <w:tcW w:w="316" w:type="pct"/>
            <w:tcBorders>
              <w:top w:val="nil"/>
              <w:left w:val="nil"/>
              <w:bottom w:val="single" w:sz="4" w:space="0" w:color="auto"/>
              <w:right w:val="nil"/>
            </w:tcBorders>
            <w:shd w:val="clear" w:color="auto" w:fill="auto"/>
            <w:noWrap/>
            <w:vAlign w:val="bottom"/>
            <w:hideMark/>
          </w:tcPr>
          <w:p w14:paraId="39329CC6" w14:textId="77777777" w:rsidR="00491314" w:rsidRPr="00F7092D" w:rsidRDefault="00491314" w:rsidP="008B2D9C">
            <w:pPr>
              <w:spacing w:after="0" w:line="240" w:lineRule="auto"/>
              <w:jc w:val="center"/>
              <w:rPr>
                <w:ins w:id="3215" w:author="Jochum, Michael D." w:date="2021-08-05T14:16:00Z"/>
                <w:rFonts w:eastAsia="Times New Roman" w:cstheme="minorHAnsi"/>
                <w:color w:val="000000"/>
                <w:sz w:val="18"/>
                <w:szCs w:val="18"/>
              </w:rPr>
            </w:pPr>
            <w:ins w:id="3216" w:author="Jochum, Michael D." w:date="2021-08-05T14:16:00Z">
              <w:r w:rsidRPr="00F7092D">
                <w:rPr>
                  <w:rFonts w:eastAsia="Times New Roman" w:cstheme="minorHAnsi"/>
                  <w:color w:val="000000"/>
                  <w:sz w:val="18"/>
                  <w:szCs w:val="18"/>
                </w:rPr>
                <w:t>N.not.0</w:t>
              </w:r>
            </w:ins>
          </w:p>
        </w:tc>
        <w:tc>
          <w:tcPr>
            <w:tcW w:w="290" w:type="pct"/>
            <w:tcBorders>
              <w:top w:val="nil"/>
              <w:left w:val="nil"/>
              <w:bottom w:val="single" w:sz="4" w:space="0" w:color="auto"/>
              <w:right w:val="nil"/>
            </w:tcBorders>
            <w:shd w:val="clear" w:color="auto" w:fill="auto"/>
            <w:noWrap/>
            <w:vAlign w:val="bottom"/>
            <w:hideMark/>
          </w:tcPr>
          <w:p w14:paraId="65B52434" w14:textId="77777777" w:rsidR="00491314" w:rsidRPr="00F7092D" w:rsidRDefault="00491314" w:rsidP="008B2D9C">
            <w:pPr>
              <w:spacing w:after="0" w:line="240" w:lineRule="auto"/>
              <w:jc w:val="center"/>
              <w:rPr>
                <w:ins w:id="3217" w:author="Jochum, Michael D." w:date="2021-08-05T14:16:00Z"/>
                <w:rFonts w:eastAsia="Times New Roman" w:cstheme="minorHAnsi"/>
                <w:color w:val="000000"/>
                <w:sz w:val="18"/>
                <w:szCs w:val="18"/>
              </w:rPr>
            </w:pPr>
            <w:proofErr w:type="spellStart"/>
            <w:ins w:id="3218" w:author="Jochum, Michael D." w:date="2021-08-05T14:16:00Z">
              <w:r w:rsidRPr="00F7092D">
                <w:rPr>
                  <w:rFonts w:eastAsia="Times New Roman" w:cstheme="minorHAnsi"/>
                  <w:color w:val="000000"/>
                  <w:sz w:val="18"/>
                  <w:szCs w:val="18"/>
                </w:rPr>
                <w:t>pval</w:t>
              </w:r>
              <w:proofErr w:type="spellEnd"/>
            </w:ins>
          </w:p>
        </w:tc>
        <w:tc>
          <w:tcPr>
            <w:tcW w:w="289" w:type="pct"/>
            <w:tcBorders>
              <w:top w:val="nil"/>
              <w:left w:val="nil"/>
              <w:bottom w:val="single" w:sz="4" w:space="0" w:color="auto"/>
              <w:right w:val="nil"/>
            </w:tcBorders>
            <w:shd w:val="clear" w:color="auto" w:fill="auto"/>
            <w:noWrap/>
            <w:vAlign w:val="bottom"/>
            <w:hideMark/>
          </w:tcPr>
          <w:p w14:paraId="713ADBA5" w14:textId="77777777" w:rsidR="00491314" w:rsidRPr="00F7092D" w:rsidRDefault="00491314" w:rsidP="008B2D9C">
            <w:pPr>
              <w:spacing w:after="0" w:line="240" w:lineRule="auto"/>
              <w:jc w:val="center"/>
              <w:rPr>
                <w:ins w:id="3219" w:author="Jochum, Michael D." w:date="2021-08-05T14:16:00Z"/>
                <w:rFonts w:eastAsia="Times New Roman" w:cstheme="minorHAnsi"/>
                <w:color w:val="000000"/>
                <w:sz w:val="18"/>
                <w:szCs w:val="18"/>
              </w:rPr>
            </w:pPr>
            <w:proofErr w:type="spellStart"/>
            <w:ins w:id="3220" w:author="Jochum, Michael D." w:date="2021-08-05T14:16:00Z">
              <w:r w:rsidRPr="00F7092D">
                <w:rPr>
                  <w:rFonts w:eastAsia="Times New Roman" w:cstheme="minorHAnsi"/>
                  <w:color w:val="000000"/>
                  <w:sz w:val="18"/>
                  <w:szCs w:val="18"/>
                </w:rPr>
                <w:t>qval</w:t>
              </w:r>
              <w:proofErr w:type="spellEnd"/>
            </w:ins>
          </w:p>
        </w:tc>
      </w:tr>
      <w:tr w:rsidR="00F7092D" w:rsidRPr="00F7092D" w14:paraId="1E4CF389" w14:textId="77777777" w:rsidTr="00491314">
        <w:trPr>
          <w:trHeight w:val="300"/>
          <w:ins w:id="3221" w:author="Jochum, Michael D." w:date="2021-08-05T14:16:00Z"/>
        </w:trPr>
        <w:tc>
          <w:tcPr>
            <w:tcW w:w="1955" w:type="pct"/>
            <w:tcBorders>
              <w:top w:val="nil"/>
              <w:left w:val="nil"/>
              <w:bottom w:val="nil"/>
              <w:right w:val="nil"/>
            </w:tcBorders>
            <w:shd w:val="clear" w:color="auto" w:fill="auto"/>
            <w:noWrap/>
            <w:vAlign w:val="bottom"/>
            <w:hideMark/>
          </w:tcPr>
          <w:p w14:paraId="4E0367BF" w14:textId="77777777" w:rsidR="00491314" w:rsidRPr="00F7092D" w:rsidRDefault="00491314" w:rsidP="008B2D9C">
            <w:pPr>
              <w:spacing w:after="0" w:line="240" w:lineRule="auto"/>
              <w:jc w:val="right"/>
              <w:rPr>
                <w:ins w:id="3222" w:author="Jochum, Michael D." w:date="2021-08-05T14:16:00Z"/>
                <w:rFonts w:eastAsia="Times New Roman" w:cstheme="minorHAnsi"/>
                <w:color w:val="000000"/>
                <w:sz w:val="18"/>
                <w:szCs w:val="18"/>
              </w:rPr>
            </w:pPr>
            <w:ins w:id="3223" w:author="Jochum, Michael D." w:date="2021-08-05T14:16:00Z">
              <w:r w:rsidRPr="00F7092D">
                <w:rPr>
                  <w:rFonts w:eastAsia="Times New Roman" w:cstheme="minorHAnsi"/>
                  <w:color w:val="000000"/>
                  <w:sz w:val="18"/>
                  <w:szCs w:val="18"/>
                </w:rPr>
                <w:t>cellular process</w:t>
              </w:r>
            </w:ins>
          </w:p>
        </w:tc>
        <w:tc>
          <w:tcPr>
            <w:tcW w:w="394" w:type="pct"/>
            <w:tcBorders>
              <w:top w:val="nil"/>
              <w:left w:val="nil"/>
              <w:bottom w:val="nil"/>
              <w:right w:val="nil"/>
            </w:tcBorders>
            <w:shd w:val="clear" w:color="auto" w:fill="auto"/>
            <w:noWrap/>
            <w:vAlign w:val="bottom"/>
            <w:hideMark/>
          </w:tcPr>
          <w:p w14:paraId="73AFEDD0" w14:textId="77777777" w:rsidR="00491314" w:rsidRPr="00F7092D" w:rsidRDefault="00491314" w:rsidP="008B2D9C">
            <w:pPr>
              <w:spacing w:after="0" w:line="240" w:lineRule="auto"/>
              <w:jc w:val="center"/>
              <w:rPr>
                <w:ins w:id="3224" w:author="Jochum, Michael D." w:date="2021-08-05T14:16:00Z"/>
                <w:rFonts w:eastAsia="Times New Roman" w:cstheme="minorHAnsi"/>
                <w:color w:val="000000"/>
                <w:sz w:val="18"/>
                <w:szCs w:val="18"/>
              </w:rPr>
            </w:pPr>
            <w:ins w:id="3225" w:author="Jochum, Michael D." w:date="2021-08-05T14:16:00Z">
              <w:r w:rsidRPr="00F7092D">
                <w:rPr>
                  <w:rFonts w:eastAsia="Times New Roman" w:cstheme="minorHAnsi"/>
                  <w:color w:val="000000"/>
                  <w:sz w:val="18"/>
                  <w:szCs w:val="18"/>
                </w:rPr>
                <w:t>GO:0009987</w:t>
              </w:r>
            </w:ins>
          </w:p>
        </w:tc>
        <w:tc>
          <w:tcPr>
            <w:tcW w:w="817" w:type="pct"/>
            <w:tcBorders>
              <w:top w:val="nil"/>
              <w:left w:val="nil"/>
              <w:bottom w:val="nil"/>
              <w:right w:val="nil"/>
            </w:tcBorders>
            <w:shd w:val="clear" w:color="auto" w:fill="auto"/>
            <w:noWrap/>
            <w:vAlign w:val="bottom"/>
            <w:hideMark/>
          </w:tcPr>
          <w:p w14:paraId="3F434630" w14:textId="77777777" w:rsidR="00491314" w:rsidRPr="00F7092D" w:rsidRDefault="00491314" w:rsidP="008B2D9C">
            <w:pPr>
              <w:spacing w:after="0" w:line="240" w:lineRule="auto"/>
              <w:jc w:val="center"/>
              <w:rPr>
                <w:ins w:id="3226" w:author="Jochum, Michael D." w:date="2021-08-05T14:16:00Z"/>
                <w:rFonts w:eastAsia="Times New Roman" w:cstheme="minorHAnsi"/>
                <w:color w:val="000000"/>
                <w:sz w:val="18"/>
                <w:szCs w:val="18"/>
              </w:rPr>
            </w:pPr>
            <w:ins w:id="322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2E88292" w14:textId="77777777" w:rsidR="00491314" w:rsidRPr="00F7092D" w:rsidRDefault="00491314" w:rsidP="008B2D9C">
            <w:pPr>
              <w:spacing w:after="0" w:line="240" w:lineRule="auto"/>
              <w:jc w:val="center"/>
              <w:rPr>
                <w:ins w:id="3228" w:author="Jochum, Michael D." w:date="2021-08-05T14:16:00Z"/>
                <w:rFonts w:eastAsia="Times New Roman" w:cstheme="minorHAnsi"/>
                <w:color w:val="000000"/>
                <w:sz w:val="18"/>
                <w:szCs w:val="18"/>
              </w:rPr>
            </w:pPr>
            <w:ins w:id="3229" w:author="Jochum, Michael D." w:date="2021-08-05T14:16:00Z">
              <w:r w:rsidRPr="00F7092D">
                <w:rPr>
                  <w:rFonts w:eastAsia="Times New Roman" w:cstheme="minorHAnsi"/>
                  <w:color w:val="000000"/>
                  <w:sz w:val="18"/>
                  <w:szCs w:val="18"/>
                </w:rPr>
                <w:t>0.016</w:t>
              </w:r>
            </w:ins>
          </w:p>
        </w:tc>
        <w:tc>
          <w:tcPr>
            <w:tcW w:w="289" w:type="pct"/>
            <w:tcBorders>
              <w:top w:val="nil"/>
              <w:left w:val="nil"/>
              <w:bottom w:val="nil"/>
              <w:right w:val="nil"/>
            </w:tcBorders>
            <w:shd w:val="clear" w:color="auto" w:fill="auto"/>
            <w:noWrap/>
            <w:vAlign w:val="bottom"/>
            <w:hideMark/>
          </w:tcPr>
          <w:p w14:paraId="7CE5DA6D" w14:textId="77777777" w:rsidR="00491314" w:rsidRPr="00F7092D" w:rsidRDefault="00491314" w:rsidP="008B2D9C">
            <w:pPr>
              <w:spacing w:after="0" w:line="240" w:lineRule="auto"/>
              <w:jc w:val="center"/>
              <w:rPr>
                <w:ins w:id="3230" w:author="Jochum, Michael D." w:date="2021-08-05T14:16:00Z"/>
                <w:rFonts w:eastAsia="Times New Roman" w:cstheme="minorHAnsi"/>
                <w:color w:val="000000"/>
                <w:sz w:val="18"/>
                <w:szCs w:val="18"/>
              </w:rPr>
            </w:pPr>
            <w:ins w:id="3231"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18F97B11" w14:textId="77777777" w:rsidR="00491314" w:rsidRPr="00F7092D" w:rsidRDefault="00491314" w:rsidP="008B2D9C">
            <w:pPr>
              <w:spacing w:after="0" w:line="240" w:lineRule="auto"/>
              <w:jc w:val="center"/>
              <w:rPr>
                <w:ins w:id="3232" w:author="Jochum, Michael D." w:date="2021-08-05T14:16:00Z"/>
                <w:rFonts w:eastAsia="Times New Roman" w:cstheme="minorHAnsi"/>
                <w:color w:val="000000"/>
                <w:sz w:val="18"/>
                <w:szCs w:val="18"/>
              </w:rPr>
            </w:pPr>
            <w:ins w:id="323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5F2EB35" w14:textId="77777777" w:rsidR="00491314" w:rsidRPr="00F7092D" w:rsidRDefault="00491314" w:rsidP="008B2D9C">
            <w:pPr>
              <w:spacing w:after="0" w:line="240" w:lineRule="auto"/>
              <w:jc w:val="center"/>
              <w:rPr>
                <w:ins w:id="3234" w:author="Jochum, Michael D." w:date="2021-08-05T14:16:00Z"/>
                <w:rFonts w:eastAsia="Times New Roman" w:cstheme="minorHAnsi"/>
                <w:color w:val="000000"/>
                <w:sz w:val="18"/>
                <w:szCs w:val="18"/>
              </w:rPr>
            </w:pPr>
            <w:ins w:id="3235" w:author="Jochum, Michael D." w:date="2021-08-05T14:16:00Z">
              <w:r w:rsidRPr="00F7092D">
                <w:rPr>
                  <w:rFonts w:eastAsia="Times New Roman" w:cstheme="minorHAnsi"/>
                  <w:color w:val="000000"/>
                  <w:sz w:val="18"/>
                  <w:szCs w:val="18"/>
                </w:rPr>
                <w:t>74.000</w:t>
              </w:r>
            </w:ins>
          </w:p>
        </w:tc>
        <w:tc>
          <w:tcPr>
            <w:tcW w:w="290" w:type="pct"/>
            <w:tcBorders>
              <w:top w:val="nil"/>
              <w:left w:val="nil"/>
              <w:bottom w:val="nil"/>
              <w:right w:val="nil"/>
            </w:tcBorders>
            <w:shd w:val="clear" w:color="auto" w:fill="auto"/>
            <w:noWrap/>
            <w:vAlign w:val="bottom"/>
            <w:hideMark/>
          </w:tcPr>
          <w:p w14:paraId="4336144A" w14:textId="77777777" w:rsidR="00491314" w:rsidRPr="00F7092D" w:rsidRDefault="00491314" w:rsidP="008B2D9C">
            <w:pPr>
              <w:spacing w:after="0" w:line="240" w:lineRule="auto"/>
              <w:jc w:val="center"/>
              <w:rPr>
                <w:ins w:id="3236" w:author="Jochum, Michael D." w:date="2021-08-05T14:16:00Z"/>
                <w:rFonts w:eastAsia="Times New Roman" w:cstheme="minorHAnsi"/>
                <w:color w:val="000000"/>
                <w:sz w:val="18"/>
                <w:szCs w:val="18"/>
              </w:rPr>
            </w:pPr>
            <w:ins w:id="3237"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CB53207" w14:textId="77777777" w:rsidR="00491314" w:rsidRPr="00F7092D" w:rsidRDefault="00491314" w:rsidP="008B2D9C">
            <w:pPr>
              <w:spacing w:after="0" w:line="240" w:lineRule="auto"/>
              <w:jc w:val="center"/>
              <w:rPr>
                <w:ins w:id="3238" w:author="Jochum, Michael D." w:date="2021-08-05T14:16:00Z"/>
                <w:rFonts w:eastAsia="Times New Roman" w:cstheme="minorHAnsi"/>
                <w:color w:val="000000"/>
                <w:sz w:val="18"/>
                <w:szCs w:val="18"/>
              </w:rPr>
            </w:pPr>
            <w:ins w:id="3239" w:author="Jochum, Michael D." w:date="2021-08-05T14:16:00Z">
              <w:r w:rsidRPr="00F7092D">
                <w:rPr>
                  <w:rFonts w:eastAsia="Times New Roman" w:cstheme="minorHAnsi"/>
                  <w:color w:val="000000"/>
                  <w:sz w:val="18"/>
                  <w:szCs w:val="18"/>
                </w:rPr>
                <w:t>0.000</w:t>
              </w:r>
            </w:ins>
          </w:p>
        </w:tc>
      </w:tr>
      <w:tr w:rsidR="00F7092D" w:rsidRPr="00F7092D" w14:paraId="44C32DBE" w14:textId="77777777" w:rsidTr="00491314">
        <w:trPr>
          <w:trHeight w:val="300"/>
          <w:ins w:id="3240" w:author="Jochum, Michael D." w:date="2021-08-05T14:16:00Z"/>
        </w:trPr>
        <w:tc>
          <w:tcPr>
            <w:tcW w:w="1955" w:type="pct"/>
            <w:tcBorders>
              <w:top w:val="nil"/>
              <w:left w:val="nil"/>
              <w:bottom w:val="nil"/>
              <w:right w:val="nil"/>
            </w:tcBorders>
            <w:shd w:val="clear" w:color="auto" w:fill="auto"/>
            <w:noWrap/>
            <w:vAlign w:val="bottom"/>
            <w:hideMark/>
          </w:tcPr>
          <w:p w14:paraId="0927A311" w14:textId="77777777" w:rsidR="00491314" w:rsidRPr="00F7092D" w:rsidRDefault="00491314" w:rsidP="008B2D9C">
            <w:pPr>
              <w:spacing w:after="0" w:line="240" w:lineRule="auto"/>
              <w:jc w:val="right"/>
              <w:rPr>
                <w:ins w:id="3241" w:author="Jochum, Michael D." w:date="2021-08-05T14:16:00Z"/>
                <w:rFonts w:eastAsia="Times New Roman" w:cstheme="minorHAnsi"/>
                <w:color w:val="000000"/>
                <w:sz w:val="18"/>
                <w:szCs w:val="18"/>
              </w:rPr>
            </w:pPr>
            <w:ins w:id="3242" w:author="Jochum, Michael D." w:date="2021-08-05T14:16:00Z">
              <w:r w:rsidRPr="00F7092D">
                <w:rPr>
                  <w:rFonts w:eastAsia="Times New Roman" w:cstheme="minorHAnsi"/>
                  <w:color w:val="000000"/>
                  <w:sz w:val="18"/>
                  <w:szCs w:val="18"/>
                </w:rPr>
                <w:t>metabolic process</w:t>
              </w:r>
            </w:ins>
          </w:p>
        </w:tc>
        <w:tc>
          <w:tcPr>
            <w:tcW w:w="394" w:type="pct"/>
            <w:tcBorders>
              <w:top w:val="nil"/>
              <w:left w:val="nil"/>
              <w:bottom w:val="nil"/>
              <w:right w:val="nil"/>
            </w:tcBorders>
            <w:shd w:val="clear" w:color="auto" w:fill="auto"/>
            <w:noWrap/>
            <w:vAlign w:val="bottom"/>
            <w:hideMark/>
          </w:tcPr>
          <w:p w14:paraId="50A783EA" w14:textId="77777777" w:rsidR="00491314" w:rsidRPr="00F7092D" w:rsidRDefault="00491314" w:rsidP="008B2D9C">
            <w:pPr>
              <w:spacing w:after="0" w:line="240" w:lineRule="auto"/>
              <w:jc w:val="center"/>
              <w:rPr>
                <w:ins w:id="3243" w:author="Jochum, Michael D." w:date="2021-08-05T14:16:00Z"/>
                <w:rFonts w:eastAsia="Times New Roman" w:cstheme="minorHAnsi"/>
                <w:color w:val="000000"/>
                <w:sz w:val="18"/>
                <w:szCs w:val="18"/>
              </w:rPr>
            </w:pPr>
            <w:ins w:id="3244" w:author="Jochum, Michael D." w:date="2021-08-05T14:16:00Z">
              <w:r w:rsidRPr="00F7092D">
                <w:rPr>
                  <w:rFonts w:eastAsia="Times New Roman" w:cstheme="minorHAnsi"/>
                  <w:color w:val="000000"/>
                  <w:sz w:val="18"/>
                  <w:szCs w:val="18"/>
                </w:rPr>
                <w:t>GO:0008152</w:t>
              </w:r>
            </w:ins>
          </w:p>
        </w:tc>
        <w:tc>
          <w:tcPr>
            <w:tcW w:w="817" w:type="pct"/>
            <w:tcBorders>
              <w:top w:val="nil"/>
              <w:left w:val="nil"/>
              <w:bottom w:val="nil"/>
              <w:right w:val="nil"/>
            </w:tcBorders>
            <w:shd w:val="clear" w:color="auto" w:fill="auto"/>
            <w:noWrap/>
            <w:vAlign w:val="bottom"/>
            <w:hideMark/>
          </w:tcPr>
          <w:p w14:paraId="457C7F73" w14:textId="77777777" w:rsidR="00491314" w:rsidRPr="00F7092D" w:rsidRDefault="00491314" w:rsidP="008B2D9C">
            <w:pPr>
              <w:spacing w:after="0" w:line="240" w:lineRule="auto"/>
              <w:jc w:val="center"/>
              <w:rPr>
                <w:ins w:id="3245" w:author="Jochum, Michael D." w:date="2021-08-05T14:16:00Z"/>
                <w:rFonts w:eastAsia="Times New Roman" w:cstheme="minorHAnsi"/>
                <w:color w:val="000000"/>
                <w:sz w:val="18"/>
                <w:szCs w:val="18"/>
              </w:rPr>
            </w:pPr>
            <w:ins w:id="324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43237A4" w14:textId="77777777" w:rsidR="00491314" w:rsidRPr="00F7092D" w:rsidRDefault="00491314" w:rsidP="008B2D9C">
            <w:pPr>
              <w:spacing w:after="0" w:line="240" w:lineRule="auto"/>
              <w:jc w:val="center"/>
              <w:rPr>
                <w:ins w:id="3247" w:author="Jochum, Michael D." w:date="2021-08-05T14:16:00Z"/>
                <w:rFonts w:eastAsia="Times New Roman" w:cstheme="minorHAnsi"/>
                <w:color w:val="000000"/>
                <w:sz w:val="18"/>
                <w:szCs w:val="18"/>
              </w:rPr>
            </w:pPr>
            <w:ins w:id="3248" w:author="Jochum, Michael D." w:date="2021-08-05T14:16:00Z">
              <w:r w:rsidRPr="00F7092D">
                <w:rPr>
                  <w:rFonts w:eastAsia="Times New Roman" w:cstheme="minorHAnsi"/>
                  <w:color w:val="000000"/>
                  <w:sz w:val="18"/>
                  <w:szCs w:val="18"/>
                </w:rPr>
                <w:t>0.013</w:t>
              </w:r>
            </w:ins>
          </w:p>
        </w:tc>
        <w:tc>
          <w:tcPr>
            <w:tcW w:w="289" w:type="pct"/>
            <w:tcBorders>
              <w:top w:val="nil"/>
              <w:left w:val="nil"/>
              <w:bottom w:val="nil"/>
              <w:right w:val="nil"/>
            </w:tcBorders>
            <w:shd w:val="clear" w:color="auto" w:fill="auto"/>
            <w:noWrap/>
            <w:vAlign w:val="bottom"/>
            <w:hideMark/>
          </w:tcPr>
          <w:p w14:paraId="258D78C1" w14:textId="77777777" w:rsidR="00491314" w:rsidRPr="00F7092D" w:rsidRDefault="00491314" w:rsidP="008B2D9C">
            <w:pPr>
              <w:spacing w:after="0" w:line="240" w:lineRule="auto"/>
              <w:jc w:val="center"/>
              <w:rPr>
                <w:ins w:id="3249" w:author="Jochum, Michael D." w:date="2021-08-05T14:16:00Z"/>
                <w:rFonts w:eastAsia="Times New Roman" w:cstheme="minorHAnsi"/>
                <w:color w:val="000000"/>
                <w:sz w:val="18"/>
                <w:szCs w:val="18"/>
              </w:rPr>
            </w:pPr>
            <w:ins w:id="3250"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F5E465A" w14:textId="77777777" w:rsidR="00491314" w:rsidRPr="00F7092D" w:rsidRDefault="00491314" w:rsidP="008B2D9C">
            <w:pPr>
              <w:spacing w:after="0" w:line="240" w:lineRule="auto"/>
              <w:jc w:val="center"/>
              <w:rPr>
                <w:ins w:id="3251" w:author="Jochum, Michael D." w:date="2021-08-05T14:16:00Z"/>
                <w:rFonts w:eastAsia="Times New Roman" w:cstheme="minorHAnsi"/>
                <w:color w:val="000000"/>
                <w:sz w:val="18"/>
                <w:szCs w:val="18"/>
              </w:rPr>
            </w:pPr>
            <w:ins w:id="325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EBDB40D" w14:textId="77777777" w:rsidR="00491314" w:rsidRPr="00F7092D" w:rsidRDefault="00491314" w:rsidP="008B2D9C">
            <w:pPr>
              <w:spacing w:after="0" w:line="240" w:lineRule="auto"/>
              <w:jc w:val="center"/>
              <w:rPr>
                <w:ins w:id="3253" w:author="Jochum, Michael D." w:date="2021-08-05T14:16:00Z"/>
                <w:rFonts w:eastAsia="Times New Roman" w:cstheme="minorHAnsi"/>
                <w:color w:val="000000"/>
                <w:sz w:val="18"/>
                <w:szCs w:val="18"/>
              </w:rPr>
            </w:pPr>
            <w:ins w:id="3254" w:author="Jochum, Michael D." w:date="2021-08-05T14:16:00Z">
              <w:r w:rsidRPr="00F7092D">
                <w:rPr>
                  <w:rFonts w:eastAsia="Times New Roman" w:cstheme="minorHAnsi"/>
                  <w:color w:val="000000"/>
                  <w:sz w:val="18"/>
                  <w:szCs w:val="18"/>
                </w:rPr>
                <w:t>76.000</w:t>
              </w:r>
            </w:ins>
          </w:p>
        </w:tc>
        <w:tc>
          <w:tcPr>
            <w:tcW w:w="290" w:type="pct"/>
            <w:tcBorders>
              <w:top w:val="nil"/>
              <w:left w:val="nil"/>
              <w:bottom w:val="nil"/>
              <w:right w:val="nil"/>
            </w:tcBorders>
            <w:shd w:val="clear" w:color="auto" w:fill="auto"/>
            <w:noWrap/>
            <w:vAlign w:val="bottom"/>
            <w:hideMark/>
          </w:tcPr>
          <w:p w14:paraId="6EB129E4" w14:textId="77777777" w:rsidR="00491314" w:rsidRPr="00F7092D" w:rsidRDefault="00491314" w:rsidP="008B2D9C">
            <w:pPr>
              <w:spacing w:after="0" w:line="240" w:lineRule="auto"/>
              <w:jc w:val="center"/>
              <w:rPr>
                <w:ins w:id="3255" w:author="Jochum, Michael D." w:date="2021-08-05T14:16:00Z"/>
                <w:rFonts w:eastAsia="Times New Roman" w:cstheme="minorHAnsi"/>
                <w:color w:val="000000"/>
                <w:sz w:val="18"/>
                <w:szCs w:val="18"/>
              </w:rPr>
            </w:pPr>
            <w:ins w:id="3256"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DA1017F" w14:textId="77777777" w:rsidR="00491314" w:rsidRPr="00F7092D" w:rsidRDefault="00491314" w:rsidP="008B2D9C">
            <w:pPr>
              <w:spacing w:after="0" w:line="240" w:lineRule="auto"/>
              <w:jc w:val="center"/>
              <w:rPr>
                <w:ins w:id="3257" w:author="Jochum, Michael D." w:date="2021-08-05T14:16:00Z"/>
                <w:rFonts w:eastAsia="Times New Roman" w:cstheme="minorHAnsi"/>
                <w:color w:val="000000"/>
                <w:sz w:val="18"/>
                <w:szCs w:val="18"/>
              </w:rPr>
            </w:pPr>
            <w:ins w:id="3258" w:author="Jochum, Michael D." w:date="2021-08-05T14:16:00Z">
              <w:r w:rsidRPr="00F7092D">
                <w:rPr>
                  <w:rFonts w:eastAsia="Times New Roman" w:cstheme="minorHAnsi"/>
                  <w:color w:val="000000"/>
                  <w:sz w:val="18"/>
                  <w:szCs w:val="18"/>
                </w:rPr>
                <w:t>0.000</w:t>
              </w:r>
            </w:ins>
          </w:p>
        </w:tc>
      </w:tr>
      <w:tr w:rsidR="00F7092D" w:rsidRPr="00F7092D" w14:paraId="47CD75F6" w14:textId="77777777" w:rsidTr="00491314">
        <w:trPr>
          <w:trHeight w:val="300"/>
          <w:ins w:id="3259" w:author="Jochum, Michael D." w:date="2021-08-05T14:16:00Z"/>
        </w:trPr>
        <w:tc>
          <w:tcPr>
            <w:tcW w:w="1955" w:type="pct"/>
            <w:tcBorders>
              <w:top w:val="nil"/>
              <w:left w:val="nil"/>
              <w:bottom w:val="nil"/>
              <w:right w:val="nil"/>
            </w:tcBorders>
            <w:shd w:val="clear" w:color="auto" w:fill="auto"/>
            <w:noWrap/>
            <w:vAlign w:val="bottom"/>
            <w:hideMark/>
          </w:tcPr>
          <w:p w14:paraId="0EBEAC3E" w14:textId="77777777" w:rsidR="00491314" w:rsidRPr="00F7092D" w:rsidRDefault="00491314" w:rsidP="008B2D9C">
            <w:pPr>
              <w:spacing w:after="0" w:line="240" w:lineRule="auto"/>
              <w:jc w:val="right"/>
              <w:rPr>
                <w:ins w:id="3260" w:author="Jochum, Michael D." w:date="2021-08-05T14:16:00Z"/>
                <w:rFonts w:eastAsia="Times New Roman" w:cstheme="minorHAnsi"/>
                <w:color w:val="000000"/>
                <w:sz w:val="18"/>
                <w:szCs w:val="18"/>
              </w:rPr>
            </w:pPr>
            <w:ins w:id="3261" w:author="Jochum, Michael D." w:date="2021-08-05T14:16:00Z">
              <w:r w:rsidRPr="00F7092D">
                <w:rPr>
                  <w:rFonts w:eastAsia="Times New Roman" w:cstheme="minorHAnsi"/>
                  <w:color w:val="000000"/>
                  <w:sz w:val="18"/>
                  <w:szCs w:val="18"/>
                </w:rPr>
                <w:t xml:space="preserve">modulation by symbiont of host cellular process </w:t>
              </w:r>
            </w:ins>
          </w:p>
        </w:tc>
        <w:tc>
          <w:tcPr>
            <w:tcW w:w="394" w:type="pct"/>
            <w:tcBorders>
              <w:top w:val="nil"/>
              <w:left w:val="nil"/>
              <w:bottom w:val="nil"/>
              <w:right w:val="nil"/>
            </w:tcBorders>
            <w:shd w:val="clear" w:color="auto" w:fill="auto"/>
            <w:noWrap/>
            <w:vAlign w:val="bottom"/>
            <w:hideMark/>
          </w:tcPr>
          <w:p w14:paraId="43E26E4F" w14:textId="77777777" w:rsidR="00491314" w:rsidRPr="00F7092D" w:rsidRDefault="00491314" w:rsidP="008B2D9C">
            <w:pPr>
              <w:spacing w:after="0" w:line="240" w:lineRule="auto"/>
              <w:jc w:val="center"/>
              <w:rPr>
                <w:ins w:id="3262" w:author="Jochum, Michael D." w:date="2021-08-05T14:16:00Z"/>
                <w:rFonts w:eastAsia="Times New Roman" w:cstheme="minorHAnsi"/>
                <w:color w:val="000000"/>
                <w:sz w:val="18"/>
                <w:szCs w:val="18"/>
              </w:rPr>
            </w:pPr>
            <w:ins w:id="3263" w:author="Jochum, Michael D." w:date="2021-08-05T14:16:00Z">
              <w:r w:rsidRPr="00F7092D">
                <w:rPr>
                  <w:rFonts w:eastAsia="Times New Roman" w:cstheme="minorHAnsi"/>
                  <w:color w:val="000000"/>
                  <w:sz w:val="18"/>
                  <w:szCs w:val="18"/>
                </w:rPr>
                <w:t>GO:0044068</w:t>
              </w:r>
            </w:ins>
          </w:p>
        </w:tc>
        <w:tc>
          <w:tcPr>
            <w:tcW w:w="817" w:type="pct"/>
            <w:tcBorders>
              <w:top w:val="nil"/>
              <w:left w:val="nil"/>
              <w:bottom w:val="nil"/>
              <w:right w:val="nil"/>
            </w:tcBorders>
            <w:shd w:val="clear" w:color="auto" w:fill="auto"/>
            <w:noWrap/>
            <w:vAlign w:val="bottom"/>
            <w:hideMark/>
          </w:tcPr>
          <w:p w14:paraId="60AEB7D8" w14:textId="77777777" w:rsidR="00491314" w:rsidRPr="00F7092D" w:rsidRDefault="00491314" w:rsidP="008B2D9C">
            <w:pPr>
              <w:spacing w:after="0" w:line="240" w:lineRule="auto"/>
              <w:jc w:val="center"/>
              <w:rPr>
                <w:ins w:id="3264" w:author="Jochum, Michael D." w:date="2021-08-05T14:16:00Z"/>
                <w:rFonts w:eastAsia="Times New Roman" w:cstheme="minorHAnsi"/>
                <w:color w:val="000000"/>
                <w:sz w:val="18"/>
                <w:szCs w:val="18"/>
              </w:rPr>
            </w:pPr>
            <w:ins w:id="326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9CFCFEF" w14:textId="77777777" w:rsidR="00491314" w:rsidRPr="00F7092D" w:rsidRDefault="00491314" w:rsidP="008B2D9C">
            <w:pPr>
              <w:spacing w:after="0" w:line="240" w:lineRule="auto"/>
              <w:jc w:val="center"/>
              <w:rPr>
                <w:ins w:id="3266" w:author="Jochum, Michael D." w:date="2021-08-05T14:16:00Z"/>
                <w:rFonts w:eastAsia="Times New Roman" w:cstheme="minorHAnsi"/>
                <w:color w:val="000000"/>
                <w:sz w:val="18"/>
                <w:szCs w:val="18"/>
              </w:rPr>
            </w:pPr>
            <w:ins w:id="3267" w:author="Jochum, Michael D." w:date="2021-08-05T14:16:00Z">
              <w:r w:rsidRPr="00F7092D">
                <w:rPr>
                  <w:rFonts w:eastAsia="Times New Roman" w:cstheme="minorHAnsi"/>
                  <w:color w:val="000000"/>
                  <w:sz w:val="18"/>
                  <w:szCs w:val="18"/>
                </w:rPr>
                <w:t>-0.007</w:t>
              </w:r>
            </w:ins>
          </w:p>
        </w:tc>
        <w:tc>
          <w:tcPr>
            <w:tcW w:w="289" w:type="pct"/>
            <w:tcBorders>
              <w:top w:val="nil"/>
              <w:left w:val="nil"/>
              <w:bottom w:val="nil"/>
              <w:right w:val="nil"/>
            </w:tcBorders>
            <w:shd w:val="clear" w:color="auto" w:fill="auto"/>
            <w:noWrap/>
            <w:vAlign w:val="bottom"/>
            <w:hideMark/>
          </w:tcPr>
          <w:p w14:paraId="2468BDF8" w14:textId="77777777" w:rsidR="00491314" w:rsidRPr="00F7092D" w:rsidRDefault="00491314" w:rsidP="008B2D9C">
            <w:pPr>
              <w:spacing w:after="0" w:line="240" w:lineRule="auto"/>
              <w:jc w:val="center"/>
              <w:rPr>
                <w:ins w:id="3268" w:author="Jochum, Michael D." w:date="2021-08-05T14:16:00Z"/>
                <w:rFonts w:eastAsia="Times New Roman" w:cstheme="minorHAnsi"/>
                <w:color w:val="000000"/>
                <w:sz w:val="18"/>
                <w:szCs w:val="18"/>
              </w:rPr>
            </w:pPr>
            <w:ins w:id="3269"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14CAB22" w14:textId="77777777" w:rsidR="00491314" w:rsidRPr="00F7092D" w:rsidRDefault="00491314" w:rsidP="008B2D9C">
            <w:pPr>
              <w:spacing w:after="0" w:line="240" w:lineRule="auto"/>
              <w:jc w:val="center"/>
              <w:rPr>
                <w:ins w:id="3270" w:author="Jochum, Michael D." w:date="2021-08-05T14:16:00Z"/>
                <w:rFonts w:eastAsia="Times New Roman" w:cstheme="minorHAnsi"/>
                <w:color w:val="000000"/>
                <w:sz w:val="18"/>
                <w:szCs w:val="18"/>
              </w:rPr>
            </w:pPr>
            <w:ins w:id="327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554E2199" w14:textId="77777777" w:rsidR="00491314" w:rsidRPr="00F7092D" w:rsidRDefault="00491314" w:rsidP="008B2D9C">
            <w:pPr>
              <w:spacing w:after="0" w:line="240" w:lineRule="auto"/>
              <w:jc w:val="center"/>
              <w:rPr>
                <w:ins w:id="3272" w:author="Jochum, Michael D." w:date="2021-08-05T14:16:00Z"/>
                <w:rFonts w:eastAsia="Times New Roman" w:cstheme="minorHAnsi"/>
                <w:color w:val="000000"/>
                <w:sz w:val="18"/>
                <w:szCs w:val="18"/>
              </w:rPr>
            </w:pPr>
            <w:ins w:id="3273" w:author="Jochum, Michael D." w:date="2021-08-05T14:16:00Z">
              <w:r w:rsidRPr="00F7092D">
                <w:rPr>
                  <w:rFonts w:eastAsia="Times New Roman" w:cstheme="minorHAnsi"/>
                  <w:color w:val="000000"/>
                  <w:sz w:val="18"/>
                  <w:szCs w:val="18"/>
                </w:rPr>
                <w:t>11.000</w:t>
              </w:r>
            </w:ins>
          </w:p>
        </w:tc>
        <w:tc>
          <w:tcPr>
            <w:tcW w:w="290" w:type="pct"/>
            <w:tcBorders>
              <w:top w:val="nil"/>
              <w:left w:val="nil"/>
              <w:bottom w:val="nil"/>
              <w:right w:val="nil"/>
            </w:tcBorders>
            <w:shd w:val="clear" w:color="auto" w:fill="auto"/>
            <w:noWrap/>
            <w:vAlign w:val="bottom"/>
            <w:hideMark/>
          </w:tcPr>
          <w:p w14:paraId="316BDA27" w14:textId="77777777" w:rsidR="00491314" w:rsidRPr="00F7092D" w:rsidRDefault="00491314" w:rsidP="008B2D9C">
            <w:pPr>
              <w:spacing w:after="0" w:line="240" w:lineRule="auto"/>
              <w:jc w:val="center"/>
              <w:rPr>
                <w:ins w:id="3274" w:author="Jochum, Michael D." w:date="2021-08-05T14:16:00Z"/>
                <w:rFonts w:eastAsia="Times New Roman" w:cstheme="minorHAnsi"/>
                <w:color w:val="000000"/>
                <w:sz w:val="18"/>
                <w:szCs w:val="18"/>
              </w:rPr>
            </w:pPr>
            <w:ins w:id="3275"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19CCF68" w14:textId="77777777" w:rsidR="00491314" w:rsidRPr="00F7092D" w:rsidRDefault="00491314" w:rsidP="008B2D9C">
            <w:pPr>
              <w:spacing w:after="0" w:line="240" w:lineRule="auto"/>
              <w:jc w:val="center"/>
              <w:rPr>
                <w:ins w:id="3276" w:author="Jochum, Michael D." w:date="2021-08-05T14:16:00Z"/>
                <w:rFonts w:eastAsia="Times New Roman" w:cstheme="minorHAnsi"/>
                <w:color w:val="000000"/>
                <w:sz w:val="18"/>
                <w:szCs w:val="18"/>
              </w:rPr>
            </w:pPr>
            <w:ins w:id="3277" w:author="Jochum, Michael D." w:date="2021-08-05T14:16:00Z">
              <w:r w:rsidRPr="00F7092D">
                <w:rPr>
                  <w:rFonts w:eastAsia="Times New Roman" w:cstheme="minorHAnsi"/>
                  <w:color w:val="000000"/>
                  <w:sz w:val="18"/>
                  <w:szCs w:val="18"/>
                </w:rPr>
                <w:t>0.000</w:t>
              </w:r>
            </w:ins>
          </w:p>
        </w:tc>
      </w:tr>
      <w:tr w:rsidR="00F7092D" w:rsidRPr="00F7092D" w14:paraId="7534B363" w14:textId="77777777" w:rsidTr="00491314">
        <w:trPr>
          <w:trHeight w:val="300"/>
          <w:ins w:id="3278" w:author="Jochum, Michael D." w:date="2021-08-05T14:16:00Z"/>
        </w:trPr>
        <w:tc>
          <w:tcPr>
            <w:tcW w:w="1955" w:type="pct"/>
            <w:tcBorders>
              <w:top w:val="nil"/>
              <w:left w:val="nil"/>
              <w:bottom w:val="nil"/>
              <w:right w:val="nil"/>
            </w:tcBorders>
            <w:shd w:val="clear" w:color="auto" w:fill="auto"/>
            <w:noWrap/>
            <w:vAlign w:val="bottom"/>
            <w:hideMark/>
          </w:tcPr>
          <w:p w14:paraId="30334C83" w14:textId="77777777" w:rsidR="00491314" w:rsidRPr="00F7092D" w:rsidRDefault="00491314" w:rsidP="008B2D9C">
            <w:pPr>
              <w:spacing w:after="0" w:line="240" w:lineRule="auto"/>
              <w:jc w:val="right"/>
              <w:rPr>
                <w:ins w:id="3279" w:author="Jochum, Michael D." w:date="2021-08-05T14:16:00Z"/>
                <w:rFonts w:eastAsia="Times New Roman" w:cstheme="minorHAnsi"/>
                <w:color w:val="000000"/>
                <w:sz w:val="18"/>
                <w:szCs w:val="18"/>
              </w:rPr>
            </w:pPr>
            <w:ins w:id="3280" w:author="Jochum, Michael D." w:date="2021-08-05T14:16:00Z">
              <w:r w:rsidRPr="00F7092D">
                <w:rPr>
                  <w:rFonts w:eastAsia="Times New Roman" w:cstheme="minorHAnsi"/>
                  <w:color w:val="000000"/>
                  <w:sz w:val="18"/>
                  <w:szCs w:val="18"/>
                </w:rPr>
                <w:t xml:space="preserve">modulation by virus of host cellular process </w:t>
              </w:r>
            </w:ins>
          </w:p>
        </w:tc>
        <w:tc>
          <w:tcPr>
            <w:tcW w:w="394" w:type="pct"/>
            <w:tcBorders>
              <w:top w:val="nil"/>
              <w:left w:val="nil"/>
              <w:bottom w:val="nil"/>
              <w:right w:val="nil"/>
            </w:tcBorders>
            <w:shd w:val="clear" w:color="auto" w:fill="auto"/>
            <w:noWrap/>
            <w:vAlign w:val="bottom"/>
            <w:hideMark/>
          </w:tcPr>
          <w:p w14:paraId="3B0B17E1" w14:textId="77777777" w:rsidR="00491314" w:rsidRPr="00F7092D" w:rsidRDefault="00491314" w:rsidP="008B2D9C">
            <w:pPr>
              <w:spacing w:after="0" w:line="240" w:lineRule="auto"/>
              <w:jc w:val="center"/>
              <w:rPr>
                <w:ins w:id="3281" w:author="Jochum, Michael D." w:date="2021-08-05T14:16:00Z"/>
                <w:rFonts w:eastAsia="Times New Roman" w:cstheme="minorHAnsi"/>
                <w:color w:val="000000"/>
                <w:sz w:val="18"/>
                <w:szCs w:val="18"/>
              </w:rPr>
            </w:pPr>
            <w:ins w:id="3282" w:author="Jochum, Michael D." w:date="2021-08-05T14:16:00Z">
              <w:r w:rsidRPr="00F7092D">
                <w:rPr>
                  <w:rFonts w:eastAsia="Times New Roman" w:cstheme="minorHAnsi"/>
                  <w:color w:val="000000"/>
                  <w:sz w:val="18"/>
                  <w:szCs w:val="18"/>
                </w:rPr>
                <w:t>GO:0019054</w:t>
              </w:r>
            </w:ins>
          </w:p>
        </w:tc>
        <w:tc>
          <w:tcPr>
            <w:tcW w:w="817" w:type="pct"/>
            <w:tcBorders>
              <w:top w:val="nil"/>
              <w:left w:val="nil"/>
              <w:bottom w:val="nil"/>
              <w:right w:val="nil"/>
            </w:tcBorders>
            <w:shd w:val="clear" w:color="auto" w:fill="auto"/>
            <w:noWrap/>
            <w:vAlign w:val="bottom"/>
            <w:hideMark/>
          </w:tcPr>
          <w:p w14:paraId="339FE7DC" w14:textId="77777777" w:rsidR="00491314" w:rsidRPr="00F7092D" w:rsidRDefault="00491314" w:rsidP="008B2D9C">
            <w:pPr>
              <w:spacing w:after="0" w:line="240" w:lineRule="auto"/>
              <w:jc w:val="center"/>
              <w:rPr>
                <w:ins w:id="3283" w:author="Jochum, Michael D." w:date="2021-08-05T14:16:00Z"/>
                <w:rFonts w:eastAsia="Times New Roman" w:cstheme="minorHAnsi"/>
                <w:color w:val="000000"/>
                <w:sz w:val="18"/>
                <w:szCs w:val="18"/>
              </w:rPr>
            </w:pPr>
            <w:ins w:id="328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88EA396" w14:textId="77777777" w:rsidR="00491314" w:rsidRPr="00F7092D" w:rsidRDefault="00491314" w:rsidP="008B2D9C">
            <w:pPr>
              <w:spacing w:after="0" w:line="240" w:lineRule="auto"/>
              <w:jc w:val="center"/>
              <w:rPr>
                <w:ins w:id="3285" w:author="Jochum, Michael D." w:date="2021-08-05T14:16:00Z"/>
                <w:rFonts w:eastAsia="Times New Roman" w:cstheme="minorHAnsi"/>
                <w:color w:val="000000"/>
                <w:sz w:val="18"/>
                <w:szCs w:val="18"/>
              </w:rPr>
            </w:pPr>
            <w:ins w:id="3286" w:author="Jochum, Michael D." w:date="2021-08-05T14:16:00Z">
              <w:r w:rsidRPr="00F7092D">
                <w:rPr>
                  <w:rFonts w:eastAsia="Times New Roman" w:cstheme="minorHAnsi"/>
                  <w:color w:val="000000"/>
                  <w:sz w:val="18"/>
                  <w:szCs w:val="18"/>
                </w:rPr>
                <w:t>-0.007</w:t>
              </w:r>
            </w:ins>
          </w:p>
        </w:tc>
        <w:tc>
          <w:tcPr>
            <w:tcW w:w="289" w:type="pct"/>
            <w:tcBorders>
              <w:top w:val="nil"/>
              <w:left w:val="nil"/>
              <w:bottom w:val="nil"/>
              <w:right w:val="nil"/>
            </w:tcBorders>
            <w:shd w:val="clear" w:color="auto" w:fill="auto"/>
            <w:noWrap/>
            <w:vAlign w:val="bottom"/>
            <w:hideMark/>
          </w:tcPr>
          <w:p w14:paraId="332681F7" w14:textId="77777777" w:rsidR="00491314" w:rsidRPr="00F7092D" w:rsidRDefault="00491314" w:rsidP="008B2D9C">
            <w:pPr>
              <w:spacing w:after="0" w:line="240" w:lineRule="auto"/>
              <w:jc w:val="center"/>
              <w:rPr>
                <w:ins w:id="3287" w:author="Jochum, Michael D." w:date="2021-08-05T14:16:00Z"/>
                <w:rFonts w:eastAsia="Times New Roman" w:cstheme="minorHAnsi"/>
                <w:color w:val="000000"/>
                <w:sz w:val="18"/>
                <w:szCs w:val="18"/>
              </w:rPr>
            </w:pPr>
            <w:ins w:id="3288"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754BDB7" w14:textId="77777777" w:rsidR="00491314" w:rsidRPr="00F7092D" w:rsidRDefault="00491314" w:rsidP="008B2D9C">
            <w:pPr>
              <w:spacing w:after="0" w:line="240" w:lineRule="auto"/>
              <w:jc w:val="center"/>
              <w:rPr>
                <w:ins w:id="3289" w:author="Jochum, Michael D." w:date="2021-08-05T14:16:00Z"/>
                <w:rFonts w:eastAsia="Times New Roman" w:cstheme="minorHAnsi"/>
                <w:color w:val="000000"/>
                <w:sz w:val="18"/>
                <w:szCs w:val="18"/>
              </w:rPr>
            </w:pPr>
            <w:ins w:id="329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8FEFF48" w14:textId="77777777" w:rsidR="00491314" w:rsidRPr="00F7092D" w:rsidRDefault="00491314" w:rsidP="008B2D9C">
            <w:pPr>
              <w:spacing w:after="0" w:line="240" w:lineRule="auto"/>
              <w:jc w:val="center"/>
              <w:rPr>
                <w:ins w:id="3291" w:author="Jochum, Michael D." w:date="2021-08-05T14:16:00Z"/>
                <w:rFonts w:eastAsia="Times New Roman" w:cstheme="minorHAnsi"/>
                <w:color w:val="000000"/>
                <w:sz w:val="18"/>
                <w:szCs w:val="18"/>
              </w:rPr>
            </w:pPr>
            <w:ins w:id="3292" w:author="Jochum, Michael D." w:date="2021-08-05T14:16:00Z">
              <w:r w:rsidRPr="00F7092D">
                <w:rPr>
                  <w:rFonts w:eastAsia="Times New Roman" w:cstheme="minorHAnsi"/>
                  <w:color w:val="000000"/>
                  <w:sz w:val="18"/>
                  <w:szCs w:val="18"/>
                </w:rPr>
                <w:t>11.000</w:t>
              </w:r>
            </w:ins>
          </w:p>
        </w:tc>
        <w:tc>
          <w:tcPr>
            <w:tcW w:w="290" w:type="pct"/>
            <w:tcBorders>
              <w:top w:val="nil"/>
              <w:left w:val="nil"/>
              <w:bottom w:val="nil"/>
              <w:right w:val="nil"/>
            </w:tcBorders>
            <w:shd w:val="clear" w:color="auto" w:fill="auto"/>
            <w:noWrap/>
            <w:vAlign w:val="bottom"/>
            <w:hideMark/>
          </w:tcPr>
          <w:p w14:paraId="299432EB" w14:textId="77777777" w:rsidR="00491314" w:rsidRPr="00F7092D" w:rsidRDefault="00491314" w:rsidP="008B2D9C">
            <w:pPr>
              <w:spacing w:after="0" w:line="240" w:lineRule="auto"/>
              <w:jc w:val="center"/>
              <w:rPr>
                <w:ins w:id="3293" w:author="Jochum, Michael D." w:date="2021-08-05T14:16:00Z"/>
                <w:rFonts w:eastAsia="Times New Roman" w:cstheme="minorHAnsi"/>
                <w:color w:val="000000"/>
                <w:sz w:val="18"/>
                <w:szCs w:val="18"/>
              </w:rPr>
            </w:pPr>
            <w:ins w:id="3294"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357218F8" w14:textId="77777777" w:rsidR="00491314" w:rsidRPr="00F7092D" w:rsidRDefault="00491314" w:rsidP="008B2D9C">
            <w:pPr>
              <w:spacing w:after="0" w:line="240" w:lineRule="auto"/>
              <w:jc w:val="center"/>
              <w:rPr>
                <w:ins w:id="3295" w:author="Jochum, Michael D." w:date="2021-08-05T14:16:00Z"/>
                <w:rFonts w:eastAsia="Times New Roman" w:cstheme="minorHAnsi"/>
                <w:color w:val="000000"/>
                <w:sz w:val="18"/>
                <w:szCs w:val="18"/>
              </w:rPr>
            </w:pPr>
            <w:ins w:id="3296" w:author="Jochum, Michael D." w:date="2021-08-05T14:16:00Z">
              <w:r w:rsidRPr="00F7092D">
                <w:rPr>
                  <w:rFonts w:eastAsia="Times New Roman" w:cstheme="minorHAnsi"/>
                  <w:color w:val="000000"/>
                  <w:sz w:val="18"/>
                  <w:szCs w:val="18"/>
                </w:rPr>
                <w:t>0.000</w:t>
              </w:r>
            </w:ins>
          </w:p>
        </w:tc>
      </w:tr>
      <w:tr w:rsidR="00F7092D" w:rsidRPr="00F7092D" w14:paraId="74C2CBCF" w14:textId="77777777" w:rsidTr="00491314">
        <w:trPr>
          <w:trHeight w:val="300"/>
          <w:ins w:id="3297" w:author="Jochum, Michael D." w:date="2021-08-05T14:16:00Z"/>
        </w:trPr>
        <w:tc>
          <w:tcPr>
            <w:tcW w:w="1955" w:type="pct"/>
            <w:tcBorders>
              <w:top w:val="nil"/>
              <w:left w:val="nil"/>
              <w:bottom w:val="nil"/>
              <w:right w:val="nil"/>
            </w:tcBorders>
            <w:shd w:val="clear" w:color="auto" w:fill="auto"/>
            <w:noWrap/>
            <w:vAlign w:val="bottom"/>
            <w:hideMark/>
          </w:tcPr>
          <w:p w14:paraId="01D2E03E" w14:textId="77777777" w:rsidR="00491314" w:rsidRPr="00F7092D" w:rsidRDefault="00491314" w:rsidP="008B2D9C">
            <w:pPr>
              <w:spacing w:after="0" w:line="240" w:lineRule="auto"/>
              <w:jc w:val="right"/>
              <w:rPr>
                <w:ins w:id="3298" w:author="Jochum, Michael D." w:date="2021-08-05T14:16:00Z"/>
                <w:rFonts w:eastAsia="Times New Roman" w:cstheme="minorHAnsi"/>
                <w:color w:val="000000"/>
                <w:sz w:val="18"/>
                <w:szCs w:val="18"/>
              </w:rPr>
            </w:pPr>
            <w:ins w:id="3299" w:author="Jochum, Michael D." w:date="2021-08-05T14:16:00Z">
              <w:r w:rsidRPr="00F7092D">
                <w:rPr>
                  <w:rFonts w:eastAsia="Times New Roman" w:cstheme="minorHAnsi"/>
                  <w:color w:val="000000"/>
                  <w:sz w:val="18"/>
                  <w:szCs w:val="18"/>
                </w:rPr>
                <w:t>modulation by virus of host process</w:t>
              </w:r>
            </w:ins>
          </w:p>
        </w:tc>
        <w:tc>
          <w:tcPr>
            <w:tcW w:w="394" w:type="pct"/>
            <w:tcBorders>
              <w:top w:val="nil"/>
              <w:left w:val="nil"/>
              <w:bottom w:val="nil"/>
              <w:right w:val="nil"/>
            </w:tcBorders>
            <w:shd w:val="clear" w:color="auto" w:fill="auto"/>
            <w:noWrap/>
            <w:vAlign w:val="bottom"/>
            <w:hideMark/>
          </w:tcPr>
          <w:p w14:paraId="11F166FE" w14:textId="77777777" w:rsidR="00491314" w:rsidRPr="00F7092D" w:rsidRDefault="00491314" w:rsidP="008B2D9C">
            <w:pPr>
              <w:spacing w:after="0" w:line="240" w:lineRule="auto"/>
              <w:jc w:val="center"/>
              <w:rPr>
                <w:ins w:id="3300" w:author="Jochum, Michael D." w:date="2021-08-05T14:16:00Z"/>
                <w:rFonts w:eastAsia="Times New Roman" w:cstheme="minorHAnsi"/>
                <w:color w:val="000000"/>
                <w:sz w:val="18"/>
                <w:szCs w:val="18"/>
              </w:rPr>
            </w:pPr>
            <w:ins w:id="3301" w:author="Jochum, Michael D." w:date="2021-08-05T14:16:00Z">
              <w:r w:rsidRPr="00F7092D">
                <w:rPr>
                  <w:rFonts w:eastAsia="Times New Roman" w:cstheme="minorHAnsi"/>
                  <w:color w:val="000000"/>
                  <w:sz w:val="18"/>
                  <w:szCs w:val="18"/>
                </w:rPr>
                <w:t>GO:0019048</w:t>
              </w:r>
            </w:ins>
          </w:p>
        </w:tc>
        <w:tc>
          <w:tcPr>
            <w:tcW w:w="817" w:type="pct"/>
            <w:tcBorders>
              <w:top w:val="nil"/>
              <w:left w:val="nil"/>
              <w:bottom w:val="nil"/>
              <w:right w:val="nil"/>
            </w:tcBorders>
            <w:shd w:val="clear" w:color="auto" w:fill="auto"/>
            <w:noWrap/>
            <w:vAlign w:val="bottom"/>
            <w:hideMark/>
          </w:tcPr>
          <w:p w14:paraId="7508E827" w14:textId="77777777" w:rsidR="00491314" w:rsidRPr="00F7092D" w:rsidRDefault="00491314" w:rsidP="008B2D9C">
            <w:pPr>
              <w:spacing w:after="0" w:line="240" w:lineRule="auto"/>
              <w:jc w:val="center"/>
              <w:rPr>
                <w:ins w:id="3302" w:author="Jochum, Michael D." w:date="2021-08-05T14:16:00Z"/>
                <w:rFonts w:eastAsia="Times New Roman" w:cstheme="minorHAnsi"/>
                <w:color w:val="000000"/>
                <w:sz w:val="18"/>
                <w:szCs w:val="18"/>
              </w:rPr>
            </w:pPr>
            <w:ins w:id="330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71BF14C1" w14:textId="77777777" w:rsidR="00491314" w:rsidRPr="00F7092D" w:rsidRDefault="00491314" w:rsidP="008B2D9C">
            <w:pPr>
              <w:spacing w:after="0" w:line="240" w:lineRule="auto"/>
              <w:jc w:val="center"/>
              <w:rPr>
                <w:ins w:id="3304" w:author="Jochum, Michael D." w:date="2021-08-05T14:16:00Z"/>
                <w:rFonts w:eastAsia="Times New Roman" w:cstheme="minorHAnsi"/>
                <w:color w:val="000000"/>
                <w:sz w:val="18"/>
                <w:szCs w:val="18"/>
              </w:rPr>
            </w:pPr>
            <w:ins w:id="3305"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4A8C223B" w14:textId="77777777" w:rsidR="00491314" w:rsidRPr="00F7092D" w:rsidRDefault="00491314" w:rsidP="008B2D9C">
            <w:pPr>
              <w:spacing w:after="0" w:line="240" w:lineRule="auto"/>
              <w:jc w:val="center"/>
              <w:rPr>
                <w:ins w:id="3306" w:author="Jochum, Michael D." w:date="2021-08-05T14:16:00Z"/>
                <w:rFonts w:eastAsia="Times New Roman" w:cstheme="minorHAnsi"/>
                <w:color w:val="000000"/>
                <w:sz w:val="18"/>
                <w:szCs w:val="18"/>
              </w:rPr>
            </w:pPr>
            <w:ins w:id="3307"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D09FD7B" w14:textId="77777777" w:rsidR="00491314" w:rsidRPr="00F7092D" w:rsidRDefault="00491314" w:rsidP="008B2D9C">
            <w:pPr>
              <w:spacing w:after="0" w:line="240" w:lineRule="auto"/>
              <w:jc w:val="center"/>
              <w:rPr>
                <w:ins w:id="3308" w:author="Jochum, Michael D." w:date="2021-08-05T14:16:00Z"/>
                <w:rFonts w:eastAsia="Times New Roman" w:cstheme="minorHAnsi"/>
                <w:color w:val="000000"/>
                <w:sz w:val="18"/>
                <w:szCs w:val="18"/>
              </w:rPr>
            </w:pPr>
            <w:ins w:id="330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34E65E7" w14:textId="77777777" w:rsidR="00491314" w:rsidRPr="00F7092D" w:rsidRDefault="00491314" w:rsidP="008B2D9C">
            <w:pPr>
              <w:spacing w:after="0" w:line="240" w:lineRule="auto"/>
              <w:jc w:val="center"/>
              <w:rPr>
                <w:ins w:id="3310" w:author="Jochum, Michael D." w:date="2021-08-05T14:16:00Z"/>
                <w:rFonts w:eastAsia="Times New Roman" w:cstheme="minorHAnsi"/>
                <w:color w:val="000000"/>
                <w:sz w:val="18"/>
                <w:szCs w:val="18"/>
              </w:rPr>
            </w:pPr>
            <w:ins w:id="3311"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71A7F91A" w14:textId="77777777" w:rsidR="00491314" w:rsidRPr="00F7092D" w:rsidRDefault="00491314" w:rsidP="008B2D9C">
            <w:pPr>
              <w:spacing w:after="0" w:line="240" w:lineRule="auto"/>
              <w:jc w:val="center"/>
              <w:rPr>
                <w:ins w:id="3312" w:author="Jochum, Michael D." w:date="2021-08-05T14:16:00Z"/>
                <w:rFonts w:eastAsia="Times New Roman" w:cstheme="minorHAnsi"/>
                <w:color w:val="000000"/>
                <w:sz w:val="18"/>
                <w:szCs w:val="18"/>
              </w:rPr>
            </w:pPr>
            <w:ins w:id="3313"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40C3E67" w14:textId="77777777" w:rsidR="00491314" w:rsidRPr="00F7092D" w:rsidRDefault="00491314" w:rsidP="008B2D9C">
            <w:pPr>
              <w:spacing w:after="0" w:line="240" w:lineRule="auto"/>
              <w:jc w:val="center"/>
              <w:rPr>
                <w:ins w:id="3314" w:author="Jochum, Michael D." w:date="2021-08-05T14:16:00Z"/>
                <w:rFonts w:eastAsia="Times New Roman" w:cstheme="minorHAnsi"/>
                <w:color w:val="000000"/>
                <w:sz w:val="18"/>
                <w:szCs w:val="18"/>
              </w:rPr>
            </w:pPr>
            <w:ins w:id="3315" w:author="Jochum, Michael D." w:date="2021-08-05T14:16:00Z">
              <w:r w:rsidRPr="00F7092D">
                <w:rPr>
                  <w:rFonts w:eastAsia="Times New Roman" w:cstheme="minorHAnsi"/>
                  <w:color w:val="000000"/>
                  <w:sz w:val="18"/>
                  <w:szCs w:val="18"/>
                </w:rPr>
                <w:t>0.000</w:t>
              </w:r>
            </w:ins>
          </w:p>
        </w:tc>
      </w:tr>
      <w:tr w:rsidR="00F7092D" w:rsidRPr="00F7092D" w14:paraId="236061B4" w14:textId="77777777" w:rsidTr="00491314">
        <w:trPr>
          <w:trHeight w:val="300"/>
          <w:ins w:id="3316" w:author="Jochum, Michael D." w:date="2021-08-05T14:16:00Z"/>
        </w:trPr>
        <w:tc>
          <w:tcPr>
            <w:tcW w:w="1955" w:type="pct"/>
            <w:tcBorders>
              <w:top w:val="nil"/>
              <w:left w:val="nil"/>
              <w:bottom w:val="nil"/>
              <w:right w:val="nil"/>
            </w:tcBorders>
            <w:shd w:val="clear" w:color="auto" w:fill="auto"/>
            <w:noWrap/>
            <w:vAlign w:val="bottom"/>
            <w:hideMark/>
          </w:tcPr>
          <w:p w14:paraId="7011AE98" w14:textId="77777777" w:rsidR="00491314" w:rsidRPr="00F7092D" w:rsidRDefault="00491314" w:rsidP="008B2D9C">
            <w:pPr>
              <w:spacing w:after="0" w:line="240" w:lineRule="auto"/>
              <w:jc w:val="right"/>
              <w:rPr>
                <w:ins w:id="3317" w:author="Jochum, Michael D." w:date="2021-08-05T14:16:00Z"/>
                <w:rFonts w:eastAsia="Times New Roman" w:cstheme="minorHAnsi"/>
                <w:color w:val="000000"/>
                <w:sz w:val="18"/>
                <w:szCs w:val="18"/>
              </w:rPr>
            </w:pPr>
            <w:ins w:id="3318" w:author="Jochum, Michael D." w:date="2021-08-05T14:16:00Z">
              <w:r w:rsidRPr="00F7092D">
                <w:rPr>
                  <w:rFonts w:eastAsia="Times New Roman" w:cstheme="minorHAnsi"/>
                  <w:color w:val="000000"/>
                  <w:sz w:val="18"/>
                  <w:szCs w:val="18"/>
                </w:rPr>
                <w:t>organic substance metabolic process</w:t>
              </w:r>
            </w:ins>
          </w:p>
        </w:tc>
        <w:tc>
          <w:tcPr>
            <w:tcW w:w="394" w:type="pct"/>
            <w:tcBorders>
              <w:top w:val="nil"/>
              <w:left w:val="nil"/>
              <w:bottom w:val="nil"/>
              <w:right w:val="nil"/>
            </w:tcBorders>
            <w:shd w:val="clear" w:color="auto" w:fill="auto"/>
            <w:noWrap/>
            <w:vAlign w:val="bottom"/>
            <w:hideMark/>
          </w:tcPr>
          <w:p w14:paraId="7163FAB9" w14:textId="77777777" w:rsidR="00491314" w:rsidRPr="00F7092D" w:rsidRDefault="00491314" w:rsidP="008B2D9C">
            <w:pPr>
              <w:spacing w:after="0" w:line="240" w:lineRule="auto"/>
              <w:jc w:val="center"/>
              <w:rPr>
                <w:ins w:id="3319" w:author="Jochum, Michael D." w:date="2021-08-05T14:16:00Z"/>
                <w:rFonts w:eastAsia="Times New Roman" w:cstheme="minorHAnsi"/>
                <w:color w:val="000000"/>
                <w:sz w:val="18"/>
                <w:szCs w:val="18"/>
              </w:rPr>
            </w:pPr>
            <w:ins w:id="3320" w:author="Jochum, Michael D." w:date="2021-08-05T14:16:00Z">
              <w:r w:rsidRPr="00F7092D">
                <w:rPr>
                  <w:rFonts w:eastAsia="Times New Roman" w:cstheme="minorHAnsi"/>
                  <w:color w:val="000000"/>
                  <w:sz w:val="18"/>
                  <w:szCs w:val="18"/>
                </w:rPr>
                <w:t>GO:0071704</w:t>
              </w:r>
            </w:ins>
          </w:p>
        </w:tc>
        <w:tc>
          <w:tcPr>
            <w:tcW w:w="817" w:type="pct"/>
            <w:tcBorders>
              <w:top w:val="nil"/>
              <w:left w:val="nil"/>
              <w:bottom w:val="nil"/>
              <w:right w:val="nil"/>
            </w:tcBorders>
            <w:shd w:val="clear" w:color="auto" w:fill="auto"/>
            <w:noWrap/>
            <w:vAlign w:val="bottom"/>
            <w:hideMark/>
          </w:tcPr>
          <w:p w14:paraId="23966EA4" w14:textId="77777777" w:rsidR="00491314" w:rsidRPr="00F7092D" w:rsidRDefault="00491314" w:rsidP="008B2D9C">
            <w:pPr>
              <w:spacing w:after="0" w:line="240" w:lineRule="auto"/>
              <w:jc w:val="center"/>
              <w:rPr>
                <w:ins w:id="3321" w:author="Jochum, Michael D." w:date="2021-08-05T14:16:00Z"/>
                <w:rFonts w:eastAsia="Times New Roman" w:cstheme="minorHAnsi"/>
                <w:color w:val="000000"/>
                <w:sz w:val="18"/>
                <w:szCs w:val="18"/>
              </w:rPr>
            </w:pPr>
            <w:ins w:id="332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D1F3E8D" w14:textId="77777777" w:rsidR="00491314" w:rsidRPr="00F7092D" w:rsidRDefault="00491314" w:rsidP="008B2D9C">
            <w:pPr>
              <w:spacing w:after="0" w:line="240" w:lineRule="auto"/>
              <w:jc w:val="center"/>
              <w:rPr>
                <w:ins w:id="3323" w:author="Jochum, Michael D." w:date="2021-08-05T14:16:00Z"/>
                <w:rFonts w:eastAsia="Times New Roman" w:cstheme="minorHAnsi"/>
                <w:color w:val="000000"/>
                <w:sz w:val="18"/>
                <w:szCs w:val="18"/>
              </w:rPr>
            </w:pPr>
            <w:ins w:id="3324"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12AF912D" w14:textId="77777777" w:rsidR="00491314" w:rsidRPr="00F7092D" w:rsidRDefault="00491314" w:rsidP="008B2D9C">
            <w:pPr>
              <w:spacing w:after="0" w:line="240" w:lineRule="auto"/>
              <w:jc w:val="center"/>
              <w:rPr>
                <w:ins w:id="3325" w:author="Jochum, Michael D." w:date="2021-08-05T14:16:00Z"/>
                <w:rFonts w:eastAsia="Times New Roman" w:cstheme="minorHAnsi"/>
                <w:color w:val="000000"/>
                <w:sz w:val="18"/>
                <w:szCs w:val="18"/>
              </w:rPr>
            </w:pPr>
            <w:ins w:id="3326"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46118AD" w14:textId="77777777" w:rsidR="00491314" w:rsidRPr="00F7092D" w:rsidRDefault="00491314" w:rsidP="008B2D9C">
            <w:pPr>
              <w:spacing w:after="0" w:line="240" w:lineRule="auto"/>
              <w:jc w:val="center"/>
              <w:rPr>
                <w:ins w:id="3327" w:author="Jochum, Michael D." w:date="2021-08-05T14:16:00Z"/>
                <w:rFonts w:eastAsia="Times New Roman" w:cstheme="minorHAnsi"/>
                <w:color w:val="000000"/>
                <w:sz w:val="18"/>
                <w:szCs w:val="18"/>
              </w:rPr>
            </w:pPr>
            <w:ins w:id="332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BFCA0EE" w14:textId="77777777" w:rsidR="00491314" w:rsidRPr="00F7092D" w:rsidRDefault="00491314" w:rsidP="008B2D9C">
            <w:pPr>
              <w:spacing w:after="0" w:line="240" w:lineRule="auto"/>
              <w:jc w:val="center"/>
              <w:rPr>
                <w:ins w:id="3329" w:author="Jochum, Michael D." w:date="2021-08-05T14:16:00Z"/>
                <w:rFonts w:eastAsia="Times New Roman" w:cstheme="minorHAnsi"/>
                <w:color w:val="000000"/>
                <w:sz w:val="18"/>
                <w:szCs w:val="18"/>
              </w:rPr>
            </w:pPr>
            <w:ins w:id="3330" w:author="Jochum, Michael D." w:date="2021-08-05T14:16:00Z">
              <w:r w:rsidRPr="00F7092D">
                <w:rPr>
                  <w:rFonts w:eastAsia="Times New Roman" w:cstheme="minorHAnsi"/>
                  <w:color w:val="000000"/>
                  <w:sz w:val="18"/>
                  <w:szCs w:val="18"/>
                </w:rPr>
                <w:t>76.000</w:t>
              </w:r>
            </w:ins>
          </w:p>
        </w:tc>
        <w:tc>
          <w:tcPr>
            <w:tcW w:w="290" w:type="pct"/>
            <w:tcBorders>
              <w:top w:val="nil"/>
              <w:left w:val="nil"/>
              <w:bottom w:val="nil"/>
              <w:right w:val="nil"/>
            </w:tcBorders>
            <w:shd w:val="clear" w:color="auto" w:fill="auto"/>
            <w:noWrap/>
            <w:vAlign w:val="bottom"/>
            <w:hideMark/>
          </w:tcPr>
          <w:p w14:paraId="35B69C82" w14:textId="77777777" w:rsidR="00491314" w:rsidRPr="00F7092D" w:rsidRDefault="00491314" w:rsidP="008B2D9C">
            <w:pPr>
              <w:spacing w:after="0" w:line="240" w:lineRule="auto"/>
              <w:jc w:val="center"/>
              <w:rPr>
                <w:ins w:id="3331" w:author="Jochum, Michael D." w:date="2021-08-05T14:16:00Z"/>
                <w:rFonts w:eastAsia="Times New Roman" w:cstheme="minorHAnsi"/>
                <w:color w:val="000000"/>
                <w:sz w:val="18"/>
                <w:szCs w:val="18"/>
              </w:rPr>
            </w:pPr>
            <w:ins w:id="3332"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399EFD18" w14:textId="77777777" w:rsidR="00491314" w:rsidRPr="00F7092D" w:rsidRDefault="00491314" w:rsidP="008B2D9C">
            <w:pPr>
              <w:spacing w:after="0" w:line="240" w:lineRule="auto"/>
              <w:jc w:val="center"/>
              <w:rPr>
                <w:ins w:id="3333" w:author="Jochum, Michael D." w:date="2021-08-05T14:16:00Z"/>
                <w:rFonts w:eastAsia="Times New Roman" w:cstheme="minorHAnsi"/>
                <w:color w:val="000000"/>
                <w:sz w:val="18"/>
                <w:szCs w:val="18"/>
              </w:rPr>
            </w:pPr>
            <w:ins w:id="3334" w:author="Jochum, Michael D." w:date="2021-08-05T14:16:00Z">
              <w:r w:rsidRPr="00F7092D">
                <w:rPr>
                  <w:rFonts w:eastAsia="Times New Roman" w:cstheme="minorHAnsi"/>
                  <w:color w:val="000000"/>
                  <w:sz w:val="18"/>
                  <w:szCs w:val="18"/>
                </w:rPr>
                <w:t>0.000</w:t>
              </w:r>
            </w:ins>
          </w:p>
        </w:tc>
      </w:tr>
      <w:tr w:rsidR="00F7092D" w:rsidRPr="00F7092D" w14:paraId="7A6C17FD" w14:textId="77777777" w:rsidTr="00491314">
        <w:trPr>
          <w:trHeight w:val="300"/>
          <w:ins w:id="3335" w:author="Jochum, Michael D." w:date="2021-08-05T14:16:00Z"/>
        </w:trPr>
        <w:tc>
          <w:tcPr>
            <w:tcW w:w="1955" w:type="pct"/>
            <w:tcBorders>
              <w:top w:val="nil"/>
              <w:left w:val="nil"/>
              <w:bottom w:val="nil"/>
              <w:right w:val="nil"/>
            </w:tcBorders>
            <w:shd w:val="clear" w:color="auto" w:fill="auto"/>
            <w:noWrap/>
            <w:vAlign w:val="bottom"/>
            <w:hideMark/>
          </w:tcPr>
          <w:p w14:paraId="43910404" w14:textId="77777777" w:rsidR="00491314" w:rsidRPr="00F7092D" w:rsidRDefault="00491314" w:rsidP="008B2D9C">
            <w:pPr>
              <w:spacing w:after="0" w:line="240" w:lineRule="auto"/>
              <w:jc w:val="right"/>
              <w:rPr>
                <w:ins w:id="3336" w:author="Jochum, Michael D." w:date="2021-08-05T14:16:00Z"/>
                <w:rFonts w:eastAsia="Times New Roman" w:cstheme="minorHAnsi"/>
                <w:color w:val="000000"/>
                <w:sz w:val="18"/>
                <w:szCs w:val="18"/>
              </w:rPr>
            </w:pPr>
            <w:ins w:id="3337" w:author="Jochum, Michael D." w:date="2021-08-05T14:16:00Z">
              <w:r w:rsidRPr="00F7092D">
                <w:rPr>
                  <w:rFonts w:eastAsia="Times New Roman" w:cstheme="minorHAnsi"/>
                  <w:color w:val="000000"/>
                  <w:sz w:val="18"/>
                  <w:szCs w:val="18"/>
                </w:rPr>
                <w:t>cellular macromolecule metabolic process</w:t>
              </w:r>
            </w:ins>
          </w:p>
        </w:tc>
        <w:tc>
          <w:tcPr>
            <w:tcW w:w="394" w:type="pct"/>
            <w:tcBorders>
              <w:top w:val="nil"/>
              <w:left w:val="nil"/>
              <w:bottom w:val="nil"/>
              <w:right w:val="nil"/>
            </w:tcBorders>
            <w:shd w:val="clear" w:color="auto" w:fill="auto"/>
            <w:noWrap/>
            <w:vAlign w:val="bottom"/>
            <w:hideMark/>
          </w:tcPr>
          <w:p w14:paraId="2D53EE30" w14:textId="77777777" w:rsidR="00491314" w:rsidRPr="00F7092D" w:rsidRDefault="00491314" w:rsidP="008B2D9C">
            <w:pPr>
              <w:spacing w:after="0" w:line="240" w:lineRule="auto"/>
              <w:jc w:val="center"/>
              <w:rPr>
                <w:ins w:id="3338" w:author="Jochum, Michael D." w:date="2021-08-05T14:16:00Z"/>
                <w:rFonts w:eastAsia="Times New Roman" w:cstheme="minorHAnsi"/>
                <w:color w:val="000000"/>
                <w:sz w:val="18"/>
                <w:szCs w:val="18"/>
              </w:rPr>
            </w:pPr>
            <w:ins w:id="3339" w:author="Jochum, Michael D." w:date="2021-08-05T14:16:00Z">
              <w:r w:rsidRPr="00F7092D">
                <w:rPr>
                  <w:rFonts w:eastAsia="Times New Roman" w:cstheme="minorHAnsi"/>
                  <w:color w:val="000000"/>
                  <w:sz w:val="18"/>
                  <w:szCs w:val="18"/>
                </w:rPr>
                <w:t>GO:0044260</w:t>
              </w:r>
            </w:ins>
          </w:p>
        </w:tc>
        <w:tc>
          <w:tcPr>
            <w:tcW w:w="817" w:type="pct"/>
            <w:tcBorders>
              <w:top w:val="nil"/>
              <w:left w:val="nil"/>
              <w:bottom w:val="nil"/>
              <w:right w:val="nil"/>
            </w:tcBorders>
            <w:shd w:val="clear" w:color="auto" w:fill="auto"/>
            <w:noWrap/>
            <w:vAlign w:val="bottom"/>
            <w:hideMark/>
          </w:tcPr>
          <w:p w14:paraId="07E56E06" w14:textId="77777777" w:rsidR="00491314" w:rsidRPr="00F7092D" w:rsidRDefault="00491314" w:rsidP="008B2D9C">
            <w:pPr>
              <w:spacing w:after="0" w:line="240" w:lineRule="auto"/>
              <w:jc w:val="center"/>
              <w:rPr>
                <w:ins w:id="3340" w:author="Jochum, Michael D." w:date="2021-08-05T14:16:00Z"/>
                <w:rFonts w:eastAsia="Times New Roman" w:cstheme="minorHAnsi"/>
                <w:color w:val="000000"/>
                <w:sz w:val="18"/>
                <w:szCs w:val="18"/>
              </w:rPr>
            </w:pPr>
            <w:ins w:id="334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7BA93B5" w14:textId="77777777" w:rsidR="00491314" w:rsidRPr="00F7092D" w:rsidRDefault="00491314" w:rsidP="008B2D9C">
            <w:pPr>
              <w:spacing w:after="0" w:line="240" w:lineRule="auto"/>
              <w:jc w:val="center"/>
              <w:rPr>
                <w:ins w:id="3342" w:author="Jochum, Michael D." w:date="2021-08-05T14:16:00Z"/>
                <w:rFonts w:eastAsia="Times New Roman" w:cstheme="minorHAnsi"/>
                <w:color w:val="000000"/>
                <w:sz w:val="18"/>
                <w:szCs w:val="18"/>
              </w:rPr>
            </w:pPr>
            <w:ins w:id="3343"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1BC12AB9" w14:textId="77777777" w:rsidR="00491314" w:rsidRPr="00F7092D" w:rsidRDefault="00491314" w:rsidP="008B2D9C">
            <w:pPr>
              <w:spacing w:after="0" w:line="240" w:lineRule="auto"/>
              <w:jc w:val="center"/>
              <w:rPr>
                <w:ins w:id="3344" w:author="Jochum, Michael D." w:date="2021-08-05T14:16:00Z"/>
                <w:rFonts w:eastAsia="Times New Roman" w:cstheme="minorHAnsi"/>
                <w:color w:val="000000"/>
                <w:sz w:val="18"/>
                <w:szCs w:val="18"/>
              </w:rPr>
            </w:pPr>
            <w:ins w:id="3345"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C90B5E0" w14:textId="77777777" w:rsidR="00491314" w:rsidRPr="00F7092D" w:rsidRDefault="00491314" w:rsidP="008B2D9C">
            <w:pPr>
              <w:spacing w:after="0" w:line="240" w:lineRule="auto"/>
              <w:jc w:val="center"/>
              <w:rPr>
                <w:ins w:id="3346" w:author="Jochum, Michael D." w:date="2021-08-05T14:16:00Z"/>
                <w:rFonts w:eastAsia="Times New Roman" w:cstheme="minorHAnsi"/>
                <w:color w:val="000000"/>
                <w:sz w:val="18"/>
                <w:szCs w:val="18"/>
              </w:rPr>
            </w:pPr>
            <w:ins w:id="334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69E34D5" w14:textId="77777777" w:rsidR="00491314" w:rsidRPr="00F7092D" w:rsidRDefault="00491314" w:rsidP="008B2D9C">
            <w:pPr>
              <w:spacing w:after="0" w:line="240" w:lineRule="auto"/>
              <w:jc w:val="center"/>
              <w:rPr>
                <w:ins w:id="3348" w:author="Jochum, Michael D." w:date="2021-08-05T14:16:00Z"/>
                <w:rFonts w:eastAsia="Times New Roman" w:cstheme="minorHAnsi"/>
                <w:color w:val="000000"/>
                <w:sz w:val="18"/>
                <w:szCs w:val="18"/>
              </w:rPr>
            </w:pPr>
            <w:ins w:id="3349" w:author="Jochum, Michael D." w:date="2021-08-05T14:16:00Z">
              <w:r w:rsidRPr="00F7092D">
                <w:rPr>
                  <w:rFonts w:eastAsia="Times New Roman" w:cstheme="minorHAnsi"/>
                  <w:color w:val="000000"/>
                  <w:sz w:val="18"/>
                  <w:szCs w:val="18"/>
                </w:rPr>
                <w:t>4.000</w:t>
              </w:r>
            </w:ins>
          </w:p>
        </w:tc>
        <w:tc>
          <w:tcPr>
            <w:tcW w:w="290" w:type="pct"/>
            <w:tcBorders>
              <w:top w:val="nil"/>
              <w:left w:val="nil"/>
              <w:bottom w:val="nil"/>
              <w:right w:val="nil"/>
            </w:tcBorders>
            <w:shd w:val="clear" w:color="auto" w:fill="auto"/>
            <w:noWrap/>
            <w:vAlign w:val="bottom"/>
            <w:hideMark/>
          </w:tcPr>
          <w:p w14:paraId="6E5D9CC7" w14:textId="77777777" w:rsidR="00491314" w:rsidRPr="00F7092D" w:rsidRDefault="00491314" w:rsidP="008B2D9C">
            <w:pPr>
              <w:spacing w:after="0" w:line="240" w:lineRule="auto"/>
              <w:jc w:val="center"/>
              <w:rPr>
                <w:ins w:id="3350" w:author="Jochum, Michael D." w:date="2021-08-05T14:16:00Z"/>
                <w:rFonts w:eastAsia="Times New Roman" w:cstheme="minorHAnsi"/>
                <w:color w:val="000000"/>
                <w:sz w:val="18"/>
                <w:szCs w:val="18"/>
              </w:rPr>
            </w:pPr>
            <w:ins w:id="3351"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854707D" w14:textId="77777777" w:rsidR="00491314" w:rsidRPr="00F7092D" w:rsidRDefault="00491314" w:rsidP="008B2D9C">
            <w:pPr>
              <w:spacing w:after="0" w:line="240" w:lineRule="auto"/>
              <w:jc w:val="center"/>
              <w:rPr>
                <w:ins w:id="3352" w:author="Jochum, Michael D." w:date="2021-08-05T14:16:00Z"/>
                <w:rFonts w:eastAsia="Times New Roman" w:cstheme="minorHAnsi"/>
                <w:color w:val="000000"/>
                <w:sz w:val="18"/>
                <w:szCs w:val="18"/>
              </w:rPr>
            </w:pPr>
            <w:ins w:id="3353" w:author="Jochum, Michael D." w:date="2021-08-05T14:16:00Z">
              <w:r w:rsidRPr="00F7092D">
                <w:rPr>
                  <w:rFonts w:eastAsia="Times New Roman" w:cstheme="minorHAnsi"/>
                  <w:color w:val="000000"/>
                  <w:sz w:val="18"/>
                  <w:szCs w:val="18"/>
                </w:rPr>
                <w:t>0.000</w:t>
              </w:r>
            </w:ins>
          </w:p>
        </w:tc>
      </w:tr>
      <w:tr w:rsidR="00F7092D" w:rsidRPr="00F7092D" w14:paraId="6A5B3DF8" w14:textId="77777777" w:rsidTr="00491314">
        <w:trPr>
          <w:trHeight w:val="300"/>
          <w:ins w:id="3354" w:author="Jochum, Michael D." w:date="2021-08-05T14:16:00Z"/>
        </w:trPr>
        <w:tc>
          <w:tcPr>
            <w:tcW w:w="1955" w:type="pct"/>
            <w:tcBorders>
              <w:top w:val="nil"/>
              <w:left w:val="nil"/>
              <w:bottom w:val="nil"/>
              <w:right w:val="nil"/>
            </w:tcBorders>
            <w:shd w:val="clear" w:color="auto" w:fill="auto"/>
            <w:noWrap/>
            <w:vAlign w:val="bottom"/>
            <w:hideMark/>
          </w:tcPr>
          <w:p w14:paraId="1FE14809" w14:textId="77777777" w:rsidR="00491314" w:rsidRPr="00F7092D" w:rsidRDefault="00491314" w:rsidP="008B2D9C">
            <w:pPr>
              <w:spacing w:after="0" w:line="240" w:lineRule="auto"/>
              <w:jc w:val="right"/>
              <w:rPr>
                <w:ins w:id="3355" w:author="Jochum, Michael D." w:date="2021-08-05T14:16:00Z"/>
                <w:rFonts w:eastAsia="Times New Roman" w:cstheme="minorHAnsi"/>
                <w:color w:val="000000"/>
                <w:sz w:val="18"/>
                <w:szCs w:val="18"/>
              </w:rPr>
            </w:pPr>
            <w:ins w:id="3356" w:author="Jochum, Michael D." w:date="2021-08-05T14:16:00Z">
              <w:r w:rsidRPr="00F7092D">
                <w:rPr>
                  <w:rFonts w:eastAsia="Times New Roman" w:cstheme="minorHAnsi"/>
                  <w:color w:val="000000"/>
                  <w:sz w:val="18"/>
                  <w:szCs w:val="18"/>
                </w:rPr>
                <w:t xml:space="preserve">cellular metabolic process </w:t>
              </w:r>
            </w:ins>
          </w:p>
        </w:tc>
        <w:tc>
          <w:tcPr>
            <w:tcW w:w="394" w:type="pct"/>
            <w:tcBorders>
              <w:top w:val="nil"/>
              <w:left w:val="nil"/>
              <w:bottom w:val="nil"/>
              <w:right w:val="nil"/>
            </w:tcBorders>
            <w:shd w:val="clear" w:color="auto" w:fill="auto"/>
            <w:noWrap/>
            <w:vAlign w:val="bottom"/>
            <w:hideMark/>
          </w:tcPr>
          <w:p w14:paraId="20955651" w14:textId="77777777" w:rsidR="00491314" w:rsidRPr="00F7092D" w:rsidRDefault="00491314" w:rsidP="008B2D9C">
            <w:pPr>
              <w:spacing w:after="0" w:line="240" w:lineRule="auto"/>
              <w:jc w:val="center"/>
              <w:rPr>
                <w:ins w:id="3357" w:author="Jochum, Michael D." w:date="2021-08-05T14:16:00Z"/>
                <w:rFonts w:eastAsia="Times New Roman" w:cstheme="minorHAnsi"/>
                <w:color w:val="000000"/>
                <w:sz w:val="18"/>
                <w:szCs w:val="18"/>
              </w:rPr>
            </w:pPr>
            <w:ins w:id="3358" w:author="Jochum, Michael D." w:date="2021-08-05T14:16:00Z">
              <w:r w:rsidRPr="00F7092D">
                <w:rPr>
                  <w:rFonts w:eastAsia="Times New Roman" w:cstheme="minorHAnsi"/>
                  <w:color w:val="000000"/>
                  <w:sz w:val="18"/>
                  <w:szCs w:val="18"/>
                </w:rPr>
                <w:t>GO:0044237</w:t>
              </w:r>
            </w:ins>
          </w:p>
        </w:tc>
        <w:tc>
          <w:tcPr>
            <w:tcW w:w="817" w:type="pct"/>
            <w:tcBorders>
              <w:top w:val="nil"/>
              <w:left w:val="nil"/>
              <w:bottom w:val="nil"/>
              <w:right w:val="nil"/>
            </w:tcBorders>
            <w:shd w:val="clear" w:color="auto" w:fill="auto"/>
            <w:noWrap/>
            <w:vAlign w:val="bottom"/>
            <w:hideMark/>
          </w:tcPr>
          <w:p w14:paraId="1C1D1B20" w14:textId="77777777" w:rsidR="00491314" w:rsidRPr="00F7092D" w:rsidRDefault="00491314" w:rsidP="008B2D9C">
            <w:pPr>
              <w:spacing w:after="0" w:line="240" w:lineRule="auto"/>
              <w:jc w:val="center"/>
              <w:rPr>
                <w:ins w:id="3359" w:author="Jochum, Michael D." w:date="2021-08-05T14:16:00Z"/>
                <w:rFonts w:eastAsia="Times New Roman" w:cstheme="minorHAnsi"/>
                <w:color w:val="000000"/>
                <w:sz w:val="18"/>
                <w:szCs w:val="18"/>
              </w:rPr>
            </w:pPr>
            <w:ins w:id="336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3A648DC" w14:textId="77777777" w:rsidR="00491314" w:rsidRPr="00F7092D" w:rsidRDefault="00491314" w:rsidP="008B2D9C">
            <w:pPr>
              <w:spacing w:after="0" w:line="240" w:lineRule="auto"/>
              <w:jc w:val="center"/>
              <w:rPr>
                <w:ins w:id="3361" w:author="Jochum, Michael D." w:date="2021-08-05T14:16:00Z"/>
                <w:rFonts w:eastAsia="Times New Roman" w:cstheme="minorHAnsi"/>
                <w:color w:val="000000"/>
                <w:sz w:val="18"/>
                <w:szCs w:val="18"/>
              </w:rPr>
            </w:pPr>
            <w:ins w:id="3362"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3D45D62C" w14:textId="77777777" w:rsidR="00491314" w:rsidRPr="00F7092D" w:rsidRDefault="00491314" w:rsidP="008B2D9C">
            <w:pPr>
              <w:spacing w:after="0" w:line="240" w:lineRule="auto"/>
              <w:jc w:val="center"/>
              <w:rPr>
                <w:ins w:id="3363" w:author="Jochum, Michael D." w:date="2021-08-05T14:16:00Z"/>
                <w:rFonts w:eastAsia="Times New Roman" w:cstheme="minorHAnsi"/>
                <w:color w:val="000000"/>
                <w:sz w:val="18"/>
                <w:szCs w:val="18"/>
              </w:rPr>
            </w:pPr>
            <w:ins w:id="3364"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B361CF1" w14:textId="77777777" w:rsidR="00491314" w:rsidRPr="00F7092D" w:rsidRDefault="00491314" w:rsidP="008B2D9C">
            <w:pPr>
              <w:spacing w:after="0" w:line="240" w:lineRule="auto"/>
              <w:jc w:val="center"/>
              <w:rPr>
                <w:ins w:id="3365" w:author="Jochum, Michael D." w:date="2021-08-05T14:16:00Z"/>
                <w:rFonts w:eastAsia="Times New Roman" w:cstheme="minorHAnsi"/>
                <w:color w:val="000000"/>
                <w:sz w:val="18"/>
                <w:szCs w:val="18"/>
              </w:rPr>
            </w:pPr>
            <w:ins w:id="336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260123EB" w14:textId="77777777" w:rsidR="00491314" w:rsidRPr="00F7092D" w:rsidRDefault="00491314" w:rsidP="008B2D9C">
            <w:pPr>
              <w:spacing w:after="0" w:line="240" w:lineRule="auto"/>
              <w:jc w:val="center"/>
              <w:rPr>
                <w:ins w:id="3367" w:author="Jochum, Michael D." w:date="2021-08-05T14:16:00Z"/>
                <w:rFonts w:eastAsia="Times New Roman" w:cstheme="minorHAnsi"/>
                <w:color w:val="000000"/>
                <w:sz w:val="18"/>
                <w:szCs w:val="18"/>
              </w:rPr>
            </w:pPr>
            <w:ins w:id="3368" w:author="Jochum, Michael D." w:date="2021-08-05T14:16:00Z">
              <w:r w:rsidRPr="00F7092D">
                <w:rPr>
                  <w:rFonts w:eastAsia="Times New Roman" w:cstheme="minorHAnsi"/>
                  <w:color w:val="000000"/>
                  <w:sz w:val="18"/>
                  <w:szCs w:val="18"/>
                </w:rPr>
                <w:t>72.000</w:t>
              </w:r>
            </w:ins>
          </w:p>
        </w:tc>
        <w:tc>
          <w:tcPr>
            <w:tcW w:w="290" w:type="pct"/>
            <w:tcBorders>
              <w:top w:val="nil"/>
              <w:left w:val="nil"/>
              <w:bottom w:val="nil"/>
              <w:right w:val="nil"/>
            </w:tcBorders>
            <w:shd w:val="clear" w:color="auto" w:fill="auto"/>
            <w:noWrap/>
            <w:vAlign w:val="bottom"/>
            <w:hideMark/>
          </w:tcPr>
          <w:p w14:paraId="14CBA419" w14:textId="77777777" w:rsidR="00491314" w:rsidRPr="00F7092D" w:rsidRDefault="00491314" w:rsidP="008B2D9C">
            <w:pPr>
              <w:spacing w:after="0" w:line="240" w:lineRule="auto"/>
              <w:jc w:val="center"/>
              <w:rPr>
                <w:ins w:id="3369" w:author="Jochum, Michael D." w:date="2021-08-05T14:16:00Z"/>
                <w:rFonts w:eastAsia="Times New Roman" w:cstheme="minorHAnsi"/>
                <w:color w:val="000000"/>
                <w:sz w:val="18"/>
                <w:szCs w:val="18"/>
              </w:rPr>
            </w:pPr>
            <w:ins w:id="3370"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63630F9F" w14:textId="77777777" w:rsidR="00491314" w:rsidRPr="00F7092D" w:rsidRDefault="00491314" w:rsidP="008B2D9C">
            <w:pPr>
              <w:spacing w:after="0" w:line="240" w:lineRule="auto"/>
              <w:jc w:val="center"/>
              <w:rPr>
                <w:ins w:id="3371" w:author="Jochum, Michael D." w:date="2021-08-05T14:16:00Z"/>
                <w:rFonts w:eastAsia="Times New Roman" w:cstheme="minorHAnsi"/>
                <w:color w:val="000000"/>
                <w:sz w:val="18"/>
                <w:szCs w:val="18"/>
              </w:rPr>
            </w:pPr>
            <w:ins w:id="3372" w:author="Jochum, Michael D." w:date="2021-08-05T14:16:00Z">
              <w:r w:rsidRPr="00F7092D">
                <w:rPr>
                  <w:rFonts w:eastAsia="Times New Roman" w:cstheme="minorHAnsi"/>
                  <w:color w:val="000000"/>
                  <w:sz w:val="18"/>
                  <w:szCs w:val="18"/>
                </w:rPr>
                <w:t>0.000</w:t>
              </w:r>
            </w:ins>
          </w:p>
        </w:tc>
      </w:tr>
      <w:tr w:rsidR="00F7092D" w:rsidRPr="00F7092D" w14:paraId="7406228E" w14:textId="77777777" w:rsidTr="00491314">
        <w:trPr>
          <w:trHeight w:val="300"/>
          <w:ins w:id="3373" w:author="Jochum, Michael D." w:date="2021-08-05T14:16:00Z"/>
        </w:trPr>
        <w:tc>
          <w:tcPr>
            <w:tcW w:w="1955" w:type="pct"/>
            <w:tcBorders>
              <w:top w:val="nil"/>
              <w:left w:val="nil"/>
              <w:bottom w:val="nil"/>
              <w:right w:val="nil"/>
            </w:tcBorders>
            <w:shd w:val="clear" w:color="auto" w:fill="auto"/>
            <w:noWrap/>
            <w:vAlign w:val="bottom"/>
            <w:hideMark/>
          </w:tcPr>
          <w:p w14:paraId="496552EC" w14:textId="77777777" w:rsidR="00491314" w:rsidRPr="00F7092D" w:rsidRDefault="00491314" w:rsidP="008B2D9C">
            <w:pPr>
              <w:spacing w:after="0" w:line="240" w:lineRule="auto"/>
              <w:jc w:val="right"/>
              <w:rPr>
                <w:ins w:id="3374" w:author="Jochum, Michael D." w:date="2021-08-05T14:16:00Z"/>
                <w:rFonts w:eastAsia="Times New Roman" w:cstheme="minorHAnsi"/>
                <w:color w:val="000000"/>
                <w:sz w:val="18"/>
                <w:szCs w:val="18"/>
              </w:rPr>
            </w:pPr>
            <w:ins w:id="3375" w:author="Jochum, Michael D." w:date="2021-08-05T14:16:00Z">
              <w:r w:rsidRPr="00F7092D">
                <w:rPr>
                  <w:rFonts w:eastAsia="Times New Roman" w:cstheme="minorHAnsi"/>
                  <w:color w:val="000000"/>
                  <w:sz w:val="18"/>
                  <w:szCs w:val="18"/>
                </w:rPr>
                <w:t>modulation by symbiont of host process</w:t>
              </w:r>
            </w:ins>
          </w:p>
        </w:tc>
        <w:tc>
          <w:tcPr>
            <w:tcW w:w="394" w:type="pct"/>
            <w:tcBorders>
              <w:top w:val="nil"/>
              <w:left w:val="nil"/>
              <w:bottom w:val="nil"/>
              <w:right w:val="nil"/>
            </w:tcBorders>
            <w:shd w:val="clear" w:color="auto" w:fill="auto"/>
            <w:noWrap/>
            <w:vAlign w:val="bottom"/>
            <w:hideMark/>
          </w:tcPr>
          <w:p w14:paraId="4F2AFCED" w14:textId="77777777" w:rsidR="00491314" w:rsidRPr="00F7092D" w:rsidRDefault="00491314" w:rsidP="008B2D9C">
            <w:pPr>
              <w:spacing w:after="0" w:line="240" w:lineRule="auto"/>
              <w:jc w:val="center"/>
              <w:rPr>
                <w:ins w:id="3376" w:author="Jochum, Michael D." w:date="2021-08-05T14:16:00Z"/>
                <w:rFonts w:eastAsia="Times New Roman" w:cstheme="minorHAnsi"/>
                <w:color w:val="000000"/>
                <w:sz w:val="18"/>
                <w:szCs w:val="18"/>
              </w:rPr>
            </w:pPr>
            <w:ins w:id="3377" w:author="Jochum, Michael D." w:date="2021-08-05T14:16:00Z">
              <w:r w:rsidRPr="00F7092D">
                <w:rPr>
                  <w:rFonts w:eastAsia="Times New Roman" w:cstheme="minorHAnsi"/>
                  <w:color w:val="000000"/>
                  <w:sz w:val="18"/>
                  <w:szCs w:val="18"/>
                </w:rPr>
                <w:t>GO:0044003</w:t>
              </w:r>
            </w:ins>
          </w:p>
        </w:tc>
        <w:tc>
          <w:tcPr>
            <w:tcW w:w="817" w:type="pct"/>
            <w:tcBorders>
              <w:top w:val="nil"/>
              <w:left w:val="nil"/>
              <w:bottom w:val="nil"/>
              <w:right w:val="nil"/>
            </w:tcBorders>
            <w:shd w:val="clear" w:color="auto" w:fill="auto"/>
            <w:noWrap/>
            <w:vAlign w:val="bottom"/>
            <w:hideMark/>
          </w:tcPr>
          <w:p w14:paraId="3F35FE18" w14:textId="77777777" w:rsidR="00491314" w:rsidRPr="00F7092D" w:rsidRDefault="00491314" w:rsidP="008B2D9C">
            <w:pPr>
              <w:spacing w:after="0" w:line="240" w:lineRule="auto"/>
              <w:jc w:val="center"/>
              <w:rPr>
                <w:ins w:id="3378" w:author="Jochum, Michael D." w:date="2021-08-05T14:16:00Z"/>
                <w:rFonts w:eastAsia="Times New Roman" w:cstheme="minorHAnsi"/>
                <w:color w:val="000000"/>
                <w:sz w:val="18"/>
                <w:szCs w:val="18"/>
              </w:rPr>
            </w:pPr>
            <w:ins w:id="337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561AB13" w14:textId="77777777" w:rsidR="00491314" w:rsidRPr="00F7092D" w:rsidRDefault="00491314" w:rsidP="008B2D9C">
            <w:pPr>
              <w:spacing w:after="0" w:line="240" w:lineRule="auto"/>
              <w:jc w:val="center"/>
              <w:rPr>
                <w:ins w:id="3380" w:author="Jochum, Michael D." w:date="2021-08-05T14:16:00Z"/>
                <w:rFonts w:eastAsia="Times New Roman" w:cstheme="minorHAnsi"/>
                <w:color w:val="000000"/>
                <w:sz w:val="18"/>
                <w:szCs w:val="18"/>
              </w:rPr>
            </w:pPr>
            <w:ins w:id="3381"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EECAEE6" w14:textId="77777777" w:rsidR="00491314" w:rsidRPr="00F7092D" w:rsidRDefault="00491314" w:rsidP="008B2D9C">
            <w:pPr>
              <w:spacing w:after="0" w:line="240" w:lineRule="auto"/>
              <w:jc w:val="center"/>
              <w:rPr>
                <w:ins w:id="3382" w:author="Jochum, Michael D." w:date="2021-08-05T14:16:00Z"/>
                <w:rFonts w:eastAsia="Times New Roman" w:cstheme="minorHAnsi"/>
                <w:color w:val="000000"/>
                <w:sz w:val="18"/>
                <w:szCs w:val="18"/>
              </w:rPr>
            </w:pPr>
            <w:ins w:id="3383"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8FE93D5" w14:textId="77777777" w:rsidR="00491314" w:rsidRPr="00F7092D" w:rsidRDefault="00491314" w:rsidP="008B2D9C">
            <w:pPr>
              <w:spacing w:after="0" w:line="240" w:lineRule="auto"/>
              <w:jc w:val="center"/>
              <w:rPr>
                <w:ins w:id="3384" w:author="Jochum, Michael D." w:date="2021-08-05T14:16:00Z"/>
                <w:rFonts w:eastAsia="Times New Roman" w:cstheme="minorHAnsi"/>
                <w:color w:val="000000"/>
                <w:sz w:val="18"/>
                <w:szCs w:val="18"/>
              </w:rPr>
            </w:pPr>
            <w:ins w:id="338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97A29E6" w14:textId="77777777" w:rsidR="00491314" w:rsidRPr="00F7092D" w:rsidRDefault="00491314" w:rsidP="008B2D9C">
            <w:pPr>
              <w:spacing w:after="0" w:line="240" w:lineRule="auto"/>
              <w:jc w:val="center"/>
              <w:rPr>
                <w:ins w:id="3386" w:author="Jochum, Michael D." w:date="2021-08-05T14:16:00Z"/>
                <w:rFonts w:eastAsia="Times New Roman" w:cstheme="minorHAnsi"/>
                <w:color w:val="000000"/>
                <w:sz w:val="18"/>
                <w:szCs w:val="18"/>
              </w:rPr>
            </w:pPr>
            <w:ins w:id="3387"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7EA61605" w14:textId="77777777" w:rsidR="00491314" w:rsidRPr="00F7092D" w:rsidRDefault="00491314" w:rsidP="008B2D9C">
            <w:pPr>
              <w:spacing w:after="0" w:line="240" w:lineRule="auto"/>
              <w:jc w:val="center"/>
              <w:rPr>
                <w:ins w:id="3388" w:author="Jochum, Michael D." w:date="2021-08-05T14:16:00Z"/>
                <w:rFonts w:eastAsia="Times New Roman" w:cstheme="minorHAnsi"/>
                <w:color w:val="000000"/>
                <w:sz w:val="18"/>
                <w:szCs w:val="18"/>
              </w:rPr>
            </w:pPr>
            <w:ins w:id="3389"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44A7CA3B" w14:textId="77777777" w:rsidR="00491314" w:rsidRPr="00F7092D" w:rsidRDefault="00491314" w:rsidP="008B2D9C">
            <w:pPr>
              <w:spacing w:after="0" w:line="240" w:lineRule="auto"/>
              <w:jc w:val="center"/>
              <w:rPr>
                <w:ins w:id="3390" w:author="Jochum, Michael D." w:date="2021-08-05T14:16:00Z"/>
                <w:rFonts w:eastAsia="Times New Roman" w:cstheme="minorHAnsi"/>
                <w:color w:val="000000"/>
                <w:sz w:val="18"/>
                <w:szCs w:val="18"/>
              </w:rPr>
            </w:pPr>
            <w:ins w:id="3391" w:author="Jochum, Michael D." w:date="2021-08-05T14:16:00Z">
              <w:r w:rsidRPr="00F7092D">
                <w:rPr>
                  <w:rFonts w:eastAsia="Times New Roman" w:cstheme="minorHAnsi"/>
                  <w:color w:val="000000"/>
                  <w:sz w:val="18"/>
                  <w:szCs w:val="18"/>
                </w:rPr>
                <w:t>0.000</w:t>
              </w:r>
            </w:ins>
          </w:p>
        </w:tc>
      </w:tr>
      <w:tr w:rsidR="00F7092D" w:rsidRPr="00F7092D" w14:paraId="20A43D45" w14:textId="77777777" w:rsidTr="00491314">
        <w:trPr>
          <w:trHeight w:val="300"/>
          <w:ins w:id="3392" w:author="Jochum, Michael D." w:date="2021-08-05T14:16:00Z"/>
        </w:trPr>
        <w:tc>
          <w:tcPr>
            <w:tcW w:w="1955" w:type="pct"/>
            <w:tcBorders>
              <w:top w:val="nil"/>
              <w:left w:val="nil"/>
              <w:bottom w:val="nil"/>
              <w:right w:val="nil"/>
            </w:tcBorders>
            <w:shd w:val="clear" w:color="auto" w:fill="auto"/>
            <w:noWrap/>
            <w:vAlign w:val="bottom"/>
            <w:hideMark/>
          </w:tcPr>
          <w:p w14:paraId="2A689BB9" w14:textId="77777777" w:rsidR="00491314" w:rsidRPr="00F7092D" w:rsidRDefault="00491314" w:rsidP="008B2D9C">
            <w:pPr>
              <w:spacing w:after="0" w:line="240" w:lineRule="auto"/>
              <w:jc w:val="right"/>
              <w:rPr>
                <w:ins w:id="3393" w:author="Jochum, Michael D." w:date="2021-08-05T14:16:00Z"/>
                <w:rFonts w:eastAsia="Times New Roman" w:cstheme="minorHAnsi"/>
                <w:color w:val="000000"/>
                <w:sz w:val="18"/>
                <w:szCs w:val="18"/>
              </w:rPr>
            </w:pPr>
            <w:ins w:id="3394" w:author="Jochum, Michael D." w:date="2021-08-05T14:16:00Z">
              <w:r w:rsidRPr="00F7092D">
                <w:rPr>
                  <w:rFonts w:eastAsia="Times New Roman" w:cstheme="minorHAnsi"/>
                  <w:color w:val="000000"/>
                  <w:sz w:val="18"/>
                  <w:szCs w:val="18"/>
                </w:rPr>
                <w:t xml:space="preserve">modulation of process of </w:t>
              </w:r>
              <w:proofErr w:type="gramStart"/>
              <w:r w:rsidRPr="00F7092D">
                <w:rPr>
                  <w:rFonts w:eastAsia="Times New Roman" w:cstheme="minorHAnsi"/>
                  <w:color w:val="000000"/>
                  <w:sz w:val="18"/>
                  <w:szCs w:val="18"/>
                </w:rPr>
                <w:t>other</w:t>
              </w:r>
              <w:proofErr w:type="gramEnd"/>
              <w:r w:rsidRPr="00F7092D">
                <w:rPr>
                  <w:rFonts w:eastAsia="Times New Roman" w:cstheme="minorHAnsi"/>
                  <w:color w:val="000000"/>
                  <w:sz w:val="18"/>
                  <w:szCs w:val="18"/>
                </w:rPr>
                <w:t xml:space="preserve"> organism</w:t>
              </w:r>
            </w:ins>
          </w:p>
        </w:tc>
        <w:tc>
          <w:tcPr>
            <w:tcW w:w="394" w:type="pct"/>
            <w:tcBorders>
              <w:top w:val="nil"/>
              <w:left w:val="nil"/>
              <w:bottom w:val="nil"/>
              <w:right w:val="nil"/>
            </w:tcBorders>
            <w:shd w:val="clear" w:color="auto" w:fill="auto"/>
            <w:noWrap/>
            <w:vAlign w:val="bottom"/>
            <w:hideMark/>
          </w:tcPr>
          <w:p w14:paraId="0A2ABEAF" w14:textId="77777777" w:rsidR="00491314" w:rsidRPr="00F7092D" w:rsidRDefault="00491314" w:rsidP="008B2D9C">
            <w:pPr>
              <w:spacing w:after="0" w:line="240" w:lineRule="auto"/>
              <w:jc w:val="center"/>
              <w:rPr>
                <w:ins w:id="3395" w:author="Jochum, Michael D." w:date="2021-08-05T14:16:00Z"/>
                <w:rFonts w:eastAsia="Times New Roman" w:cstheme="minorHAnsi"/>
                <w:color w:val="000000"/>
                <w:sz w:val="18"/>
                <w:szCs w:val="18"/>
              </w:rPr>
            </w:pPr>
            <w:ins w:id="3396" w:author="Jochum, Michael D." w:date="2021-08-05T14:16:00Z">
              <w:r w:rsidRPr="00F7092D">
                <w:rPr>
                  <w:rFonts w:eastAsia="Times New Roman" w:cstheme="minorHAnsi"/>
                  <w:color w:val="000000"/>
                  <w:sz w:val="18"/>
                  <w:szCs w:val="18"/>
                </w:rPr>
                <w:t>GO:0035821</w:t>
              </w:r>
            </w:ins>
          </w:p>
        </w:tc>
        <w:tc>
          <w:tcPr>
            <w:tcW w:w="817" w:type="pct"/>
            <w:tcBorders>
              <w:top w:val="nil"/>
              <w:left w:val="nil"/>
              <w:bottom w:val="nil"/>
              <w:right w:val="nil"/>
            </w:tcBorders>
            <w:shd w:val="clear" w:color="auto" w:fill="auto"/>
            <w:noWrap/>
            <w:vAlign w:val="bottom"/>
            <w:hideMark/>
          </w:tcPr>
          <w:p w14:paraId="24E1F513" w14:textId="77777777" w:rsidR="00491314" w:rsidRPr="00F7092D" w:rsidRDefault="00491314" w:rsidP="008B2D9C">
            <w:pPr>
              <w:spacing w:after="0" w:line="240" w:lineRule="auto"/>
              <w:jc w:val="center"/>
              <w:rPr>
                <w:ins w:id="3397" w:author="Jochum, Michael D." w:date="2021-08-05T14:16:00Z"/>
                <w:rFonts w:eastAsia="Times New Roman" w:cstheme="minorHAnsi"/>
                <w:color w:val="000000"/>
                <w:sz w:val="18"/>
                <w:szCs w:val="18"/>
              </w:rPr>
            </w:pPr>
            <w:ins w:id="339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B83A7E8" w14:textId="77777777" w:rsidR="00491314" w:rsidRPr="00F7092D" w:rsidRDefault="00491314" w:rsidP="008B2D9C">
            <w:pPr>
              <w:spacing w:after="0" w:line="240" w:lineRule="auto"/>
              <w:jc w:val="center"/>
              <w:rPr>
                <w:ins w:id="3399" w:author="Jochum, Michael D." w:date="2021-08-05T14:16:00Z"/>
                <w:rFonts w:eastAsia="Times New Roman" w:cstheme="minorHAnsi"/>
                <w:color w:val="000000"/>
                <w:sz w:val="18"/>
                <w:szCs w:val="18"/>
              </w:rPr>
            </w:pPr>
            <w:ins w:id="3400"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4CD2621" w14:textId="77777777" w:rsidR="00491314" w:rsidRPr="00F7092D" w:rsidRDefault="00491314" w:rsidP="008B2D9C">
            <w:pPr>
              <w:spacing w:after="0" w:line="240" w:lineRule="auto"/>
              <w:jc w:val="center"/>
              <w:rPr>
                <w:ins w:id="3401" w:author="Jochum, Michael D." w:date="2021-08-05T14:16:00Z"/>
                <w:rFonts w:eastAsia="Times New Roman" w:cstheme="minorHAnsi"/>
                <w:color w:val="000000"/>
                <w:sz w:val="18"/>
                <w:szCs w:val="18"/>
              </w:rPr>
            </w:pPr>
            <w:ins w:id="3402"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D3C9854" w14:textId="77777777" w:rsidR="00491314" w:rsidRPr="00F7092D" w:rsidRDefault="00491314" w:rsidP="008B2D9C">
            <w:pPr>
              <w:spacing w:after="0" w:line="240" w:lineRule="auto"/>
              <w:jc w:val="center"/>
              <w:rPr>
                <w:ins w:id="3403" w:author="Jochum, Michael D." w:date="2021-08-05T14:16:00Z"/>
                <w:rFonts w:eastAsia="Times New Roman" w:cstheme="minorHAnsi"/>
                <w:color w:val="000000"/>
                <w:sz w:val="18"/>
                <w:szCs w:val="18"/>
              </w:rPr>
            </w:pPr>
            <w:ins w:id="340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8ACAE45" w14:textId="77777777" w:rsidR="00491314" w:rsidRPr="00F7092D" w:rsidRDefault="00491314" w:rsidP="008B2D9C">
            <w:pPr>
              <w:spacing w:after="0" w:line="240" w:lineRule="auto"/>
              <w:jc w:val="center"/>
              <w:rPr>
                <w:ins w:id="3405" w:author="Jochum, Michael D." w:date="2021-08-05T14:16:00Z"/>
                <w:rFonts w:eastAsia="Times New Roman" w:cstheme="minorHAnsi"/>
                <w:color w:val="000000"/>
                <w:sz w:val="18"/>
                <w:szCs w:val="18"/>
              </w:rPr>
            </w:pPr>
            <w:ins w:id="3406"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13A69284" w14:textId="77777777" w:rsidR="00491314" w:rsidRPr="00F7092D" w:rsidRDefault="00491314" w:rsidP="008B2D9C">
            <w:pPr>
              <w:spacing w:after="0" w:line="240" w:lineRule="auto"/>
              <w:jc w:val="center"/>
              <w:rPr>
                <w:ins w:id="3407" w:author="Jochum, Michael D." w:date="2021-08-05T14:16:00Z"/>
                <w:rFonts w:eastAsia="Times New Roman" w:cstheme="minorHAnsi"/>
                <w:color w:val="000000"/>
                <w:sz w:val="18"/>
                <w:szCs w:val="18"/>
              </w:rPr>
            </w:pPr>
            <w:ins w:id="3408"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84F98C2" w14:textId="77777777" w:rsidR="00491314" w:rsidRPr="00F7092D" w:rsidRDefault="00491314" w:rsidP="008B2D9C">
            <w:pPr>
              <w:spacing w:after="0" w:line="240" w:lineRule="auto"/>
              <w:jc w:val="center"/>
              <w:rPr>
                <w:ins w:id="3409" w:author="Jochum, Michael D." w:date="2021-08-05T14:16:00Z"/>
                <w:rFonts w:eastAsia="Times New Roman" w:cstheme="minorHAnsi"/>
                <w:color w:val="000000"/>
                <w:sz w:val="18"/>
                <w:szCs w:val="18"/>
              </w:rPr>
            </w:pPr>
            <w:ins w:id="3410" w:author="Jochum, Michael D." w:date="2021-08-05T14:16:00Z">
              <w:r w:rsidRPr="00F7092D">
                <w:rPr>
                  <w:rFonts w:eastAsia="Times New Roman" w:cstheme="minorHAnsi"/>
                  <w:color w:val="000000"/>
                  <w:sz w:val="18"/>
                  <w:szCs w:val="18"/>
                </w:rPr>
                <w:t>0.000</w:t>
              </w:r>
            </w:ins>
          </w:p>
        </w:tc>
      </w:tr>
      <w:tr w:rsidR="00F7092D" w:rsidRPr="00F7092D" w14:paraId="0351DA1C" w14:textId="77777777" w:rsidTr="00491314">
        <w:trPr>
          <w:trHeight w:val="300"/>
          <w:ins w:id="3411" w:author="Jochum, Michael D." w:date="2021-08-05T14:16:00Z"/>
        </w:trPr>
        <w:tc>
          <w:tcPr>
            <w:tcW w:w="1955" w:type="pct"/>
            <w:tcBorders>
              <w:top w:val="nil"/>
              <w:left w:val="nil"/>
              <w:bottom w:val="nil"/>
              <w:right w:val="nil"/>
            </w:tcBorders>
            <w:shd w:val="clear" w:color="auto" w:fill="auto"/>
            <w:noWrap/>
            <w:vAlign w:val="bottom"/>
            <w:hideMark/>
          </w:tcPr>
          <w:p w14:paraId="57CF3E08" w14:textId="77777777" w:rsidR="00491314" w:rsidRPr="00F7092D" w:rsidRDefault="00491314" w:rsidP="008B2D9C">
            <w:pPr>
              <w:spacing w:after="0" w:line="240" w:lineRule="auto"/>
              <w:jc w:val="right"/>
              <w:rPr>
                <w:ins w:id="3412" w:author="Jochum, Michael D." w:date="2021-08-05T14:16:00Z"/>
                <w:rFonts w:eastAsia="Times New Roman" w:cstheme="minorHAnsi"/>
                <w:color w:val="000000"/>
                <w:sz w:val="18"/>
                <w:szCs w:val="18"/>
              </w:rPr>
            </w:pPr>
            <w:ins w:id="3413" w:author="Jochum, Michael D." w:date="2021-08-05T14:16:00Z">
              <w:r w:rsidRPr="00F7092D">
                <w:rPr>
                  <w:rFonts w:eastAsia="Times New Roman" w:cstheme="minorHAnsi"/>
                  <w:color w:val="000000"/>
                  <w:sz w:val="18"/>
                  <w:szCs w:val="18"/>
                </w:rPr>
                <w:t>modulation of process of other organism involved in symbiotic interaction</w:t>
              </w:r>
            </w:ins>
          </w:p>
        </w:tc>
        <w:tc>
          <w:tcPr>
            <w:tcW w:w="394" w:type="pct"/>
            <w:tcBorders>
              <w:top w:val="nil"/>
              <w:left w:val="nil"/>
              <w:bottom w:val="nil"/>
              <w:right w:val="nil"/>
            </w:tcBorders>
            <w:shd w:val="clear" w:color="auto" w:fill="auto"/>
            <w:noWrap/>
            <w:vAlign w:val="bottom"/>
            <w:hideMark/>
          </w:tcPr>
          <w:p w14:paraId="448B9B10" w14:textId="77777777" w:rsidR="00491314" w:rsidRPr="00F7092D" w:rsidRDefault="00491314" w:rsidP="008B2D9C">
            <w:pPr>
              <w:spacing w:after="0" w:line="240" w:lineRule="auto"/>
              <w:jc w:val="center"/>
              <w:rPr>
                <w:ins w:id="3414" w:author="Jochum, Michael D." w:date="2021-08-05T14:16:00Z"/>
                <w:rFonts w:eastAsia="Times New Roman" w:cstheme="minorHAnsi"/>
                <w:color w:val="000000"/>
                <w:sz w:val="18"/>
                <w:szCs w:val="18"/>
              </w:rPr>
            </w:pPr>
            <w:ins w:id="3415" w:author="Jochum, Michael D." w:date="2021-08-05T14:16:00Z">
              <w:r w:rsidRPr="00F7092D">
                <w:rPr>
                  <w:rFonts w:eastAsia="Times New Roman" w:cstheme="minorHAnsi"/>
                  <w:color w:val="000000"/>
                  <w:sz w:val="18"/>
                  <w:szCs w:val="18"/>
                </w:rPr>
                <w:t>GO:0051817</w:t>
              </w:r>
            </w:ins>
          </w:p>
        </w:tc>
        <w:tc>
          <w:tcPr>
            <w:tcW w:w="817" w:type="pct"/>
            <w:tcBorders>
              <w:top w:val="nil"/>
              <w:left w:val="nil"/>
              <w:bottom w:val="nil"/>
              <w:right w:val="nil"/>
            </w:tcBorders>
            <w:shd w:val="clear" w:color="auto" w:fill="auto"/>
            <w:noWrap/>
            <w:vAlign w:val="bottom"/>
            <w:hideMark/>
          </w:tcPr>
          <w:p w14:paraId="3AC88CB4" w14:textId="77777777" w:rsidR="00491314" w:rsidRPr="00F7092D" w:rsidRDefault="00491314" w:rsidP="008B2D9C">
            <w:pPr>
              <w:spacing w:after="0" w:line="240" w:lineRule="auto"/>
              <w:jc w:val="center"/>
              <w:rPr>
                <w:ins w:id="3416" w:author="Jochum, Michael D." w:date="2021-08-05T14:16:00Z"/>
                <w:rFonts w:eastAsia="Times New Roman" w:cstheme="minorHAnsi"/>
                <w:color w:val="000000"/>
                <w:sz w:val="18"/>
                <w:szCs w:val="18"/>
              </w:rPr>
            </w:pPr>
            <w:ins w:id="341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ACAB1B4" w14:textId="77777777" w:rsidR="00491314" w:rsidRPr="00F7092D" w:rsidRDefault="00491314" w:rsidP="008B2D9C">
            <w:pPr>
              <w:spacing w:after="0" w:line="240" w:lineRule="auto"/>
              <w:jc w:val="center"/>
              <w:rPr>
                <w:ins w:id="3418" w:author="Jochum, Michael D." w:date="2021-08-05T14:16:00Z"/>
                <w:rFonts w:eastAsia="Times New Roman" w:cstheme="minorHAnsi"/>
                <w:color w:val="000000"/>
                <w:sz w:val="18"/>
                <w:szCs w:val="18"/>
              </w:rPr>
            </w:pPr>
            <w:ins w:id="3419"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0D1017D7" w14:textId="77777777" w:rsidR="00491314" w:rsidRPr="00F7092D" w:rsidRDefault="00491314" w:rsidP="008B2D9C">
            <w:pPr>
              <w:spacing w:after="0" w:line="240" w:lineRule="auto"/>
              <w:jc w:val="center"/>
              <w:rPr>
                <w:ins w:id="3420" w:author="Jochum, Michael D." w:date="2021-08-05T14:16:00Z"/>
                <w:rFonts w:eastAsia="Times New Roman" w:cstheme="minorHAnsi"/>
                <w:color w:val="000000"/>
                <w:sz w:val="18"/>
                <w:szCs w:val="18"/>
              </w:rPr>
            </w:pPr>
            <w:ins w:id="3421"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D6F5797" w14:textId="77777777" w:rsidR="00491314" w:rsidRPr="00F7092D" w:rsidRDefault="00491314" w:rsidP="008B2D9C">
            <w:pPr>
              <w:spacing w:after="0" w:line="240" w:lineRule="auto"/>
              <w:jc w:val="center"/>
              <w:rPr>
                <w:ins w:id="3422" w:author="Jochum, Michael D." w:date="2021-08-05T14:16:00Z"/>
                <w:rFonts w:eastAsia="Times New Roman" w:cstheme="minorHAnsi"/>
                <w:color w:val="000000"/>
                <w:sz w:val="18"/>
                <w:szCs w:val="18"/>
              </w:rPr>
            </w:pPr>
            <w:ins w:id="342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3801671" w14:textId="77777777" w:rsidR="00491314" w:rsidRPr="00F7092D" w:rsidRDefault="00491314" w:rsidP="008B2D9C">
            <w:pPr>
              <w:spacing w:after="0" w:line="240" w:lineRule="auto"/>
              <w:jc w:val="center"/>
              <w:rPr>
                <w:ins w:id="3424" w:author="Jochum, Michael D." w:date="2021-08-05T14:16:00Z"/>
                <w:rFonts w:eastAsia="Times New Roman" w:cstheme="minorHAnsi"/>
                <w:color w:val="000000"/>
                <w:sz w:val="18"/>
                <w:szCs w:val="18"/>
              </w:rPr>
            </w:pPr>
            <w:ins w:id="3425"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13E9DE0C" w14:textId="77777777" w:rsidR="00491314" w:rsidRPr="00F7092D" w:rsidRDefault="00491314" w:rsidP="008B2D9C">
            <w:pPr>
              <w:spacing w:after="0" w:line="240" w:lineRule="auto"/>
              <w:jc w:val="center"/>
              <w:rPr>
                <w:ins w:id="3426" w:author="Jochum, Michael D." w:date="2021-08-05T14:16:00Z"/>
                <w:rFonts w:eastAsia="Times New Roman" w:cstheme="minorHAnsi"/>
                <w:color w:val="000000"/>
                <w:sz w:val="18"/>
                <w:szCs w:val="18"/>
              </w:rPr>
            </w:pPr>
            <w:ins w:id="3427"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DF8228B" w14:textId="77777777" w:rsidR="00491314" w:rsidRPr="00F7092D" w:rsidRDefault="00491314" w:rsidP="008B2D9C">
            <w:pPr>
              <w:spacing w:after="0" w:line="240" w:lineRule="auto"/>
              <w:jc w:val="center"/>
              <w:rPr>
                <w:ins w:id="3428" w:author="Jochum, Michael D." w:date="2021-08-05T14:16:00Z"/>
                <w:rFonts w:eastAsia="Times New Roman" w:cstheme="minorHAnsi"/>
                <w:color w:val="000000"/>
                <w:sz w:val="18"/>
                <w:szCs w:val="18"/>
              </w:rPr>
            </w:pPr>
            <w:ins w:id="3429" w:author="Jochum, Michael D." w:date="2021-08-05T14:16:00Z">
              <w:r w:rsidRPr="00F7092D">
                <w:rPr>
                  <w:rFonts w:eastAsia="Times New Roman" w:cstheme="minorHAnsi"/>
                  <w:color w:val="000000"/>
                  <w:sz w:val="18"/>
                  <w:szCs w:val="18"/>
                </w:rPr>
                <w:t>0.000</w:t>
              </w:r>
            </w:ins>
          </w:p>
        </w:tc>
      </w:tr>
      <w:tr w:rsidR="00F7092D" w:rsidRPr="00F7092D" w14:paraId="69296586" w14:textId="77777777" w:rsidTr="00491314">
        <w:trPr>
          <w:trHeight w:val="300"/>
          <w:ins w:id="3430" w:author="Jochum, Michael D." w:date="2021-08-05T14:16:00Z"/>
        </w:trPr>
        <w:tc>
          <w:tcPr>
            <w:tcW w:w="1955" w:type="pct"/>
            <w:tcBorders>
              <w:top w:val="nil"/>
              <w:left w:val="nil"/>
              <w:bottom w:val="nil"/>
              <w:right w:val="nil"/>
            </w:tcBorders>
            <w:shd w:val="clear" w:color="auto" w:fill="auto"/>
            <w:noWrap/>
            <w:vAlign w:val="bottom"/>
            <w:hideMark/>
          </w:tcPr>
          <w:p w14:paraId="76290CB5" w14:textId="77777777" w:rsidR="00491314" w:rsidRPr="00F7092D" w:rsidRDefault="00491314" w:rsidP="008B2D9C">
            <w:pPr>
              <w:spacing w:after="0" w:line="240" w:lineRule="auto"/>
              <w:jc w:val="right"/>
              <w:rPr>
                <w:ins w:id="3431" w:author="Jochum, Michael D." w:date="2021-08-05T14:16:00Z"/>
                <w:rFonts w:eastAsia="Times New Roman" w:cstheme="minorHAnsi"/>
                <w:color w:val="000000"/>
                <w:sz w:val="18"/>
                <w:szCs w:val="18"/>
              </w:rPr>
            </w:pPr>
            <w:ins w:id="3432" w:author="Jochum, Michael D." w:date="2021-08-05T14:16:00Z">
              <w:r w:rsidRPr="00F7092D">
                <w:rPr>
                  <w:rFonts w:eastAsia="Times New Roman" w:cstheme="minorHAnsi"/>
                  <w:color w:val="000000"/>
                  <w:sz w:val="18"/>
                  <w:szCs w:val="18"/>
                </w:rPr>
                <w:t>hydrolase activity</w:t>
              </w:r>
            </w:ins>
          </w:p>
        </w:tc>
        <w:tc>
          <w:tcPr>
            <w:tcW w:w="394" w:type="pct"/>
            <w:tcBorders>
              <w:top w:val="nil"/>
              <w:left w:val="nil"/>
              <w:bottom w:val="nil"/>
              <w:right w:val="nil"/>
            </w:tcBorders>
            <w:shd w:val="clear" w:color="auto" w:fill="auto"/>
            <w:noWrap/>
            <w:vAlign w:val="bottom"/>
            <w:hideMark/>
          </w:tcPr>
          <w:p w14:paraId="1FD95FDD" w14:textId="77777777" w:rsidR="00491314" w:rsidRPr="00F7092D" w:rsidRDefault="00491314" w:rsidP="008B2D9C">
            <w:pPr>
              <w:spacing w:after="0" w:line="240" w:lineRule="auto"/>
              <w:jc w:val="center"/>
              <w:rPr>
                <w:ins w:id="3433" w:author="Jochum, Michael D." w:date="2021-08-05T14:16:00Z"/>
                <w:rFonts w:eastAsia="Times New Roman" w:cstheme="minorHAnsi"/>
                <w:color w:val="000000"/>
                <w:sz w:val="18"/>
                <w:szCs w:val="18"/>
              </w:rPr>
            </w:pPr>
            <w:ins w:id="3434" w:author="Jochum, Michael D." w:date="2021-08-05T14:16:00Z">
              <w:r w:rsidRPr="00F7092D">
                <w:rPr>
                  <w:rFonts w:eastAsia="Times New Roman" w:cstheme="minorHAnsi"/>
                  <w:color w:val="000000"/>
                  <w:sz w:val="18"/>
                  <w:szCs w:val="18"/>
                </w:rPr>
                <w:t>GO:0016787</w:t>
              </w:r>
            </w:ins>
          </w:p>
        </w:tc>
        <w:tc>
          <w:tcPr>
            <w:tcW w:w="817" w:type="pct"/>
            <w:tcBorders>
              <w:top w:val="nil"/>
              <w:left w:val="nil"/>
              <w:bottom w:val="nil"/>
              <w:right w:val="nil"/>
            </w:tcBorders>
            <w:shd w:val="clear" w:color="auto" w:fill="auto"/>
            <w:noWrap/>
            <w:vAlign w:val="bottom"/>
            <w:hideMark/>
          </w:tcPr>
          <w:p w14:paraId="713F5F40" w14:textId="77777777" w:rsidR="00491314" w:rsidRPr="00F7092D" w:rsidRDefault="00491314" w:rsidP="008B2D9C">
            <w:pPr>
              <w:spacing w:after="0" w:line="240" w:lineRule="auto"/>
              <w:jc w:val="center"/>
              <w:rPr>
                <w:ins w:id="3435" w:author="Jochum, Michael D." w:date="2021-08-05T14:16:00Z"/>
                <w:rFonts w:eastAsia="Times New Roman" w:cstheme="minorHAnsi"/>
                <w:color w:val="000000"/>
                <w:sz w:val="18"/>
                <w:szCs w:val="18"/>
              </w:rPr>
            </w:pPr>
            <w:ins w:id="343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735FC68" w14:textId="77777777" w:rsidR="00491314" w:rsidRPr="00F7092D" w:rsidRDefault="00491314" w:rsidP="008B2D9C">
            <w:pPr>
              <w:spacing w:after="0" w:line="240" w:lineRule="auto"/>
              <w:jc w:val="center"/>
              <w:rPr>
                <w:ins w:id="3437" w:author="Jochum, Michael D." w:date="2021-08-05T14:16:00Z"/>
                <w:rFonts w:eastAsia="Times New Roman" w:cstheme="minorHAnsi"/>
                <w:color w:val="000000"/>
                <w:sz w:val="18"/>
                <w:szCs w:val="18"/>
              </w:rPr>
            </w:pPr>
            <w:ins w:id="3438"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D20F9D2" w14:textId="77777777" w:rsidR="00491314" w:rsidRPr="00F7092D" w:rsidRDefault="00491314" w:rsidP="008B2D9C">
            <w:pPr>
              <w:spacing w:after="0" w:line="240" w:lineRule="auto"/>
              <w:jc w:val="center"/>
              <w:rPr>
                <w:ins w:id="3439" w:author="Jochum, Michael D." w:date="2021-08-05T14:16:00Z"/>
                <w:rFonts w:eastAsia="Times New Roman" w:cstheme="minorHAnsi"/>
                <w:color w:val="000000"/>
                <w:sz w:val="18"/>
                <w:szCs w:val="18"/>
              </w:rPr>
            </w:pPr>
            <w:ins w:id="3440"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51CD789" w14:textId="77777777" w:rsidR="00491314" w:rsidRPr="00F7092D" w:rsidRDefault="00491314" w:rsidP="008B2D9C">
            <w:pPr>
              <w:spacing w:after="0" w:line="240" w:lineRule="auto"/>
              <w:jc w:val="center"/>
              <w:rPr>
                <w:ins w:id="3441" w:author="Jochum, Michael D." w:date="2021-08-05T14:16:00Z"/>
                <w:rFonts w:eastAsia="Times New Roman" w:cstheme="minorHAnsi"/>
                <w:color w:val="000000"/>
                <w:sz w:val="18"/>
                <w:szCs w:val="18"/>
              </w:rPr>
            </w:pPr>
            <w:ins w:id="344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E859256" w14:textId="77777777" w:rsidR="00491314" w:rsidRPr="00F7092D" w:rsidRDefault="00491314" w:rsidP="008B2D9C">
            <w:pPr>
              <w:spacing w:after="0" w:line="240" w:lineRule="auto"/>
              <w:jc w:val="center"/>
              <w:rPr>
                <w:ins w:id="3443" w:author="Jochum, Michael D." w:date="2021-08-05T14:16:00Z"/>
                <w:rFonts w:eastAsia="Times New Roman" w:cstheme="minorHAnsi"/>
                <w:color w:val="000000"/>
                <w:sz w:val="18"/>
                <w:szCs w:val="18"/>
              </w:rPr>
            </w:pPr>
            <w:ins w:id="3444" w:author="Jochum, Michael D." w:date="2021-08-05T14:16:00Z">
              <w:r w:rsidRPr="00F7092D">
                <w:rPr>
                  <w:rFonts w:eastAsia="Times New Roman" w:cstheme="minorHAnsi"/>
                  <w:color w:val="000000"/>
                  <w:sz w:val="18"/>
                  <w:szCs w:val="18"/>
                </w:rPr>
                <w:t>69.000</w:t>
              </w:r>
            </w:ins>
          </w:p>
        </w:tc>
        <w:tc>
          <w:tcPr>
            <w:tcW w:w="290" w:type="pct"/>
            <w:tcBorders>
              <w:top w:val="nil"/>
              <w:left w:val="nil"/>
              <w:bottom w:val="nil"/>
              <w:right w:val="nil"/>
            </w:tcBorders>
            <w:shd w:val="clear" w:color="auto" w:fill="auto"/>
            <w:noWrap/>
            <w:vAlign w:val="bottom"/>
            <w:hideMark/>
          </w:tcPr>
          <w:p w14:paraId="754BD8D6" w14:textId="77777777" w:rsidR="00491314" w:rsidRPr="00F7092D" w:rsidRDefault="00491314" w:rsidP="008B2D9C">
            <w:pPr>
              <w:spacing w:after="0" w:line="240" w:lineRule="auto"/>
              <w:jc w:val="center"/>
              <w:rPr>
                <w:ins w:id="3445" w:author="Jochum, Michael D." w:date="2021-08-05T14:16:00Z"/>
                <w:rFonts w:eastAsia="Times New Roman" w:cstheme="minorHAnsi"/>
                <w:color w:val="000000"/>
                <w:sz w:val="18"/>
                <w:szCs w:val="18"/>
              </w:rPr>
            </w:pPr>
            <w:ins w:id="3446"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9CA83A6" w14:textId="77777777" w:rsidR="00491314" w:rsidRPr="00F7092D" w:rsidRDefault="00491314" w:rsidP="008B2D9C">
            <w:pPr>
              <w:spacing w:after="0" w:line="240" w:lineRule="auto"/>
              <w:jc w:val="center"/>
              <w:rPr>
                <w:ins w:id="3447" w:author="Jochum, Michael D." w:date="2021-08-05T14:16:00Z"/>
                <w:rFonts w:eastAsia="Times New Roman" w:cstheme="minorHAnsi"/>
                <w:color w:val="000000"/>
                <w:sz w:val="18"/>
                <w:szCs w:val="18"/>
              </w:rPr>
            </w:pPr>
            <w:ins w:id="3448" w:author="Jochum, Michael D." w:date="2021-08-05T14:16:00Z">
              <w:r w:rsidRPr="00F7092D">
                <w:rPr>
                  <w:rFonts w:eastAsia="Times New Roman" w:cstheme="minorHAnsi"/>
                  <w:color w:val="000000"/>
                  <w:sz w:val="18"/>
                  <w:szCs w:val="18"/>
                </w:rPr>
                <w:t>0.000</w:t>
              </w:r>
            </w:ins>
          </w:p>
        </w:tc>
      </w:tr>
      <w:tr w:rsidR="00F7092D" w:rsidRPr="00F7092D" w14:paraId="381D8102" w14:textId="77777777" w:rsidTr="00491314">
        <w:trPr>
          <w:trHeight w:val="300"/>
          <w:ins w:id="3449" w:author="Jochum, Michael D." w:date="2021-08-05T14:16:00Z"/>
        </w:trPr>
        <w:tc>
          <w:tcPr>
            <w:tcW w:w="1955" w:type="pct"/>
            <w:tcBorders>
              <w:top w:val="nil"/>
              <w:left w:val="nil"/>
              <w:bottom w:val="nil"/>
              <w:right w:val="nil"/>
            </w:tcBorders>
            <w:shd w:val="clear" w:color="auto" w:fill="auto"/>
            <w:noWrap/>
            <w:vAlign w:val="bottom"/>
            <w:hideMark/>
          </w:tcPr>
          <w:p w14:paraId="7428A702" w14:textId="77777777" w:rsidR="00491314" w:rsidRPr="00F7092D" w:rsidRDefault="00491314" w:rsidP="008B2D9C">
            <w:pPr>
              <w:spacing w:after="0" w:line="240" w:lineRule="auto"/>
              <w:jc w:val="right"/>
              <w:rPr>
                <w:ins w:id="3450" w:author="Jochum, Michael D." w:date="2021-08-05T14:16:00Z"/>
                <w:rFonts w:eastAsia="Times New Roman" w:cstheme="minorHAnsi"/>
                <w:color w:val="000000"/>
                <w:sz w:val="18"/>
                <w:szCs w:val="18"/>
              </w:rPr>
            </w:pPr>
            <w:ins w:id="3451" w:author="Jochum, Michael D." w:date="2021-08-05T14:16:00Z">
              <w:r w:rsidRPr="00F7092D">
                <w:rPr>
                  <w:rFonts w:eastAsia="Times New Roman" w:cstheme="minorHAnsi"/>
                  <w:color w:val="000000"/>
                  <w:sz w:val="18"/>
                  <w:szCs w:val="18"/>
                </w:rPr>
                <w:t xml:space="preserve">interaction with host </w:t>
              </w:r>
            </w:ins>
          </w:p>
        </w:tc>
        <w:tc>
          <w:tcPr>
            <w:tcW w:w="394" w:type="pct"/>
            <w:tcBorders>
              <w:top w:val="nil"/>
              <w:left w:val="nil"/>
              <w:bottom w:val="nil"/>
              <w:right w:val="nil"/>
            </w:tcBorders>
            <w:shd w:val="clear" w:color="auto" w:fill="auto"/>
            <w:noWrap/>
            <w:vAlign w:val="bottom"/>
            <w:hideMark/>
          </w:tcPr>
          <w:p w14:paraId="569BF60E" w14:textId="77777777" w:rsidR="00491314" w:rsidRPr="00F7092D" w:rsidRDefault="00491314" w:rsidP="008B2D9C">
            <w:pPr>
              <w:spacing w:after="0" w:line="240" w:lineRule="auto"/>
              <w:jc w:val="center"/>
              <w:rPr>
                <w:ins w:id="3452" w:author="Jochum, Michael D." w:date="2021-08-05T14:16:00Z"/>
                <w:rFonts w:eastAsia="Times New Roman" w:cstheme="minorHAnsi"/>
                <w:color w:val="000000"/>
                <w:sz w:val="18"/>
                <w:szCs w:val="18"/>
              </w:rPr>
            </w:pPr>
            <w:ins w:id="3453" w:author="Jochum, Michael D." w:date="2021-08-05T14:16:00Z">
              <w:r w:rsidRPr="00F7092D">
                <w:rPr>
                  <w:rFonts w:eastAsia="Times New Roman" w:cstheme="minorHAnsi"/>
                  <w:color w:val="000000"/>
                  <w:sz w:val="18"/>
                  <w:szCs w:val="18"/>
                </w:rPr>
                <w:t>GO:0051701</w:t>
              </w:r>
            </w:ins>
          </w:p>
        </w:tc>
        <w:tc>
          <w:tcPr>
            <w:tcW w:w="817" w:type="pct"/>
            <w:tcBorders>
              <w:top w:val="nil"/>
              <w:left w:val="nil"/>
              <w:bottom w:val="nil"/>
              <w:right w:val="nil"/>
            </w:tcBorders>
            <w:shd w:val="clear" w:color="auto" w:fill="auto"/>
            <w:noWrap/>
            <w:vAlign w:val="bottom"/>
            <w:hideMark/>
          </w:tcPr>
          <w:p w14:paraId="383B5A84" w14:textId="77777777" w:rsidR="00491314" w:rsidRPr="00F7092D" w:rsidRDefault="00491314" w:rsidP="008B2D9C">
            <w:pPr>
              <w:spacing w:after="0" w:line="240" w:lineRule="auto"/>
              <w:jc w:val="center"/>
              <w:rPr>
                <w:ins w:id="3454" w:author="Jochum, Michael D." w:date="2021-08-05T14:16:00Z"/>
                <w:rFonts w:eastAsia="Times New Roman" w:cstheme="minorHAnsi"/>
                <w:color w:val="000000"/>
                <w:sz w:val="18"/>
                <w:szCs w:val="18"/>
              </w:rPr>
            </w:pPr>
            <w:ins w:id="345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80C5537" w14:textId="77777777" w:rsidR="00491314" w:rsidRPr="00F7092D" w:rsidRDefault="00491314" w:rsidP="008B2D9C">
            <w:pPr>
              <w:spacing w:after="0" w:line="240" w:lineRule="auto"/>
              <w:jc w:val="center"/>
              <w:rPr>
                <w:ins w:id="3456" w:author="Jochum, Michael D." w:date="2021-08-05T14:16:00Z"/>
                <w:rFonts w:eastAsia="Times New Roman" w:cstheme="minorHAnsi"/>
                <w:color w:val="000000"/>
                <w:sz w:val="18"/>
                <w:szCs w:val="18"/>
              </w:rPr>
            </w:pPr>
            <w:ins w:id="3457"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6C2E01F5" w14:textId="77777777" w:rsidR="00491314" w:rsidRPr="00F7092D" w:rsidRDefault="00491314" w:rsidP="008B2D9C">
            <w:pPr>
              <w:spacing w:after="0" w:line="240" w:lineRule="auto"/>
              <w:jc w:val="center"/>
              <w:rPr>
                <w:ins w:id="3458" w:author="Jochum, Michael D." w:date="2021-08-05T14:16:00Z"/>
                <w:rFonts w:eastAsia="Times New Roman" w:cstheme="minorHAnsi"/>
                <w:color w:val="000000"/>
                <w:sz w:val="18"/>
                <w:szCs w:val="18"/>
              </w:rPr>
            </w:pPr>
            <w:ins w:id="3459"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C0E122F" w14:textId="77777777" w:rsidR="00491314" w:rsidRPr="00F7092D" w:rsidRDefault="00491314" w:rsidP="008B2D9C">
            <w:pPr>
              <w:spacing w:after="0" w:line="240" w:lineRule="auto"/>
              <w:jc w:val="center"/>
              <w:rPr>
                <w:ins w:id="3460" w:author="Jochum, Michael D." w:date="2021-08-05T14:16:00Z"/>
                <w:rFonts w:eastAsia="Times New Roman" w:cstheme="minorHAnsi"/>
                <w:color w:val="000000"/>
                <w:sz w:val="18"/>
                <w:szCs w:val="18"/>
              </w:rPr>
            </w:pPr>
            <w:ins w:id="346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2DC6A6C" w14:textId="77777777" w:rsidR="00491314" w:rsidRPr="00F7092D" w:rsidRDefault="00491314" w:rsidP="008B2D9C">
            <w:pPr>
              <w:spacing w:after="0" w:line="240" w:lineRule="auto"/>
              <w:jc w:val="center"/>
              <w:rPr>
                <w:ins w:id="3462" w:author="Jochum, Michael D." w:date="2021-08-05T14:16:00Z"/>
                <w:rFonts w:eastAsia="Times New Roman" w:cstheme="minorHAnsi"/>
                <w:color w:val="000000"/>
                <w:sz w:val="18"/>
                <w:szCs w:val="18"/>
              </w:rPr>
            </w:pPr>
            <w:ins w:id="3463" w:author="Jochum, Michael D." w:date="2021-08-05T14:16:00Z">
              <w:r w:rsidRPr="00F7092D">
                <w:rPr>
                  <w:rFonts w:eastAsia="Times New Roman" w:cstheme="minorHAnsi"/>
                  <w:color w:val="000000"/>
                  <w:sz w:val="18"/>
                  <w:szCs w:val="18"/>
                </w:rPr>
                <w:t>20.000</w:t>
              </w:r>
            </w:ins>
          </w:p>
        </w:tc>
        <w:tc>
          <w:tcPr>
            <w:tcW w:w="290" w:type="pct"/>
            <w:tcBorders>
              <w:top w:val="nil"/>
              <w:left w:val="nil"/>
              <w:bottom w:val="nil"/>
              <w:right w:val="nil"/>
            </w:tcBorders>
            <w:shd w:val="clear" w:color="auto" w:fill="auto"/>
            <w:noWrap/>
            <w:vAlign w:val="bottom"/>
            <w:hideMark/>
          </w:tcPr>
          <w:p w14:paraId="5CEB6070" w14:textId="77777777" w:rsidR="00491314" w:rsidRPr="00F7092D" w:rsidRDefault="00491314" w:rsidP="008B2D9C">
            <w:pPr>
              <w:spacing w:after="0" w:line="240" w:lineRule="auto"/>
              <w:jc w:val="center"/>
              <w:rPr>
                <w:ins w:id="3464" w:author="Jochum, Michael D." w:date="2021-08-05T14:16:00Z"/>
                <w:rFonts w:eastAsia="Times New Roman" w:cstheme="minorHAnsi"/>
                <w:color w:val="000000"/>
                <w:sz w:val="18"/>
                <w:szCs w:val="18"/>
              </w:rPr>
            </w:pPr>
            <w:ins w:id="3465"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4CDF932A" w14:textId="77777777" w:rsidR="00491314" w:rsidRPr="00F7092D" w:rsidRDefault="00491314" w:rsidP="008B2D9C">
            <w:pPr>
              <w:spacing w:after="0" w:line="240" w:lineRule="auto"/>
              <w:jc w:val="center"/>
              <w:rPr>
                <w:ins w:id="3466" w:author="Jochum, Michael D." w:date="2021-08-05T14:16:00Z"/>
                <w:rFonts w:eastAsia="Times New Roman" w:cstheme="minorHAnsi"/>
                <w:color w:val="000000"/>
                <w:sz w:val="18"/>
                <w:szCs w:val="18"/>
              </w:rPr>
            </w:pPr>
            <w:ins w:id="3467" w:author="Jochum, Michael D." w:date="2021-08-05T14:16:00Z">
              <w:r w:rsidRPr="00F7092D">
                <w:rPr>
                  <w:rFonts w:eastAsia="Times New Roman" w:cstheme="minorHAnsi"/>
                  <w:color w:val="000000"/>
                  <w:sz w:val="18"/>
                  <w:szCs w:val="18"/>
                </w:rPr>
                <w:t>0.000</w:t>
              </w:r>
            </w:ins>
          </w:p>
        </w:tc>
      </w:tr>
      <w:tr w:rsidR="00F7092D" w:rsidRPr="00F7092D" w14:paraId="50E6072E" w14:textId="77777777" w:rsidTr="00491314">
        <w:trPr>
          <w:trHeight w:val="300"/>
          <w:ins w:id="3468" w:author="Jochum, Michael D." w:date="2021-08-05T14:16:00Z"/>
        </w:trPr>
        <w:tc>
          <w:tcPr>
            <w:tcW w:w="1955" w:type="pct"/>
            <w:tcBorders>
              <w:top w:val="nil"/>
              <w:left w:val="nil"/>
              <w:bottom w:val="nil"/>
              <w:right w:val="nil"/>
            </w:tcBorders>
            <w:shd w:val="clear" w:color="auto" w:fill="auto"/>
            <w:noWrap/>
            <w:vAlign w:val="bottom"/>
            <w:hideMark/>
          </w:tcPr>
          <w:p w14:paraId="5EEAFFE4" w14:textId="77777777" w:rsidR="00491314" w:rsidRPr="00F7092D" w:rsidRDefault="00491314" w:rsidP="008B2D9C">
            <w:pPr>
              <w:spacing w:after="0" w:line="240" w:lineRule="auto"/>
              <w:jc w:val="right"/>
              <w:rPr>
                <w:ins w:id="3469" w:author="Jochum, Michael D." w:date="2021-08-05T14:16:00Z"/>
                <w:rFonts w:eastAsia="Times New Roman" w:cstheme="minorHAnsi"/>
                <w:color w:val="000000"/>
                <w:sz w:val="18"/>
                <w:szCs w:val="18"/>
              </w:rPr>
            </w:pPr>
            <w:ins w:id="3470" w:author="Jochum, Michael D." w:date="2021-08-05T14:16:00Z">
              <w:r w:rsidRPr="00F7092D">
                <w:rPr>
                  <w:rFonts w:eastAsia="Times New Roman" w:cstheme="minorHAnsi"/>
                  <w:color w:val="000000"/>
                  <w:sz w:val="18"/>
                  <w:szCs w:val="18"/>
                </w:rPr>
                <w:t>viral process</w:t>
              </w:r>
            </w:ins>
          </w:p>
        </w:tc>
        <w:tc>
          <w:tcPr>
            <w:tcW w:w="394" w:type="pct"/>
            <w:tcBorders>
              <w:top w:val="nil"/>
              <w:left w:val="nil"/>
              <w:bottom w:val="nil"/>
              <w:right w:val="nil"/>
            </w:tcBorders>
            <w:shd w:val="clear" w:color="auto" w:fill="auto"/>
            <w:noWrap/>
            <w:vAlign w:val="bottom"/>
            <w:hideMark/>
          </w:tcPr>
          <w:p w14:paraId="7867C9AE" w14:textId="77777777" w:rsidR="00491314" w:rsidRPr="00F7092D" w:rsidRDefault="00491314" w:rsidP="008B2D9C">
            <w:pPr>
              <w:spacing w:after="0" w:line="240" w:lineRule="auto"/>
              <w:jc w:val="center"/>
              <w:rPr>
                <w:ins w:id="3471" w:author="Jochum, Michael D." w:date="2021-08-05T14:16:00Z"/>
                <w:rFonts w:eastAsia="Times New Roman" w:cstheme="minorHAnsi"/>
                <w:color w:val="000000"/>
                <w:sz w:val="18"/>
                <w:szCs w:val="18"/>
              </w:rPr>
            </w:pPr>
            <w:ins w:id="3472" w:author="Jochum, Michael D." w:date="2021-08-05T14:16:00Z">
              <w:r w:rsidRPr="00F7092D">
                <w:rPr>
                  <w:rFonts w:eastAsia="Times New Roman" w:cstheme="minorHAnsi"/>
                  <w:color w:val="000000"/>
                  <w:sz w:val="18"/>
                  <w:szCs w:val="18"/>
                </w:rPr>
                <w:t>GO:0016032</w:t>
              </w:r>
            </w:ins>
          </w:p>
        </w:tc>
        <w:tc>
          <w:tcPr>
            <w:tcW w:w="817" w:type="pct"/>
            <w:tcBorders>
              <w:top w:val="nil"/>
              <w:left w:val="nil"/>
              <w:bottom w:val="nil"/>
              <w:right w:val="nil"/>
            </w:tcBorders>
            <w:shd w:val="clear" w:color="auto" w:fill="auto"/>
            <w:noWrap/>
            <w:vAlign w:val="bottom"/>
            <w:hideMark/>
          </w:tcPr>
          <w:p w14:paraId="40B12214" w14:textId="77777777" w:rsidR="00491314" w:rsidRPr="00F7092D" w:rsidRDefault="00491314" w:rsidP="008B2D9C">
            <w:pPr>
              <w:spacing w:after="0" w:line="240" w:lineRule="auto"/>
              <w:jc w:val="center"/>
              <w:rPr>
                <w:ins w:id="3473" w:author="Jochum, Michael D." w:date="2021-08-05T14:16:00Z"/>
                <w:rFonts w:eastAsia="Times New Roman" w:cstheme="minorHAnsi"/>
                <w:color w:val="000000"/>
                <w:sz w:val="18"/>
                <w:szCs w:val="18"/>
              </w:rPr>
            </w:pPr>
            <w:ins w:id="347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6753B7F" w14:textId="77777777" w:rsidR="00491314" w:rsidRPr="00F7092D" w:rsidRDefault="00491314" w:rsidP="008B2D9C">
            <w:pPr>
              <w:spacing w:after="0" w:line="240" w:lineRule="auto"/>
              <w:jc w:val="center"/>
              <w:rPr>
                <w:ins w:id="3475" w:author="Jochum, Michael D." w:date="2021-08-05T14:16:00Z"/>
                <w:rFonts w:eastAsia="Times New Roman" w:cstheme="minorHAnsi"/>
                <w:color w:val="000000"/>
                <w:sz w:val="18"/>
                <w:szCs w:val="18"/>
              </w:rPr>
            </w:pPr>
            <w:ins w:id="3476" w:author="Jochum, Michael D." w:date="2021-08-05T14:16:00Z">
              <w:r w:rsidRPr="00F7092D">
                <w:rPr>
                  <w:rFonts w:eastAsia="Times New Roman" w:cstheme="minorHAnsi"/>
                  <w:color w:val="000000"/>
                  <w:sz w:val="18"/>
                  <w:szCs w:val="18"/>
                </w:rPr>
                <w:t>-0.013</w:t>
              </w:r>
            </w:ins>
          </w:p>
        </w:tc>
        <w:tc>
          <w:tcPr>
            <w:tcW w:w="289" w:type="pct"/>
            <w:tcBorders>
              <w:top w:val="nil"/>
              <w:left w:val="nil"/>
              <w:bottom w:val="nil"/>
              <w:right w:val="nil"/>
            </w:tcBorders>
            <w:shd w:val="clear" w:color="auto" w:fill="auto"/>
            <w:noWrap/>
            <w:vAlign w:val="bottom"/>
            <w:hideMark/>
          </w:tcPr>
          <w:p w14:paraId="3A7855FF" w14:textId="77777777" w:rsidR="00491314" w:rsidRPr="00F7092D" w:rsidRDefault="00491314" w:rsidP="008B2D9C">
            <w:pPr>
              <w:spacing w:after="0" w:line="240" w:lineRule="auto"/>
              <w:jc w:val="center"/>
              <w:rPr>
                <w:ins w:id="3477" w:author="Jochum, Michael D." w:date="2021-08-05T14:16:00Z"/>
                <w:rFonts w:eastAsia="Times New Roman" w:cstheme="minorHAnsi"/>
                <w:color w:val="000000"/>
                <w:sz w:val="18"/>
                <w:szCs w:val="18"/>
              </w:rPr>
            </w:pPr>
            <w:ins w:id="3478"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587EFD4" w14:textId="77777777" w:rsidR="00491314" w:rsidRPr="00F7092D" w:rsidRDefault="00491314" w:rsidP="008B2D9C">
            <w:pPr>
              <w:spacing w:after="0" w:line="240" w:lineRule="auto"/>
              <w:jc w:val="center"/>
              <w:rPr>
                <w:ins w:id="3479" w:author="Jochum, Michael D." w:date="2021-08-05T14:16:00Z"/>
                <w:rFonts w:eastAsia="Times New Roman" w:cstheme="minorHAnsi"/>
                <w:color w:val="000000"/>
                <w:sz w:val="18"/>
                <w:szCs w:val="18"/>
              </w:rPr>
            </w:pPr>
            <w:ins w:id="348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B0869D7" w14:textId="77777777" w:rsidR="00491314" w:rsidRPr="00F7092D" w:rsidRDefault="00491314" w:rsidP="008B2D9C">
            <w:pPr>
              <w:spacing w:after="0" w:line="240" w:lineRule="auto"/>
              <w:jc w:val="center"/>
              <w:rPr>
                <w:ins w:id="3481" w:author="Jochum, Michael D." w:date="2021-08-05T14:16:00Z"/>
                <w:rFonts w:eastAsia="Times New Roman" w:cstheme="minorHAnsi"/>
                <w:color w:val="000000"/>
                <w:sz w:val="18"/>
                <w:szCs w:val="18"/>
              </w:rPr>
            </w:pPr>
            <w:ins w:id="3482"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4CD11E11" w14:textId="77777777" w:rsidR="00491314" w:rsidRPr="00F7092D" w:rsidRDefault="00491314" w:rsidP="008B2D9C">
            <w:pPr>
              <w:spacing w:after="0" w:line="240" w:lineRule="auto"/>
              <w:jc w:val="center"/>
              <w:rPr>
                <w:ins w:id="3483" w:author="Jochum, Michael D." w:date="2021-08-05T14:16:00Z"/>
                <w:rFonts w:eastAsia="Times New Roman" w:cstheme="minorHAnsi"/>
                <w:color w:val="000000"/>
                <w:sz w:val="18"/>
                <w:szCs w:val="18"/>
              </w:rPr>
            </w:pPr>
            <w:ins w:id="3484"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D7B5E87" w14:textId="77777777" w:rsidR="00491314" w:rsidRPr="00F7092D" w:rsidRDefault="00491314" w:rsidP="008B2D9C">
            <w:pPr>
              <w:spacing w:after="0" w:line="240" w:lineRule="auto"/>
              <w:jc w:val="center"/>
              <w:rPr>
                <w:ins w:id="3485" w:author="Jochum, Michael D." w:date="2021-08-05T14:16:00Z"/>
                <w:rFonts w:eastAsia="Times New Roman" w:cstheme="minorHAnsi"/>
                <w:color w:val="000000"/>
                <w:sz w:val="18"/>
                <w:szCs w:val="18"/>
              </w:rPr>
            </w:pPr>
            <w:ins w:id="3486" w:author="Jochum, Michael D." w:date="2021-08-05T14:16:00Z">
              <w:r w:rsidRPr="00F7092D">
                <w:rPr>
                  <w:rFonts w:eastAsia="Times New Roman" w:cstheme="minorHAnsi"/>
                  <w:color w:val="000000"/>
                  <w:sz w:val="18"/>
                  <w:szCs w:val="18"/>
                </w:rPr>
                <w:t>0.000</w:t>
              </w:r>
            </w:ins>
          </w:p>
        </w:tc>
      </w:tr>
      <w:tr w:rsidR="00F7092D" w:rsidRPr="00F7092D" w14:paraId="50B8141F" w14:textId="77777777" w:rsidTr="00491314">
        <w:trPr>
          <w:trHeight w:val="300"/>
          <w:ins w:id="3487" w:author="Jochum, Michael D." w:date="2021-08-05T14:16:00Z"/>
        </w:trPr>
        <w:tc>
          <w:tcPr>
            <w:tcW w:w="1955" w:type="pct"/>
            <w:tcBorders>
              <w:top w:val="nil"/>
              <w:left w:val="nil"/>
              <w:bottom w:val="nil"/>
              <w:right w:val="nil"/>
            </w:tcBorders>
            <w:shd w:val="clear" w:color="auto" w:fill="auto"/>
            <w:noWrap/>
            <w:vAlign w:val="bottom"/>
            <w:hideMark/>
          </w:tcPr>
          <w:p w14:paraId="23AE5B03" w14:textId="77777777" w:rsidR="00491314" w:rsidRPr="00F7092D" w:rsidRDefault="00491314" w:rsidP="008B2D9C">
            <w:pPr>
              <w:spacing w:after="0" w:line="240" w:lineRule="auto"/>
              <w:jc w:val="right"/>
              <w:rPr>
                <w:ins w:id="3488" w:author="Jochum, Michael D." w:date="2021-08-05T14:16:00Z"/>
                <w:rFonts w:eastAsia="Times New Roman" w:cstheme="minorHAnsi"/>
                <w:color w:val="000000"/>
                <w:sz w:val="18"/>
                <w:szCs w:val="18"/>
              </w:rPr>
            </w:pPr>
            <w:ins w:id="3489" w:author="Jochum, Michael D." w:date="2021-08-05T14:16:00Z">
              <w:r w:rsidRPr="00F7092D">
                <w:rPr>
                  <w:rFonts w:eastAsia="Times New Roman" w:cstheme="minorHAnsi"/>
                  <w:color w:val="000000"/>
                  <w:sz w:val="18"/>
                  <w:szCs w:val="18"/>
                </w:rPr>
                <w:t>transferase activity</w:t>
              </w:r>
            </w:ins>
          </w:p>
        </w:tc>
        <w:tc>
          <w:tcPr>
            <w:tcW w:w="394" w:type="pct"/>
            <w:tcBorders>
              <w:top w:val="nil"/>
              <w:left w:val="nil"/>
              <w:bottom w:val="nil"/>
              <w:right w:val="nil"/>
            </w:tcBorders>
            <w:shd w:val="clear" w:color="auto" w:fill="auto"/>
            <w:noWrap/>
            <w:vAlign w:val="bottom"/>
            <w:hideMark/>
          </w:tcPr>
          <w:p w14:paraId="72E639C2" w14:textId="77777777" w:rsidR="00491314" w:rsidRPr="00F7092D" w:rsidRDefault="00491314" w:rsidP="008B2D9C">
            <w:pPr>
              <w:spacing w:after="0" w:line="240" w:lineRule="auto"/>
              <w:jc w:val="center"/>
              <w:rPr>
                <w:ins w:id="3490" w:author="Jochum, Michael D." w:date="2021-08-05T14:16:00Z"/>
                <w:rFonts w:eastAsia="Times New Roman" w:cstheme="minorHAnsi"/>
                <w:color w:val="000000"/>
                <w:sz w:val="18"/>
                <w:szCs w:val="18"/>
              </w:rPr>
            </w:pPr>
            <w:ins w:id="3491" w:author="Jochum, Michael D." w:date="2021-08-05T14:16:00Z">
              <w:r w:rsidRPr="00F7092D">
                <w:rPr>
                  <w:rFonts w:eastAsia="Times New Roman" w:cstheme="minorHAnsi"/>
                  <w:color w:val="000000"/>
                  <w:sz w:val="18"/>
                  <w:szCs w:val="18"/>
                </w:rPr>
                <w:t>GO:0016740</w:t>
              </w:r>
            </w:ins>
          </w:p>
        </w:tc>
        <w:tc>
          <w:tcPr>
            <w:tcW w:w="817" w:type="pct"/>
            <w:tcBorders>
              <w:top w:val="nil"/>
              <w:left w:val="nil"/>
              <w:bottom w:val="nil"/>
              <w:right w:val="nil"/>
            </w:tcBorders>
            <w:shd w:val="clear" w:color="auto" w:fill="auto"/>
            <w:noWrap/>
            <w:vAlign w:val="bottom"/>
            <w:hideMark/>
          </w:tcPr>
          <w:p w14:paraId="0542C61C" w14:textId="77777777" w:rsidR="00491314" w:rsidRPr="00F7092D" w:rsidRDefault="00491314" w:rsidP="008B2D9C">
            <w:pPr>
              <w:spacing w:after="0" w:line="240" w:lineRule="auto"/>
              <w:jc w:val="center"/>
              <w:rPr>
                <w:ins w:id="3492" w:author="Jochum, Michael D." w:date="2021-08-05T14:16:00Z"/>
                <w:rFonts w:eastAsia="Times New Roman" w:cstheme="minorHAnsi"/>
                <w:color w:val="000000"/>
                <w:sz w:val="18"/>
                <w:szCs w:val="18"/>
              </w:rPr>
            </w:pPr>
            <w:ins w:id="349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DB6D2BF" w14:textId="77777777" w:rsidR="00491314" w:rsidRPr="00F7092D" w:rsidRDefault="00491314" w:rsidP="008B2D9C">
            <w:pPr>
              <w:spacing w:after="0" w:line="240" w:lineRule="auto"/>
              <w:jc w:val="center"/>
              <w:rPr>
                <w:ins w:id="3494" w:author="Jochum, Michael D." w:date="2021-08-05T14:16:00Z"/>
                <w:rFonts w:eastAsia="Times New Roman" w:cstheme="minorHAnsi"/>
                <w:color w:val="000000"/>
                <w:sz w:val="18"/>
                <w:szCs w:val="18"/>
              </w:rPr>
            </w:pPr>
            <w:ins w:id="3495"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19BFDA88" w14:textId="77777777" w:rsidR="00491314" w:rsidRPr="00F7092D" w:rsidRDefault="00491314" w:rsidP="008B2D9C">
            <w:pPr>
              <w:spacing w:after="0" w:line="240" w:lineRule="auto"/>
              <w:jc w:val="center"/>
              <w:rPr>
                <w:ins w:id="3496" w:author="Jochum, Michael D." w:date="2021-08-05T14:16:00Z"/>
                <w:rFonts w:eastAsia="Times New Roman" w:cstheme="minorHAnsi"/>
                <w:color w:val="000000"/>
                <w:sz w:val="18"/>
                <w:szCs w:val="18"/>
              </w:rPr>
            </w:pPr>
            <w:ins w:id="3497"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702F51AB" w14:textId="77777777" w:rsidR="00491314" w:rsidRPr="00F7092D" w:rsidRDefault="00491314" w:rsidP="008B2D9C">
            <w:pPr>
              <w:spacing w:after="0" w:line="240" w:lineRule="auto"/>
              <w:jc w:val="center"/>
              <w:rPr>
                <w:ins w:id="3498" w:author="Jochum, Michael D." w:date="2021-08-05T14:16:00Z"/>
                <w:rFonts w:eastAsia="Times New Roman" w:cstheme="minorHAnsi"/>
                <w:color w:val="000000"/>
                <w:sz w:val="18"/>
                <w:szCs w:val="18"/>
              </w:rPr>
            </w:pPr>
            <w:ins w:id="349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25D0B26" w14:textId="77777777" w:rsidR="00491314" w:rsidRPr="00F7092D" w:rsidRDefault="00491314" w:rsidP="008B2D9C">
            <w:pPr>
              <w:spacing w:after="0" w:line="240" w:lineRule="auto"/>
              <w:jc w:val="center"/>
              <w:rPr>
                <w:ins w:id="3500" w:author="Jochum, Michael D." w:date="2021-08-05T14:16:00Z"/>
                <w:rFonts w:eastAsia="Times New Roman" w:cstheme="minorHAnsi"/>
                <w:color w:val="000000"/>
                <w:sz w:val="18"/>
                <w:szCs w:val="18"/>
              </w:rPr>
            </w:pPr>
            <w:ins w:id="3501" w:author="Jochum, Michael D." w:date="2021-08-05T14:16:00Z">
              <w:r w:rsidRPr="00F7092D">
                <w:rPr>
                  <w:rFonts w:eastAsia="Times New Roman" w:cstheme="minorHAnsi"/>
                  <w:color w:val="000000"/>
                  <w:sz w:val="18"/>
                  <w:szCs w:val="18"/>
                </w:rPr>
                <w:t>58.000</w:t>
              </w:r>
            </w:ins>
          </w:p>
        </w:tc>
        <w:tc>
          <w:tcPr>
            <w:tcW w:w="290" w:type="pct"/>
            <w:tcBorders>
              <w:top w:val="nil"/>
              <w:left w:val="nil"/>
              <w:bottom w:val="nil"/>
              <w:right w:val="nil"/>
            </w:tcBorders>
            <w:shd w:val="clear" w:color="auto" w:fill="auto"/>
            <w:noWrap/>
            <w:vAlign w:val="bottom"/>
            <w:hideMark/>
          </w:tcPr>
          <w:p w14:paraId="26819EBA" w14:textId="77777777" w:rsidR="00491314" w:rsidRPr="00F7092D" w:rsidRDefault="00491314" w:rsidP="008B2D9C">
            <w:pPr>
              <w:spacing w:after="0" w:line="240" w:lineRule="auto"/>
              <w:jc w:val="center"/>
              <w:rPr>
                <w:ins w:id="3502" w:author="Jochum, Michael D." w:date="2021-08-05T14:16:00Z"/>
                <w:rFonts w:eastAsia="Times New Roman" w:cstheme="minorHAnsi"/>
                <w:color w:val="000000"/>
                <w:sz w:val="18"/>
                <w:szCs w:val="18"/>
              </w:rPr>
            </w:pPr>
            <w:ins w:id="3503"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5B30AF4" w14:textId="77777777" w:rsidR="00491314" w:rsidRPr="00F7092D" w:rsidRDefault="00491314" w:rsidP="008B2D9C">
            <w:pPr>
              <w:spacing w:after="0" w:line="240" w:lineRule="auto"/>
              <w:jc w:val="center"/>
              <w:rPr>
                <w:ins w:id="3504" w:author="Jochum, Michael D." w:date="2021-08-05T14:16:00Z"/>
                <w:rFonts w:eastAsia="Times New Roman" w:cstheme="minorHAnsi"/>
                <w:color w:val="000000"/>
                <w:sz w:val="18"/>
                <w:szCs w:val="18"/>
              </w:rPr>
            </w:pPr>
            <w:ins w:id="3505" w:author="Jochum, Michael D." w:date="2021-08-05T14:16:00Z">
              <w:r w:rsidRPr="00F7092D">
                <w:rPr>
                  <w:rFonts w:eastAsia="Times New Roman" w:cstheme="minorHAnsi"/>
                  <w:color w:val="000000"/>
                  <w:sz w:val="18"/>
                  <w:szCs w:val="18"/>
                </w:rPr>
                <w:t>0.000</w:t>
              </w:r>
            </w:ins>
          </w:p>
        </w:tc>
      </w:tr>
      <w:tr w:rsidR="00F7092D" w:rsidRPr="00F7092D" w14:paraId="2076A0EA" w14:textId="77777777" w:rsidTr="00491314">
        <w:trPr>
          <w:trHeight w:val="300"/>
          <w:ins w:id="3506" w:author="Jochum, Michael D." w:date="2021-08-05T14:16:00Z"/>
        </w:trPr>
        <w:tc>
          <w:tcPr>
            <w:tcW w:w="1955" w:type="pct"/>
            <w:tcBorders>
              <w:top w:val="nil"/>
              <w:left w:val="nil"/>
              <w:bottom w:val="nil"/>
              <w:right w:val="nil"/>
            </w:tcBorders>
            <w:shd w:val="clear" w:color="auto" w:fill="auto"/>
            <w:noWrap/>
            <w:vAlign w:val="bottom"/>
            <w:hideMark/>
          </w:tcPr>
          <w:p w14:paraId="40E8CF2A" w14:textId="77777777" w:rsidR="00491314" w:rsidRPr="00F7092D" w:rsidRDefault="00491314" w:rsidP="008B2D9C">
            <w:pPr>
              <w:spacing w:after="0" w:line="240" w:lineRule="auto"/>
              <w:jc w:val="right"/>
              <w:rPr>
                <w:ins w:id="3507" w:author="Jochum, Michael D." w:date="2021-08-05T14:16:00Z"/>
                <w:rFonts w:eastAsia="Times New Roman" w:cstheme="minorHAnsi"/>
                <w:color w:val="000000"/>
                <w:sz w:val="18"/>
                <w:szCs w:val="18"/>
              </w:rPr>
            </w:pPr>
            <w:ins w:id="3508" w:author="Jochum, Michael D." w:date="2021-08-05T14:16:00Z">
              <w:r w:rsidRPr="00F7092D">
                <w:rPr>
                  <w:rFonts w:eastAsia="Times New Roman" w:cstheme="minorHAnsi"/>
                  <w:color w:val="000000"/>
                  <w:sz w:val="18"/>
                  <w:szCs w:val="18"/>
                </w:rPr>
                <w:t xml:space="preserve">primary metabolic process </w:t>
              </w:r>
            </w:ins>
          </w:p>
        </w:tc>
        <w:tc>
          <w:tcPr>
            <w:tcW w:w="394" w:type="pct"/>
            <w:tcBorders>
              <w:top w:val="nil"/>
              <w:left w:val="nil"/>
              <w:bottom w:val="nil"/>
              <w:right w:val="nil"/>
            </w:tcBorders>
            <w:shd w:val="clear" w:color="auto" w:fill="auto"/>
            <w:noWrap/>
            <w:vAlign w:val="bottom"/>
            <w:hideMark/>
          </w:tcPr>
          <w:p w14:paraId="3E60594C" w14:textId="77777777" w:rsidR="00491314" w:rsidRPr="00F7092D" w:rsidRDefault="00491314" w:rsidP="008B2D9C">
            <w:pPr>
              <w:spacing w:after="0" w:line="240" w:lineRule="auto"/>
              <w:jc w:val="center"/>
              <w:rPr>
                <w:ins w:id="3509" w:author="Jochum, Michael D." w:date="2021-08-05T14:16:00Z"/>
                <w:rFonts w:eastAsia="Times New Roman" w:cstheme="minorHAnsi"/>
                <w:color w:val="000000"/>
                <w:sz w:val="18"/>
                <w:szCs w:val="18"/>
              </w:rPr>
            </w:pPr>
            <w:ins w:id="3510" w:author="Jochum, Michael D." w:date="2021-08-05T14:16:00Z">
              <w:r w:rsidRPr="00F7092D">
                <w:rPr>
                  <w:rFonts w:eastAsia="Times New Roman" w:cstheme="minorHAnsi"/>
                  <w:color w:val="000000"/>
                  <w:sz w:val="18"/>
                  <w:szCs w:val="18"/>
                </w:rPr>
                <w:t>GO:0044238</w:t>
              </w:r>
            </w:ins>
          </w:p>
        </w:tc>
        <w:tc>
          <w:tcPr>
            <w:tcW w:w="817" w:type="pct"/>
            <w:tcBorders>
              <w:top w:val="nil"/>
              <w:left w:val="nil"/>
              <w:bottom w:val="nil"/>
              <w:right w:val="nil"/>
            </w:tcBorders>
            <w:shd w:val="clear" w:color="auto" w:fill="auto"/>
            <w:noWrap/>
            <w:vAlign w:val="bottom"/>
            <w:hideMark/>
          </w:tcPr>
          <w:p w14:paraId="114E86B0" w14:textId="77777777" w:rsidR="00491314" w:rsidRPr="00F7092D" w:rsidRDefault="00491314" w:rsidP="008B2D9C">
            <w:pPr>
              <w:spacing w:after="0" w:line="240" w:lineRule="auto"/>
              <w:jc w:val="center"/>
              <w:rPr>
                <w:ins w:id="3511" w:author="Jochum, Michael D." w:date="2021-08-05T14:16:00Z"/>
                <w:rFonts w:eastAsia="Times New Roman" w:cstheme="minorHAnsi"/>
                <w:color w:val="000000"/>
                <w:sz w:val="18"/>
                <w:szCs w:val="18"/>
              </w:rPr>
            </w:pPr>
            <w:ins w:id="351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C91CBC2" w14:textId="77777777" w:rsidR="00491314" w:rsidRPr="00F7092D" w:rsidRDefault="00491314" w:rsidP="008B2D9C">
            <w:pPr>
              <w:spacing w:after="0" w:line="240" w:lineRule="auto"/>
              <w:jc w:val="center"/>
              <w:rPr>
                <w:ins w:id="3513" w:author="Jochum, Michael D." w:date="2021-08-05T14:16:00Z"/>
                <w:rFonts w:eastAsia="Times New Roman" w:cstheme="minorHAnsi"/>
                <w:color w:val="000000"/>
                <w:sz w:val="18"/>
                <w:szCs w:val="18"/>
              </w:rPr>
            </w:pPr>
            <w:ins w:id="3514" w:author="Jochum, Michael D." w:date="2021-08-05T14:16:00Z">
              <w:r w:rsidRPr="00F7092D">
                <w:rPr>
                  <w:rFonts w:eastAsia="Times New Roman" w:cstheme="minorHAnsi"/>
                  <w:color w:val="000000"/>
                  <w:sz w:val="18"/>
                  <w:szCs w:val="18"/>
                </w:rPr>
                <w:t>0.006</w:t>
              </w:r>
            </w:ins>
          </w:p>
        </w:tc>
        <w:tc>
          <w:tcPr>
            <w:tcW w:w="289" w:type="pct"/>
            <w:tcBorders>
              <w:top w:val="nil"/>
              <w:left w:val="nil"/>
              <w:bottom w:val="nil"/>
              <w:right w:val="nil"/>
            </w:tcBorders>
            <w:shd w:val="clear" w:color="auto" w:fill="auto"/>
            <w:noWrap/>
            <w:vAlign w:val="bottom"/>
            <w:hideMark/>
          </w:tcPr>
          <w:p w14:paraId="50427F55" w14:textId="77777777" w:rsidR="00491314" w:rsidRPr="00F7092D" w:rsidRDefault="00491314" w:rsidP="008B2D9C">
            <w:pPr>
              <w:spacing w:after="0" w:line="240" w:lineRule="auto"/>
              <w:jc w:val="center"/>
              <w:rPr>
                <w:ins w:id="3515" w:author="Jochum, Michael D." w:date="2021-08-05T14:16:00Z"/>
                <w:rFonts w:eastAsia="Times New Roman" w:cstheme="minorHAnsi"/>
                <w:color w:val="000000"/>
                <w:sz w:val="18"/>
                <w:szCs w:val="18"/>
              </w:rPr>
            </w:pPr>
            <w:ins w:id="3516"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221BC004" w14:textId="77777777" w:rsidR="00491314" w:rsidRPr="00F7092D" w:rsidRDefault="00491314" w:rsidP="008B2D9C">
            <w:pPr>
              <w:spacing w:after="0" w:line="240" w:lineRule="auto"/>
              <w:jc w:val="center"/>
              <w:rPr>
                <w:ins w:id="3517" w:author="Jochum, Michael D." w:date="2021-08-05T14:16:00Z"/>
                <w:rFonts w:eastAsia="Times New Roman" w:cstheme="minorHAnsi"/>
                <w:color w:val="000000"/>
                <w:sz w:val="18"/>
                <w:szCs w:val="18"/>
              </w:rPr>
            </w:pPr>
            <w:ins w:id="351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DA20EA8" w14:textId="77777777" w:rsidR="00491314" w:rsidRPr="00F7092D" w:rsidRDefault="00491314" w:rsidP="008B2D9C">
            <w:pPr>
              <w:spacing w:after="0" w:line="240" w:lineRule="auto"/>
              <w:jc w:val="center"/>
              <w:rPr>
                <w:ins w:id="3519" w:author="Jochum, Michael D." w:date="2021-08-05T14:16:00Z"/>
                <w:rFonts w:eastAsia="Times New Roman" w:cstheme="minorHAnsi"/>
                <w:color w:val="000000"/>
                <w:sz w:val="18"/>
                <w:szCs w:val="18"/>
              </w:rPr>
            </w:pPr>
            <w:ins w:id="3520" w:author="Jochum, Michael D." w:date="2021-08-05T14:16:00Z">
              <w:r w:rsidRPr="00F7092D">
                <w:rPr>
                  <w:rFonts w:eastAsia="Times New Roman" w:cstheme="minorHAnsi"/>
                  <w:color w:val="000000"/>
                  <w:sz w:val="18"/>
                  <w:szCs w:val="18"/>
                </w:rPr>
                <w:t>74.000</w:t>
              </w:r>
            </w:ins>
          </w:p>
        </w:tc>
        <w:tc>
          <w:tcPr>
            <w:tcW w:w="290" w:type="pct"/>
            <w:tcBorders>
              <w:top w:val="nil"/>
              <w:left w:val="nil"/>
              <w:bottom w:val="nil"/>
              <w:right w:val="nil"/>
            </w:tcBorders>
            <w:shd w:val="clear" w:color="auto" w:fill="auto"/>
            <w:noWrap/>
            <w:vAlign w:val="bottom"/>
            <w:hideMark/>
          </w:tcPr>
          <w:p w14:paraId="6D18F528" w14:textId="77777777" w:rsidR="00491314" w:rsidRPr="00F7092D" w:rsidRDefault="00491314" w:rsidP="008B2D9C">
            <w:pPr>
              <w:spacing w:after="0" w:line="240" w:lineRule="auto"/>
              <w:jc w:val="center"/>
              <w:rPr>
                <w:ins w:id="3521" w:author="Jochum, Michael D." w:date="2021-08-05T14:16:00Z"/>
                <w:rFonts w:eastAsia="Times New Roman" w:cstheme="minorHAnsi"/>
                <w:color w:val="000000"/>
                <w:sz w:val="18"/>
                <w:szCs w:val="18"/>
              </w:rPr>
            </w:pPr>
            <w:ins w:id="3522"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181ED39" w14:textId="77777777" w:rsidR="00491314" w:rsidRPr="00F7092D" w:rsidRDefault="00491314" w:rsidP="008B2D9C">
            <w:pPr>
              <w:spacing w:after="0" w:line="240" w:lineRule="auto"/>
              <w:jc w:val="center"/>
              <w:rPr>
                <w:ins w:id="3523" w:author="Jochum, Michael D." w:date="2021-08-05T14:16:00Z"/>
                <w:rFonts w:eastAsia="Times New Roman" w:cstheme="minorHAnsi"/>
                <w:color w:val="000000"/>
                <w:sz w:val="18"/>
                <w:szCs w:val="18"/>
              </w:rPr>
            </w:pPr>
            <w:ins w:id="3524" w:author="Jochum, Michael D." w:date="2021-08-05T14:16:00Z">
              <w:r w:rsidRPr="00F7092D">
                <w:rPr>
                  <w:rFonts w:eastAsia="Times New Roman" w:cstheme="minorHAnsi"/>
                  <w:color w:val="000000"/>
                  <w:sz w:val="18"/>
                  <w:szCs w:val="18"/>
                </w:rPr>
                <w:t>0.000</w:t>
              </w:r>
            </w:ins>
          </w:p>
        </w:tc>
      </w:tr>
      <w:tr w:rsidR="00F7092D" w:rsidRPr="00F7092D" w14:paraId="61F70C4B" w14:textId="77777777" w:rsidTr="00491314">
        <w:trPr>
          <w:trHeight w:val="300"/>
          <w:ins w:id="3525" w:author="Jochum, Michael D." w:date="2021-08-05T14:16:00Z"/>
        </w:trPr>
        <w:tc>
          <w:tcPr>
            <w:tcW w:w="1955" w:type="pct"/>
            <w:tcBorders>
              <w:top w:val="nil"/>
              <w:left w:val="nil"/>
              <w:bottom w:val="nil"/>
              <w:right w:val="nil"/>
            </w:tcBorders>
            <w:shd w:val="clear" w:color="auto" w:fill="auto"/>
            <w:noWrap/>
            <w:vAlign w:val="bottom"/>
            <w:hideMark/>
          </w:tcPr>
          <w:p w14:paraId="0207F892" w14:textId="77777777" w:rsidR="00491314" w:rsidRPr="00F7092D" w:rsidRDefault="00491314" w:rsidP="008B2D9C">
            <w:pPr>
              <w:spacing w:after="0" w:line="240" w:lineRule="auto"/>
              <w:jc w:val="right"/>
              <w:rPr>
                <w:ins w:id="3526" w:author="Jochum, Michael D." w:date="2021-08-05T14:16:00Z"/>
                <w:rFonts w:eastAsia="Times New Roman" w:cstheme="minorHAnsi"/>
                <w:color w:val="000000"/>
                <w:sz w:val="18"/>
                <w:szCs w:val="18"/>
              </w:rPr>
            </w:pPr>
            <w:ins w:id="3527" w:author="Jochum, Michael D." w:date="2021-08-05T14:16:00Z">
              <w:r w:rsidRPr="00F7092D">
                <w:rPr>
                  <w:rFonts w:eastAsia="Times New Roman" w:cstheme="minorHAnsi"/>
                  <w:color w:val="000000"/>
                  <w:sz w:val="18"/>
                  <w:szCs w:val="18"/>
                </w:rPr>
                <w:t>symbiotic process</w:t>
              </w:r>
            </w:ins>
          </w:p>
        </w:tc>
        <w:tc>
          <w:tcPr>
            <w:tcW w:w="394" w:type="pct"/>
            <w:tcBorders>
              <w:top w:val="nil"/>
              <w:left w:val="nil"/>
              <w:bottom w:val="nil"/>
              <w:right w:val="nil"/>
            </w:tcBorders>
            <w:shd w:val="clear" w:color="auto" w:fill="auto"/>
            <w:noWrap/>
            <w:vAlign w:val="bottom"/>
            <w:hideMark/>
          </w:tcPr>
          <w:p w14:paraId="06D79810" w14:textId="77777777" w:rsidR="00491314" w:rsidRPr="00F7092D" w:rsidRDefault="00491314" w:rsidP="008B2D9C">
            <w:pPr>
              <w:spacing w:after="0" w:line="240" w:lineRule="auto"/>
              <w:jc w:val="center"/>
              <w:rPr>
                <w:ins w:id="3528" w:author="Jochum, Michael D." w:date="2021-08-05T14:16:00Z"/>
                <w:rFonts w:eastAsia="Times New Roman" w:cstheme="minorHAnsi"/>
                <w:color w:val="000000"/>
                <w:sz w:val="18"/>
                <w:szCs w:val="18"/>
              </w:rPr>
            </w:pPr>
            <w:ins w:id="3529" w:author="Jochum, Michael D." w:date="2021-08-05T14:16:00Z">
              <w:r w:rsidRPr="00F7092D">
                <w:rPr>
                  <w:rFonts w:eastAsia="Times New Roman" w:cstheme="minorHAnsi"/>
                  <w:color w:val="000000"/>
                  <w:sz w:val="18"/>
                  <w:szCs w:val="18"/>
                </w:rPr>
                <w:t>GO:0044403</w:t>
              </w:r>
            </w:ins>
          </w:p>
        </w:tc>
        <w:tc>
          <w:tcPr>
            <w:tcW w:w="817" w:type="pct"/>
            <w:tcBorders>
              <w:top w:val="nil"/>
              <w:left w:val="nil"/>
              <w:bottom w:val="nil"/>
              <w:right w:val="nil"/>
            </w:tcBorders>
            <w:shd w:val="clear" w:color="auto" w:fill="auto"/>
            <w:noWrap/>
            <w:vAlign w:val="bottom"/>
            <w:hideMark/>
          </w:tcPr>
          <w:p w14:paraId="17F158F0" w14:textId="77777777" w:rsidR="00491314" w:rsidRPr="00F7092D" w:rsidRDefault="00491314" w:rsidP="008B2D9C">
            <w:pPr>
              <w:spacing w:after="0" w:line="240" w:lineRule="auto"/>
              <w:jc w:val="center"/>
              <w:rPr>
                <w:ins w:id="3530" w:author="Jochum, Michael D." w:date="2021-08-05T14:16:00Z"/>
                <w:rFonts w:eastAsia="Times New Roman" w:cstheme="minorHAnsi"/>
                <w:color w:val="000000"/>
                <w:sz w:val="18"/>
                <w:szCs w:val="18"/>
              </w:rPr>
            </w:pPr>
            <w:ins w:id="353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0ED9F5C" w14:textId="77777777" w:rsidR="00491314" w:rsidRPr="00F7092D" w:rsidRDefault="00491314" w:rsidP="008B2D9C">
            <w:pPr>
              <w:spacing w:after="0" w:line="240" w:lineRule="auto"/>
              <w:jc w:val="center"/>
              <w:rPr>
                <w:ins w:id="3532" w:author="Jochum, Michael D." w:date="2021-08-05T14:16:00Z"/>
                <w:rFonts w:eastAsia="Times New Roman" w:cstheme="minorHAnsi"/>
                <w:color w:val="000000"/>
                <w:sz w:val="18"/>
                <w:szCs w:val="18"/>
              </w:rPr>
            </w:pPr>
            <w:ins w:id="3533"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57074F25" w14:textId="77777777" w:rsidR="00491314" w:rsidRPr="00F7092D" w:rsidRDefault="00491314" w:rsidP="008B2D9C">
            <w:pPr>
              <w:spacing w:after="0" w:line="240" w:lineRule="auto"/>
              <w:jc w:val="center"/>
              <w:rPr>
                <w:ins w:id="3534" w:author="Jochum, Michael D." w:date="2021-08-05T14:16:00Z"/>
                <w:rFonts w:eastAsia="Times New Roman" w:cstheme="minorHAnsi"/>
                <w:color w:val="000000"/>
                <w:sz w:val="18"/>
                <w:szCs w:val="18"/>
              </w:rPr>
            </w:pPr>
            <w:ins w:id="3535"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4E7421E8" w14:textId="77777777" w:rsidR="00491314" w:rsidRPr="00F7092D" w:rsidRDefault="00491314" w:rsidP="008B2D9C">
            <w:pPr>
              <w:spacing w:after="0" w:line="240" w:lineRule="auto"/>
              <w:jc w:val="center"/>
              <w:rPr>
                <w:ins w:id="3536" w:author="Jochum, Michael D." w:date="2021-08-05T14:16:00Z"/>
                <w:rFonts w:eastAsia="Times New Roman" w:cstheme="minorHAnsi"/>
                <w:color w:val="000000"/>
                <w:sz w:val="18"/>
                <w:szCs w:val="18"/>
              </w:rPr>
            </w:pPr>
            <w:ins w:id="353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5845B32C" w14:textId="77777777" w:rsidR="00491314" w:rsidRPr="00F7092D" w:rsidRDefault="00491314" w:rsidP="008B2D9C">
            <w:pPr>
              <w:spacing w:after="0" w:line="240" w:lineRule="auto"/>
              <w:jc w:val="center"/>
              <w:rPr>
                <w:ins w:id="3538" w:author="Jochum, Michael D." w:date="2021-08-05T14:16:00Z"/>
                <w:rFonts w:eastAsia="Times New Roman" w:cstheme="minorHAnsi"/>
                <w:color w:val="000000"/>
                <w:sz w:val="18"/>
                <w:szCs w:val="18"/>
              </w:rPr>
            </w:pPr>
            <w:ins w:id="3539"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04F77C6D" w14:textId="77777777" w:rsidR="00491314" w:rsidRPr="00F7092D" w:rsidRDefault="00491314" w:rsidP="008B2D9C">
            <w:pPr>
              <w:spacing w:after="0" w:line="240" w:lineRule="auto"/>
              <w:jc w:val="center"/>
              <w:rPr>
                <w:ins w:id="3540" w:author="Jochum, Michael D." w:date="2021-08-05T14:16:00Z"/>
                <w:rFonts w:eastAsia="Times New Roman" w:cstheme="minorHAnsi"/>
                <w:color w:val="000000"/>
                <w:sz w:val="18"/>
                <w:szCs w:val="18"/>
              </w:rPr>
            </w:pPr>
            <w:ins w:id="3541"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256D021E" w14:textId="77777777" w:rsidR="00491314" w:rsidRPr="00F7092D" w:rsidRDefault="00491314" w:rsidP="008B2D9C">
            <w:pPr>
              <w:spacing w:after="0" w:line="240" w:lineRule="auto"/>
              <w:jc w:val="center"/>
              <w:rPr>
                <w:ins w:id="3542" w:author="Jochum, Michael D." w:date="2021-08-05T14:16:00Z"/>
                <w:rFonts w:eastAsia="Times New Roman" w:cstheme="minorHAnsi"/>
                <w:color w:val="000000"/>
                <w:sz w:val="18"/>
                <w:szCs w:val="18"/>
              </w:rPr>
            </w:pPr>
            <w:ins w:id="3543" w:author="Jochum, Michael D." w:date="2021-08-05T14:16:00Z">
              <w:r w:rsidRPr="00F7092D">
                <w:rPr>
                  <w:rFonts w:eastAsia="Times New Roman" w:cstheme="minorHAnsi"/>
                  <w:color w:val="000000"/>
                  <w:sz w:val="18"/>
                  <w:szCs w:val="18"/>
                </w:rPr>
                <w:t>0.000</w:t>
              </w:r>
            </w:ins>
          </w:p>
        </w:tc>
      </w:tr>
      <w:tr w:rsidR="00F7092D" w:rsidRPr="00F7092D" w14:paraId="586B077F" w14:textId="77777777" w:rsidTr="00491314">
        <w:trPr>
          <w:trHeight w:val="300"/>
          <w:ins w:id="3544" w:author="Jochum, Michael D." w:date="2021-08-05T14:16:00Z"/>
        </w:trPr>
        <w:tc>
          <w:tcPr>
            <w:tcW w:w="1955" w:type="pct"/>
            <w:tcBorders>
              <w:top w:val="nil"/>
              <w:left w:val="nil"/>
              <w:bottom w:val="nil"/>
              <w:right w:val="nil"/>
            </w:tcBorders>
            <w:shd w:val="clear" w:color="auto" w:fill="auto"/>
            <w:noWrap/>
            <w:vAlign w:val="bottom"/>
            <w:hideMark/>
          </w:tcPr>
          <w:p w14:paraId="5D9F7974" w14:textId="77777777" w:rsidR="00491314" w:rsidRPr="00F7092D" w:rsidRDefault="00491314" w:rsidP="008B2D9C">
            <w:pPr>
              <w:spacing w:after="0" w:line="240" w:lineRule="auto"/>
              <w:jc w:val="right"/>
              <w:rPr>
                <w:ins w:id="3545" w:author="Jochum, Michael D." w:date="2021-08-05T14:16:00Z"/>
                <w:rFonts w:eastAsia="Times New Roman" w:cstheme="minorHAnsi"/>
                <w:color w:val="000000"/>
                <w:sz w:val="18"/>
                <w:szCs w:val="18"/>
              </w:rPr>
            </w:pPr>
            <w:ins w:id="3546" w:author="Jochum, Michael D." w:date="2021-08-05T14:16:00Z">
              <w:r w:rsidRPr="00F7092D">
                <w:rPr>
                  <w:rFonts w:eastAsia="Times New Roman" w:cstheme="minorHAnsi"/>
                  <w:color w:val="000000"/>
                  <w:sz w:val="18"/>
                  <w:szCs w:val="18"/>
                </w:rPr>
                <w:t>interspecies interaction between organisms</w:t>
              </w:r>
            </w:ins>
          </w:p>
        </w:tc>
        <w:tc>
          <w:tcPr>
            <w:tcW w:w="394" w:type="pct"/>
            <w:tcBorders>
              <w:top w:val="nil"/>
              <w:left w:val="nil"/>
              <w:bottom w:val="nil"/>
              <w:right w:val="nil"/>
            </w:tcBorders>
            <w:shd w:val="clear" w:color="auto" w:fill="auto"/>
            <w:noWrap/>
            <w:vAlign w:val="bottom"/>
            <w:hideMark/>
          </w:tcPr>
          <w:p w14:paraId="4A0339AC" w14:textId="77777777" w:rsidR="00491314" w:rsidRPr="00F7092D" w:rsidRDefault="00491314" w:rsidP="008B2D9C">
            <w:pPr>
              <w:spacing w:after="0" w:line="240" w:lineRule="auto"/>
              <w:jc w:val="center"/>
              <w:rPr>
                <w:ins w:id="3547" w:author="Jochum, Michael D." w:date="2021-08-05T14:16:00Z"/>
                <w:rFonts w:eastAsia="Times New Roman" w:cstheme="minorHAnsi"/>
                <w:color w:val="000000"/>
                <w:sz w:val="18"/>
                <w:szCs w:val="18"/>
              </w:rPr>
            </w:pPr>
            <w:ins w:id="3548" w:author="Jochum, Michael D." w:date="2021-08-05T14:16:00Z">
              <w:r w:rsidRPr="00F7092D">
                <w:rPr>
                  <w:rFonts w:eastAsia="Times New Roman" w:cstheme="minorHAnsi"/>
                  <w:color w:val="000000"/>
                  <w:sz w:val="18"/>
                  <w:szCs w:val="18"/>
                </w:rPr>
                <w:t>GO:0044419</w:t>
              </w:r>
            </w:ins>
          </w:p>
        </w:tc>
        <w:tc>
          <w:tcPr>
            <w:tcW w:w="817" w:type="pct"/>
            <w:tcBorders>
              <w:top w:val="nil"/>
              <w:left w:val="nil"/>
              <w:bottom w:val="nil"/>
              <w:right w:val="nil"/>
            </w:tcBorders>
            <w:shd w:val="clear" w:color="auto" w:fill="auto"/>
            <w:noWrap/>
            <w:vAlign w:val="bottom"/>
            <w:hideMark/>
          </w:tcPr>
          <w:p w14:paraId="78C84FDA" w14:textId="77777777" w:rsidR="00491314" w:rsidRPr="00F7092D" w:rsidRDefault="00491314" w:rsidP="008B2D9C">
            <w:pPr>
              <w:spacing w:after="0" w:line="240" w:lineRule="auto"/>
              <w:jc w:val="center"/>
              <w:rPr>
                <w:ins w:id="3549" w:author="Jochum, Michael D." w:date="2021-08-05T14:16:00Z"/>
                <w:rFonts w:eastAsia="Times New Roman" w:cstheme="minorHAnsi"/>
                <w:color w:val="000000"/>
                <w:sz w:val="18"/>
                <w:szCs w:val="18"/>
              </w:rPr>
            </w:pPr>
            <w:ins w:id="355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7AC4C44" w14:textId="77777777" w:rsidR="00491314" w:rsidRPr="00F7092D" w:rsidRDefault="00491314" w:rsidP="008B2D9C">
            <w:pPr>
              <w:spacing w:after="0" w:line="240" w:lineRule="auto"/>
              <w:jc w:val="center"/>
              <w:rPr>
                <w:ins w:id="3551" w:author="Jochum, Michael D." w:date="2021-08-05T14:16:00Z"/>
                <w:rFonts w:eastAsia="Times New Roman" w:cstheme="minorHAnsi"/>
                <w:color w:val="000000"/>
                <w:sz w:val="18"/>
                <w:szCs w:val="18"/>
              </w:rPr>
            </w:pPr>
            <w:ins w:id="3552"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67F6A019" w14:textId="77777777" w:rsidR="00491314" w:rsidRPr="00F7092D" w:rsidRDefault="00491314" w:rsidP="008B2D9C">
            <w:pPr>
              <w:spacing w:after="0" w:line="240" w:lineRule="auto"/>
              <w:jc w:val="center"/>
              <w:rPr>
                <w:ins w:id="3553" w:author="Jochum, Michael D." w:date="2021-08-05T14:16:00Z"/>
                <w:rFonts w:eastAsia="Times New Roman" w:cstheme="minorHAnsi"/>
                <w:color w:val="000000"/>
                <w:sz w:val="18"/>
                <w:szCs w:val="18"/>
              </w:rPr>
            </w:pPr>
            <w:ins w:id="3554"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7B68BF49" w14:textId="77777777" w:rsidR="00491314" w:rsidRPr="00F7092D" w:rsidRDefault="00491314" w:rsidP="008B2D9C">
            <w:pPr>
              <w:spacing w:after="0" w:line="240" w:lineRule="auto"/>
              <w:jc w:val="center"/>
              <w:rPr>
                <w:ins w:id="3555" w:author="Jochum, Michael D." w:date="2021-08-05T14:16:00Z"/>
                <w:rFonts w:eastAsia="Times New Roman" w:cstheme="minorHAnsi"/>
                <w:color w:val="000000"/>
                <w:sz w:val="18"/>
                <w:szCs w:val="18"/>
              </w:rPr>
            </w:pPr>
            <w:ins w:id="355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C7F5C69" w14:textId="77777777" w:rsidR="00491314" w:rsidRPr="00F7092D" w:rsidRDefault="00491314" w:rsidP="008B2D9C">
            <w:pPr>
              <w:spacing w:after="0" w:line="240" w:lineRule="auto"/>
              <w:jc w:val="center"/>
              <w:rPr>
                <w:ins w:id="3557" w:author="Jochum, Michael D." w:date="2021-08-05T14:16:00Z"/>
                <w:rFonts w:eastAsia="Times New Roman" w:cstheme="minorHAnsi"/>
                <w:color w:val="000000"/>
                <w:sz w:val="18"/>
                <w:szCs w:val="18"/>
              </w:rPr>
            </w:pPr>
            <w:ins w:id="3558"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3D0922F4" w14:textId="77777777" w:rsidR="00491314" w:rsidRPr="00F7092D" w:rsidRDefault="00491314" w:rsidP="008B2D9C">
            <w:pPr>
              <w:spacing w:after="0" w:line="240" w:lineRule="auto"/>
              <w:jc w:val="center"/>
              <w:rPr>
                <w:ins w:id="3559" w:author="Jochum, Michael D." w:date="2021-08-05T14:16:00Z"/>
                <w:rFonts w:eastAsia="Times New Roman" w:cstheme="minorHAnsi"/>
                <w:color w:val="000000"/>
                <w:sz w:val="18"/>
                <w:szCs w:val="18"/>
              </w:rPr>
            </w:pPr>
            <w:ins w:id="3560"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228EB964" w14:textId="77777777" w:rsidR="00491314" w:rsidRPr="00F7092D" w:rsidRDefault="00491314" w:rsidP="008B2D9C">
            <w:pPr>
              <w:spacing w:after="0" w:line="240" w:lineRule="auto"/>
              <w:jc w:val="center"/>
              <w:rPr>
                <w:ins w:id="3561" w:author="Jochum, Michael D." w:date="2021-08-05T14:16:00Z"/>
                <w:rFonts w:eastAsia="Times New Roman" w:cstheme="minorHAnsi"/>
                <w:color w:val="000000"/>
                <w:sz w:val="18"/>
                <w:szCs w:val="18"/>
              </w:rPr>
            </w:pPr>
            <w:ins w:id="3562" w:author="Jochum, Michael D." w:date="2021-08-05T14:16:00Z">
              <w:r w:rsidRPr="00F7092D">
                <w:rPr>
                  <w:rFonts w:eastAsia="Times New Roman" w:cstheme="minorHAnsi"/>
                  <w:color w:val="000000"/>
                  <w:sz w:val="18"/>
                  <w:szCs w:val="18"/>
                </w:rPr>
                <w:t>0.000</w:t>
              </w:r>
            </w:ins>
          </w:p>
        </w:tc>
      </w:tr>
      <w:tr w:rsidR="00F7092D" w:rsidRPr="00F7092D" w14:paraId="19D8A72D" w14:textId="77777777" w:rsidTr="00491314">
        <w:trPr>
          <w:trHeight w:val="300"/>
          <w:ins w:id="3563" w:author="Jochum, Michael D." w:date="2021-08-05T14:16:00Z"/>
        </w:trPr>
        <w:tc>
          <w:tcPr>
            <w:tcW w:w="1955" w:type="pct"/>
            <w:tcBorders>
              <w:top w:val="nil"/>
              <w:left w:val="nil"/>
              <w:bottom w:val="nil"/>
              <w:right w:val="nil"/>
            </w:tcBorders>
            <w:shd w:val="clear" w:color="auto" w:fill="auto"/>
            <w:noWrap/>
            <w:vAlign w:val="bottom"/>
            <w:hideMark/>
          </w:tcPr>
          <w:p w14:paraId="1D0B68A2" w14:textId="77777777" w:rsidR="00491314" w:rsidRPr="00F7092D" w:rsidRDefault="00491314" w:rsidP="008B2D9C">
            <w:pPr>
              <w:spacing w:after="0" w:line="240" w:lineRule="auto"/>
              <w:jc w:val="right"/>
              <w:rPr>
                <w:ins w:id="3564" w:author="Jochum, Michael D." w:date="2021-08-05T14:16:00Z"/>
                <w:rFonts w:eastAsia="Times New Roman" w:cstheme="minorHAnsi"/>
                <w:color w:val="000000"/>
                <w:sz w:val="18"/>
                <w:szCs w:val="18"/>
              </w:rPr>
            </w:pPr>
            <w:ins w:id="3565" w:author="Jochum, Michael D." w:date="2021-08-05T14:16:00Z">
              <w:r w:rsidRPr="00F7092D">
                <w:rPr>
                  <w:rFonts w:eastAsia="Times New Roman" w:cstheme="minorHAnsi"/>
                  <w:color w:val="000000"/>
                  <w:sz w:val="18"/>
                  <w:szCs w:val="18"/>
                </w:rPr>
                <w:t xml:space="preserve">macromolecule metabolic process </w:t>
              </w:r>
            </w:ins>
          </w:p>
        </w:tc>
        <w:tc>
          <w:tcPr>
            <w:tcW w:w="394" w:type="pct"/>
            <w:tcBorders>
              <w:top w:val="nil"/>
              <w:left w:val="nil"/>
              <w:bottom w:val="nil"/>
              <w:right w:val="nil"/>
            </w:tcBorders>
            <w:shd w:val="clear" w:color="auto" w:fill="auto"/>
            <w:noWrap/>
            <w:vAlign w:val="bottom"/>
            <w:hideMark/>
          </w:tcPr>
          <w:p w14:paraId="59B9CBFE" w14:textId="77777777" w:rsidR="00491314" w:rsidRPr="00F7092D" w:rsidRDefault="00491314" w:rsidP="008B2D9C">
            <w:pPr>
              <w:spacing w:after="0" w:line="240" w:lineRule="auto"/>
              <w:jc w:val="center"/>
              <w:rPr>
                <w:ins w:id="3566" w:author="Jochum, Michael D." w:date="2021-08-05T14:16:00Z"/>
                <w:rFonts w:eastAsia="Times New Roman" w:cstheme="minorHAnsi"/>
                <w:color w:val="000000"/>
                <w:sz w:val="18"/>
                <w:szCs w:val="18"/>
              </w:rPr>
            </w:pPr>
            <w:ins w:id="3567" w:author="Jochum, Michael D." w:date="2021-08-05T14:16:00Z">
              <w:r w:rsidRPr="00F7092D">
                <w:rPr>
                  <w:rFonts w:eastAsia="Times New Roman" w:cstheme="minorHAnsi"/>
                  <w:color w:val="000000"/>
                  <w:sz w:val="18"/>
                  <w:szCs w:val="18"/>
                </w:rPr>
                <w:t>GO:0043170</w:t>
              </w:r>
            </w:ins>
          </w:p>
        </w:tc>
        <w:tc>
          <w:tcPr>
            <w:tcW w:w="817" w:type="pct"/>
            <w:tcBorders>
              <w:top w:val="nil"/>
              <w:left w:val="nil"/>
              <w:bottom w:val="nil"/>
              <w:right w:val="nil"/>
            </w:tcBorders>
            <w:shd w:val="clear" w:color="auto" w:fill="auto"/>
            <w:noWrap/>
            <w:vAlign w:val="bottom"/>
            <w:hideMark/>
          </w:tcPr>
          <w:p w14:paraId="47D3B181" w14:textId="77777777" w:rsidR="00491314" w:rsidRPr="00F7092D" w:rsidRDefault="00491314" w:rsidP="008B2D9C">
            <w:pPr>
              <w:spacing w:after="0" w:line="240" w:lineRule="auto"/>
              <w:jc w:val="center"/>
              <w:rPr>
                <w:ins w:id="3568" w:author="Jochum, Michael D." w:date="2021-08-05T14:16:00Z"/>
                <w:rFonts w:eastAsia="Times New Roman" w:cstheme="minorHAnsi"/>
                <w:color w:val="000000"/>
                <w:sz w:val="18"/>
                <w:szCs w:val="18"/>
              </w:rPr>
            </w:pPr>
            <w:ins w:id="356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F4D80BA" w14:textId="77777777" w:rsidR="00491314" w:rsidRPr="00F7092D" w:rsidRDefault="00491314" w:rsidP="008B2D9C">
            <w:pPr>
              <w:spacing w:after="0" w:line="240" w:lineRule="auto"/>
              <w:jc w:val="center"/>
              <w:rPr>
                <w:ins w:id="3570" w:author="Jochum, Michael D." w:date="2021-08-05T14:16:00Z"/>
                <w:rFonts w:eastAsia="Times New Roman" w:cstheme="minorHAnsi"/>
                <w:color w:val="000000"/>
                <w:sz w:val="18"/>
                <w:szCs w:val="18"/>
              </w:rPr>
            </w:pPr>
            <w:ins w:id="3571"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B501165" w14:textId="77777777" w:rsidR="00491314" w:rsidRPr="00F7092D" w:rsidRDefault="00491314" w:rsidP="008B2D9C">
            <w:pPr>
              <w:spacing w:after="0" w:line="240" w:lineRule="auto"/>
              <w:jc w:val="center"/>
              <w:rPr>
                <w:ins w:id="3572" w:author="Jochum, Michael D." w:date="2021-08-05T14:16:00Z"/>
                <w:rFonts w:eastAsia="Times New Roman" w:cstheme="minorHAnsi"/>
                <w:color w:val="000000"/>
                <w:sz w:val="18"/>
                <w:szCs w:val="18"/>
              </w:rPr>
            </w:pPr>
            <w:ins w:id="3573"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9B847E0" w14:textId="77777777" w:rsidR="00491314" w:rsidRPr="00F7092D" w:rsidRDefault="00491314" w:rsidP="008B2D9C">
            <w:pPr>
              <w:spacing w:after="0" w:line="240" w:lineRule="auto"/>
              <w:jc w:val="center"/>
              <w:rPr>
                <w:ins w:id="3574" w:author="Jochum, Michael D." w:date="2021-08-05T14:16:00Z"/>
                <w:rFonts w:eastAsia="Times New Roman" w:cstheme="minorHAnsi"/>
                <w:color w:val="000000"/>
                <w:sz w:val="18"/>
                <w:szCs w:val="18"/>
              </w:rPr>
            </w:pPr>
            <w:ins w:id="357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DAA43B4" w14:textId="77777777" w:rsidR="00491314" w:rsidRPr="00F7092D" w:rsidRDefault="00491314" w:rsidP="008B2D9C">
            <w:pPr>
              <w:spacing w:after="0" w:line="240" w:lineRule="auto"/>
              <w:jc w:val="center"/>
              <w:rPr>
                <w:ins w:id="3576" w:author="Jochum, Michael D." w:date="2021-08-05T14:16:00Z"/>
                <w:rFonts w:eastAsia="Times New Roman" w:cstheme="minorHAnsi"/>
                <w:color w:val="000000"/>
                <w:sz w:val="18"/>
                <w:szCs w:val="18"/>
              </w:rPr>
            </w:pPr>
            <w:ins w:id="3577" w:author="Jochum, Michael D." w:date="2021-08-05T14:16:00Z">
              <w:r w:rsidRPr="00F7092D">
                <w:rPr>
                  <w:rFonts w:eastAsia="Times New Roman" w:cstheme="minorHAnsi"/>
                  <w:color w:val="000000"/>
                  <w:sz w:val="18"/>
                  <w:szCs w:val="18"/>
                </w:rPr>
                <w:t>66.000</w:t>
              </w:r>
            </w:ins>
          </w:p>
        </w:tc>
        <w:tc>
          <w:tcPr>
            <w:tcW w:w="290" w:type="pct"/>
            <w:tcBorders>
              <w:top w:val="nil"/>
              <w:left w:val="nil"/>
              <w:bottom w:val="nil"/>
              <w:right w:val="nil"/>
            </w:tcBorders>
            <w:shd w:val="clear" w:color="auto" w:fill="auto"/>
            <w:noWrap/>
            <w:vAlign w:val="bottom"/>
            <w:hideMark/>
          </w:tcPr>
          <w:p w14:paraId="47F41660" w14:textId="77777777" w:rsidR="00491314" w:rsidRPr="00F7092D" w:rsidRDefault="00491314" w:rsidP="008B2D9C">
            <w:pPr>
              <w:spacing w:after="0" w:line="240" w:lineRule="auto"/>
              <w:jc w:val="center"/>
              <w:rPr>
                <w:ins w:id="3578" w:author="Jochum, Michael D." w:date="2021-08-05T14:16:00Z"/>
                <w:rFonts w:eastAsia="Times New Roman" w:cstheme="minorHAnsi"/>
                <w:color w:val="000000"/>
                <w:sz w:val="18"/>
                <w:szCs w:val="18"/>
              </w:rPr>
            </w:pPr>
            <w:ins w:id="3579"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A0B2D60" w14:textId="77777777" w:rsidR="00491314" w:rsidRPr="00F7092D" w:rsidRDefault="00491314" w:rsidP="008B2D9C">
            <w:pPr>
              <w:spacing w:after="0" w:line="240" w:lineRule="auto"/>
              <w:jc w:val="center"/>
              <w:rPr>
                <w:ins w:id="3580" w:author="Jochum, Michael D." w:date="2021-08-05T14:16:00Z"/>
                <w:rFonts w:eastAsia="Times New Roman" w:cstheme="minorHAnsi"/>
                <w:color w:val="000000"/>
                <w:sz w:val="18"/>
                <w:szCs w:val="18"/>
              </w:rPr>
            </w:pPr>
            <w:ins w:id="3581" w:author="Jochum, Michael D." w:date="2021-08-05T14:16:00Z">
              <w:r w:rsidRPr="00F7092D">
                <w:rPr>
                  <w:rFonts w:eastAsia="Times New Roman" w:cstheme="minorHAnsi"/>
                  <w:color w:val="000000"/>
                  <w:sz w:val="18"/>
                  <w:szCs w:val="18"/>
                </w:rPr>
                <w:t>0.000</w:t>
              </w:r>
            </w:ins>
          </w:p>
        </w:tc>
      </w:tr>
      <w:tr w:rsidR="00F7092D" w:rsidRPr="00F7092D" w14:paraId="76920ABB" w14:textId="77777777" w:rsidTr="00491314">
        <w:trPr>
          <w:trHeight w:val="300"/>
          <w:ins w:id="3582" w:author="Jochum, Michael D." w:date="2021-08-05T14:16:00Z"/>
        </w:trPr>
        <w:tc>
          <w:tcPr>
            <w:tcW w:w="1955" w:type="pct"/>
            <w:tcBorders>
              <w:top w:val="nil"/>
              <w:left w:val="nil"/>
              <w:bottom w:val="nil"/>
              <w:right w:val="nil"/>
            </w:tcBorders>
            <w:shd w:val="clear" w:color="auto" w:fill="auto"/>
            <w:noWrap/>
            <w:vAlign w:val="bottom"/>
            <w:hideMark/>
          </w:tcPr>
          <w:p w14:paraId="27922105" w14:textId="77777777" w:rsidR="00491314" w:rsidRPr="00F7092D" w:rsidRDefault="00491314" w:rsidP="008B2D9C">
            <w:pPr>
              <w:spacing w:after="0" w:line="240" w:lineRule="auto"/>
              <w:jc w:val="right"/>
              <w:rPr>
                <w:ins w:id="3583" w:author="Jochum, Michael D." w:date="2021-08-05T14:16:00Z"/>
                <w:rFonts w:eastAsia="Times New Roman" w:cstheme="minorHAnsi"/>
                <w:color w:val="000000"/>
                <w:sz w:val="18"/>
                <w:szCs w:val="18"/>
              </w:rPr>
            </w:pPr>
            <w:ins w:id="3584" w:author="Jochum, Michael D." w:date="2021-08-05T14:16:00Z">
              <w:r w:rsidRPr="00F7092D">
                <w:rPr>
                  <w:rFonts w:eastAsia="Times New Roman" w:cstheme="minorHAnsi"/>
                  <w:color w:val="000000"/>
                  <w:sz w:val="18"/>
                  <w:szCs w:val="18"/>
                </w:rPr>
                <w:t>organonitrogen compound metabolic process</w:t>
              </w:r>
            </w:ins>
          </w:p>
        </w:tc>
        <w:tc>
          <w:tcPr>
            <w:tcW w:w="394" w:type="pct"/>
            <w:tcBorders>
              <w:top w:val="nil"/>
              <w:left w:val="nil"/>
              <w:bottom w:val="nil"/>
              <w:right w:val="nil"/>
            </w:tcBorders>
            <w:shd w:val="clear" w:color="auto" w:fill="auto"/>
            <w:noWrap/>
            <w:vAlign w:val="bottom"/>
            <w:hideMark/>
          </w:tcPr>
          <w:p w14:paraId="2C099515" w14:textId="77777777" w:rsidR="00491314" w:rsidRPr="00F7092D" w:rsidRDefault="00491314" w:rsidP="008B2D9C">
            <w:pPr>
              <w:spacing w:after="0" w:line="240" w:lineRule="auto"/>
              <w:jc w:val="center"/>
              <w:rPr>
                <w:ins w:id="3585" w:author="Jochum, Michael D." w:date="2021-08-05T14:16:00Z"/>
                <w:rFonts w:eastAsia="Times New Roman" w:cstheme="minorHAnsi"/>
                <w:color w:val="000000"/>
                <w:sz w:val="18"/>
                <w:szCs w:val="18"/>
              </w:rPr>
            </w:pPr>
            <w:ins w:id="3586" w:author="Jochum, Michael D." w:date="2021-08-05T14:16:00Z">
              <w:r w:rsidRPr="00F7092D">
                <w:rPr>
                  <w:rFonts w:eastAsia="Times New Roman" w:cstheme="minorHAnsi"/>
                  <w:color w:val="000000"/>
                  <w:sz w:val="18"/>
                  <w:szCs w:val="18"/>
                </w:rPr>
                <w:t>GO:1901564</w:t>
              </w:r>
            </w:ins>
          </w:p>
        </w:tc>
        <w:tc>
          <w:tcPr>
            <w:tcW w:w="817" w:type="pct"/>
            <w:tcBorders>
              <w:top w:val="nil"/>
              <w:left w:val="nil"/>
              <w:bottom w:val="nil"/>
              <w:right w:val="nil"/>
            </w:tcBorders>
            <w:shd w:val="clear" w:color="auto" w:fill="auto"/>
            <w:noWrap/>
            <w:vAlign w:val="bottom"/>
            <w:hideMark/>
          </w:tcPr>
          <w:p w14:paraId="06A91F6C" w14:textId="77777777" w:rsidR="00491314" w:rsidRPr="00F7092D" w:rsidRDefault="00491314" w:rsidP="008B2D9C">
            <w:pPr>
              <w:spacing w:after="0" w:line="240" w:lineRule="auto"/>
              <w:jc w:val="center"/>
              <w:rPr>
                <w:ins w:id="3587" w:author="Jochum, Michael D." w:date="2021-08-05T14:16:00Z"/>
                <w:rFonts w:eastAsia="Times New Roman" w:cstheme="minorHAnsi"/>
                <w:color w:val="000000"/>
                <w:sz w:val="18"/>
                <w:szCs w:val="18"/>
              </w:rPr>
            </w:pPr>
            <w:ins w:id="358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1272F14" w14:textId="77777777" w:rsidR="00491314" w:rsidRPr="00F7092D" w:rsidRDefault="00491314" w:rsidP="008B2D9C">
            <w:pPr>
              <w:spacing w:after="0" w:line="240" w:lineRule="auto"/>
              <w:jc w:val="center"/>
              <w:rPr>
                <w:ins w:id="3589" w:author="Jochum, Michael D." w:date="2021-08-05T14:16:00Z"/>
                <w:rFonts w:eastAsia="Times New Roman" w:cstheme="minorHAnsi"/>
                <w:color w:val="000000"/>
                <w:sz w:val="18"/>
                <w:szCs w:val="18"/>
              </w:rPr>
            </w:pPr>
            <w:ins w:id="3590"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745D89F" w14:textId="77777777" w:rsidR="00491314" w:rsidRPr="00F7092D" w:rsidRDefault="00491314" w:rsidP="008B2D9C">
            <w:pPr>
              <w:spacing w:after="0" w:line="240" w:lineRule="auto"/>
              <w:jc w:val="center"/>
              <w:rPr>
                <w:ins w:id="3591" w:author="Jochum, Michael D." w:date="2021-08-05T14:16:00Z"/>
                <w:rFonts w:eastAsia="Times New Roman" w:cstheme="minorHAnsi"/>
                <w:color w:val="000000"/>
                <w:sz w:val="18"/>
                <w:szCs w:val="18"/>
              </w:rPr>
            </w:pPr>
            <w:ins w:id="3592"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D943B1B" w14:textId="77777777" w:rsidR="00491314" w:rsidRPr="00F7092D" w:rsidRDefault="00491314" w:rsidP="008B2D9C">
            <w:pPr>
              <w:spacing w:after="0" w:line="240" w:lineRule="auto"/>
              <w:jc w:val="center"/>
              <w:rPr>
                <w:ins w:id="3593" w:author="Jochum, Michael D." w:date="2021-08-05T14:16:00Z"/>
                <w:rFonts w:eastAsia="Times New Roman" w:cstheme="minorHAnsi"/>
                <w:color w:val="000000"/>
                <w:sz w:val="18"/>
                <w:szCs w:val="18"/>
              </w:rPr>
            </w:pPr>
            <w:ins w:id="359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AAC51A6" w14:textId="77777777" w:rsidR="00491314" w:rsidRPr="00F7092D" w:rsidRDefault="00491314" w:rsidP="008B2D9C">
            <w:pPr>
              <w:spacing w:after="0" w:line="240" w:lineRule="auto"/>
              <w:jc w:val="center"/>
              <w:rPr>
                <w:ins w:id="3595" w:author="Jochum, Michael D." w:date="2021-08-05T14:16:00Z"/>
                <w:rFonts w:eastAsia="Times New Roman" w:cstheme="minorHAnsi"/>
                <w:color w:val="000000"/>
                <w:sz w:val="18"/>
                <w:szCs w:val="18"/>
              </w:rPr>
            </w:pPr>
            <w:ins w:id="3596" w:author="Jochum, Michael D." w:date="2021-08-05T14:16:00Z">
              <w:r w:rsidRPr="00F7092D">
                <w:rPr>
                  <w:rFonts w:eastAsia="Times New Roman" w:cstheme="minorHAnsi"/>
                  <w:color w:val="000000"/>
                  <w:sz w:val="18"/>
                  <w:szCs w:val="18"/>
                </w:rPr>
                <w:t>5.000</w:t>
              </w:r>
            </w:ins>
          </w:p>
        </w:tc>
        <w:tc>
          <w:tcPr>
            <w:tcW w:w="290" w:type="pct"/>
            <w:tcBorders>
              <w:top w:val="nil"/>
              <w:left w:val="nil"/>
              <w:bottom w:val="nil"/>
              <w:right w:val="nil"/>
            </w:tcBorders>
            <w:shd w:val="clear" w:color="auto" w:fill="auto"/>
            <w:noWrap/>
            <w:vAlign w:val="bottom"/>
            <w:hideMark/>
          </w:tcPr>
          <w:p w14:paraId="4FC53B26" w14:textId="77777777" w:rsidR="00491314" w:rsidRPr="00F7092D" w:rsidRDefault="00491314" w:rsidP="008B2D9C">
            <w:pPr>
              <w:spacing w:after="0" w:line="240" w:lineRule="auto"/>
              <w:jc w:val="center"/>
              <w:rPr>
                <w:ins w:id="3597" w:author="Jochum, Michael D." w:date="2021-08-05T14:16:00Z"/>
                <w:rFonts w:eastAsia="Times New Roman" w:cstheme="minorHAnsi"/>
                <w:color w:val="000000"/>
                <w:sz w:val="18"/>
                <w:szCs w:val="18"/>
              </w:rPr>
            </w:pPr>
            <w:ins w:id="3598"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C7B0595" w14:textId="77777777" w:rsidR="00491314" w:rsidRPr="00F7092D" w:rsidRDefault="00491314" w:rsidP="008B2D9C">
            <w:pPr>
              <w:spacing w:after="0" w:line="240" w:lineRule="auto"/>
              <w:jc w:val="center"/>
              <w:rPr>
                <w:ins w:id="3599" w:author="Jochum, Michael D." w:date="2021-08-05T14:16:00Z"/>
                <w:rFonts w:eastAsia="Times New Roman" w:cstheme="minorHAnsi"/>
                <w:color w:val="000000"/>
                <w:sz w:val="18"/>
                <w:szCs w:val="18"/>
              </w:rPr>
            </w:pPr>
            <w:ins w:id="3600" w:author="Jochum, Michael D." w:date="2021-08-05T14:16:00Z">
              <w:r w:rsidRPr="00F7092D">
                <w:rPr>
                  <w:rFonts w:eastAsia="Times New Roman" w:cstheme="minorHAnsi"/>
                  <w:color w:val="000000"/>
                  <w:sz w:val="18"/>
                  <w:szCs w:val="18"/>
                </w:rPr>
                <w:t>0.000</w:t>
              </w:r>
            </w:ins>
          </w:p>
        </w:tc>
      </w:tr>
      <w:tr w:rsidR="00F7092D" w:rsidRPr="00F7092D" w14:paraId="4AB088E8" w14:textId="77777777" w:rsidTr="00491314">
        <w:trPr>
          <w:trHeight w:val="300"/>
          <w:ins w:id="3601" w:author="Jochum, Michael D." w:date="2021-08-05T14:16:00Z"/>
        </w:trPr>
        <w:tc>
          <w:tcPr>
            <w:tcW w:w="1955" w:type="pct"/>
            <w:tcBorders>
              <w:top w:val="nil"/>
              <w:left w:val="nil"/>
              <w:bottom w:val="nil"/>
              <w:right w:val="nil"/>
            </w:tcBorders>
            <w:shd w:val="clear" w:color="auto" w:fill="auto"/>
            <w:noWrap/>
            <w:vAlign w:val="bottom"/>
            <w:hideMark/>
          </w:tcPr>
          <w:p w14:paraId="5BB28D76" w14:textId="77777777" w:rsidR="00491314" w:rsidRPr="00F7092D" w:rsidRDefault="00491314" w:rsidP="008B2D9C">
            <w:pPr>
              <w:spacing w:after="0" w:line="240" w:lineRule="auto"/>
              <w:jc w:val="right"/>
              <w:rPr>
                <w:ins w:id="3602" w:author="Jochum, Michael D." w:date="2021-08-05T14:16:00Z"/>
                <w:rFonts w:eastAsia="Times New Roman" w:cstheme="minorHAnsi"/>
                <w:color w:val="000000"/>
                <w:sz w:val="18"/>
                <w:szCs w:val="18"/>
              </w:rPr>
            </w:pPr>
            <w:ins w:id="3603" w:author="Jochum, Michael D." w:date="2021-08-05T14:16:00Z">
              <w:r w:rsidRPr="00F7092D">
                <w:rPr>
                  <w:rFonts w:eastAsia="Times New Roman" w:cstheme="minorHAnsi"/>
                  <w:color w:val="000000"/>
                  <w:sz w:val="18"/>
                  <w:szCs w:val="18"/>
                </w:rPr>
                <w:t xml:space="preserve">binding </w:t>
              </w:r>
            </w:ins>
          </w:p>
        </w:tc>
        <w:tc>
          <w:tcPr>
            <w:tcW w:w="394" w:type="pct"/>
            <w:tcBorders>
              <w:top w:val="nil"/>
              <w:left w:val="nil"/>
              <w:bottom w:val="nil"/>
              <w:right w:val="nil"/>
            </w:tcBorders>
            <w:shd w:val="clear" w:color="auto" w:fill="auto"/>
            <w:noWrap/>
            <w:vAlign w:val="bottom"/>
            <w:hideMark/>
          </w:tcPr>
          <w:p w14:paraId="6BE9C680" w14:textId="77777777" w:rsidR="00491314" w:rsidRPr="00F7092D" w:rsidRDefault="00491314" w:rsidP="008B2D9C">
            <w:pPr>
              <w:spacing w:after="0" w:line="240" w:lineRule="auto"/>
              <w:jc w:val="center"/>
              <w:rPr>
                <w:ins w:id="3604" w:author="Jochum, Michael D." w:date="2021-08-05T14:16:00Z"/>
                <w:rFonts w:eastAsia="Times New Roman" w:cstheme="minorHAnsi"/>
                <w:color w:val="000000"/>
                <w:sz w:val="18"/>
                <w:szCs w:val="18"/>
              </w:rPr>
            </w:pPr>
            <w:ins w:id="3605" w:author="Jochum, Michael D." w:date="2021-08-05T14:16:00Z">
              <w:r w:rsidRPr="00F7092D">
                <w:rPr>
                  <w:rFonts w:eastAsia="Times New Roman" w:cstheme="minorHAnsi"/>
                  <w:color w:val="000000"/>
                  <w:sz w:val="18"/>
                  <w:szCs w:val="18"/>
                </w:rPr>
                <w:t>GO:0005488</w:t>
              </w:r>
            </w:ins>
          </w:p>
        </w:tc>
        <w:tc>
          <w:tcPr>
            <w:tcW w:w="817" w:type="pct"/>
            <w:tcBorders>
              <w:top w:val="nil"/>
              <w:left w:val="nil"/>
              <w:bottom w:val="nil"/>
              <w:right w:val="nil"/>
            </w:tcBorders>
            <w:shd w:val="clear" w:color="auto" w:fill="auto"/>
            <w:noWrap/>
            <w:vAlign w:val="bottom"/>
            <w:hideMark/>
          </w:tcPr>
          <w:p w14:paraId="02710627" w14:textId="77777777" w:rsidR="00491314" w:rsidRPr="00F7092D" w:rsidRDefault="00491314" w:rsidP="008B2D9C">
            <w:pPr>
              <w:spacing w:after="0" w:line="240" w:lineRule="auto"/>
              <w:jc w:val="center"/>
              <w:rPr>
                <w:ins w:id="3606" w:author="Jochum, Michael D." w:date="2021-08-05T14:16:00Z"/>
                <w:rFonts w:eastAsia="Times New Roman" w:cstheme="minorHAnsi"/>
                <w:color w:val="000000"/>
                <w:sz w:val="18"/>
                <w:szCs w:val="18"/>
              </w:rPr>
            </w:pPr>
            <w:ins w:id="360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4505BE24" w14:textId="77777777" w:rsidR="00491314" w:rsidRPr="00F7092D" w:rsidRDefault="00491314" w:rsidP="008B2D9C">
            <w:pPr>
              <w:spacing w:after="0" w:line="240" w:lineRule="auto"/>
              <w:jc w:val="center"/>
              <w:rPr>
                <w:ins w:id="3608" w:author="Jochum, Michael D." w:date="2021-08-05T14:16:00Z"/>
                <w:rFonts w:eastAsia="Times New Roman" w:cstheme="minorHAnsi"/>
                <w:color w:val="000000"/>
                <w:sz w:val="18"/>
                <w:szCs w:val="18"/>
              </w:rPr>
            </w:pPr>
            <w:ins w:id="3609"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085C38DC" w14:textId="77777777" w:rsidR="00491314" w:rsidRPr="00F7092D" w:rsidRDefault="00491314" w:rsidP="008B2D9C">
            <w:pPr>
              <w:spacing w:after="0" w:line="240" w:lineRule="auto"/>
              <w:jc w:val="center"/>
              <w:rPr>
                <w:ins w:id="3610" w:author="Jochum, Michael D." w:date="2021-08-05T14:16:00Z"/>
                <w:rFonts w:eastAsia="Times New Roman" w:cstheme="minorHAnsi"/>
                <w:color w:val="000000"/>
                <w:sz w:val="18"/>
                <w:szCs w:val="18"/>
              </w:rPr>
            </w:pPr>
            <w:ins w:id="3611"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4FE08DE" w14:textId="77777777" w:rsidR="00491314" w:rsidRPr="00F7092D" w:rsidRDefault="00491314" w:rsidP="008B2D9C">
            <w:pPr>
              <w:spacing w:after="0" w:line="240" w:lineRule="auto"/>
              <w:jc w:val="center"/>
              <w:rPr>
                <w:ins w:id="3612" w:author="Jochum, Michael D." w:date="2021-08-05T14:16:00Z"/>
                <w:rFonts w:eastAsia="Times New Roman" w:cstheme="minorHAnsi"/>
                <w:color w:val="000000"/>
                <w:sz w:val="18"/>
                <w:szCs w:val="18"/>
              </w:rPr>
            </w:pPr>
            <w:ins w:id="361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0A70849" w14:textId="77777777" w:rsidR="00491314" w:rsidRPr="00F7092D" w:rsidRDefault="00491314" w:rsidP="008B2D9C">
            <w:pPr>
              <w:spacing w:after="0" w:line="240" w:lineRule="auto"/>
              <w:jc w:val="center"/>
              <w:rPr>
                <w:ins w:id="3614" w:author="Jochum, Michael D." w:date="2021-08-05T14:16:00Z"/>
                <w:rFonts w:eastAsia="Times New Roman" w:cstheme="minorHAnsi"/>
                <w:color w:val="000000"/>
                <w:sz w:val="18"/>
                <w:szCs w:val="18"/>
              </w:rPr>
            </w:pPr>
            <w:ins w:id="3615" w:author="Jochum, Michael D." w:date="2021-08-05T14:16:00Z">
              <w:r w:rsidRPr="00F7092D">
                <w:rPr>
                  <w:rFonts w:eastAsia="Times New Roman" w:cstheme="minorHAnsi"/>
                  <w:color w:val="000000"/>
                  <w:sz w:val="18"/>
                  <w:szCs w:val="18"/>
                </w:rPr>
                <w:t>81.000</w:t>
              </w:r>
            </w:ins>
          </w:p>
        </w:tc>
        <w:tc>
          <w:tcPr>
            <w:tcW w:w="290" w:type="pct"/>
            <w:tcBorders>
              <w:top w:val="nil"/>
              <w:left w:val="nil"/>
              <w:bottom w:val="nil"/>
              <w:right w:val="nil"/>
            </w:tcBorders>
            <w:shd w:val="clear" w:color="auto" w:fill="auto"/>
            <w:noWrap/>
            <w:vAlign w:val="bottom"/>
            <w:hideMark/>
          </w:tcPr>
          <w:p w14:paraId="12F5B7FB" w14:textId="77777777" w:rsidR="00491314" w:rsidRPr="00F7092D" w:rsidRDefault="00491314" w:rsidP="008B2D9C">
            <w:pPr>
              <w:spacing w:after="0" w:line="240" w:lineRule="auto"/>
              <w:jc w:val="center"/>
              <w:rPr>
                <w:ins w:id="3616" w:author="Jochum, Michael D." w:date="2021-08-05T14:16:00Z"/>
                <w:rFonts w:eastAsia="Times New Roman" w:cstheme="minorHAnsi"/>
                <w:color w:val="000000"/>
                <w:sz w:val="18"/>
                <w:szCs w:val="18"/>
              </w:rPr>
            </w:pPr>
            <w:ins w:id="3617"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79FDB64" w14:textId="77777777" w:rsidR="00491314" w:rsidRPr="00F7092D" w:rsidRDefault="00491314" w:rsidP="008B2D9C">
            <w:pPr>
              <w:spacing w:after="0" w:line="240" w:lineRule="auto"/>
              <w:jc w:val="center"/>
              <w:rPr>
                <w:ins w:id="3618" w:author="Jochum, Michael D." w:date="2021-08-05T14:16:00Z"/>
                <w:rFonts w:eastAsia="Times New Roman" w:cstheme="minorHAnsi"/>
                <w:color w:val="000000"/>
                <w:sz w:val="18"/>
                <w:szCs w:val="18"/>
              </w:rPr>
            </w:pPr>
            <w:ins w:id="3619" w:author="Jochum, Michael D." w:date="2021-08-05T14:16:00Z">
              <w:r w:rsidRPr="00F7092D">
                <w:rPr>
                  <w:rFonts w:eastAsia="Times New Roman" w:cstheme="minorHAnsi"/>
                  <w:color w:val="000000"/>
                  <w:sz w:val="18"/>
                  <w:szCs w:val="18"/>
                </w:rPr>
                <w:t>0.001</w:t>
              </w:r>
            </w:ins>
          </w:p>
        </w:tc>
      </w:tr>
      <w:tr w:rsidR="00F7092D" w:rsidRPr="00F7092D" w14:paraId="1951728E" w14:textId="77777777" w:rsidTr="00491314">
        <w:trPr>
          <w:trHeight w:val="300"/>
          <w:ins w:id="3620" w:author="Jochum, Michael D." w:date="2021-08-05T14:16:00Z"/>
        </w:trPr>
        <w:tc>
          <w:tcPr>
            <w:tcW w:w="1955" w:type="pct"/>
            <w:tcBorders>
              <w:top w:val="nil"/>
              <w:left w:val="nil"/>
              <w:bottom w:val="nil"/>
              <w:right w:val="nil"/>
            </w:tcBorders>
            <w:shd w:val="clear" w:color="auto" w:fill="auto"/>
            <w:noWrap/>
            <w:vAlign w:val="bottom"/>
            <w:hideMark/>
          </w:tcPr>
          <w:p w14:paraId="7181169A" w14:textId="77777777" w:rsidR="00491314" w:rsidRPr="00F7092D" w:rsidRDefault="00491314" w:rsidP="008B2D9C">
            <w:pPr>
              <w:spacing w:after="0" w:line="240" w:lineRule="auto"/>
              <w:jc w:val="right"/>
              <w:rPr>
                <w:ins w:id="3621" w:author="Jochum, Michael D." w:date="2021-08-05T14:16:00Z"/>
                <w:rFonts w:eastAsia="Times New Roman" w:cstheme="minorHAnsi"/>
                <w:color w:val="000000"/>
                <w:sz w:val="18"/>
                <w:szCs w:val="18"/>
              </w:rPr>
            </w:pPr>
            <w:ins w:id="3622" w:author="Jochum, Michael D." w:date="2021-08-05T14:16:00Z">
              <w:r w:rsidRPr="00F7092D">
                <w:rPr>
                  <w:rFonts w:eastAsia="Times New Roman" w:cstheme="minorHAnsi"/>
                  <w:color w:val="000000"/>
                  <w:sz w:val="18"/>
                  <w:szCs w:val="18"/>
                </w:rPr>
                <w:t>nitrogen compound metabolic process</w:t>
              </w:r>
            </w:ins>
          </w:p>
        </w:tc>
        <w:tc>
          <w:tcPr>
            <w:tcW w:w="394" w:type="pct"/>
            <w:tcBorders>
              <w:top w:val="nil"/>
              <w:left w:val="nil"/>
              <w:bottom w:val="nil"/>
              <w:right w:val="nil"/>
            </w:tcBorders>
            <w:shd w:val="clear" w:color="auto" w:fill="auto"/>
            <w:noWrap/>
            <w:vAlign w:val="bottom"/>
            <w:hideMark/>
          </w:tcPr>
          <w:p w14:paraId="004D087C" w14:textId="77777777" w:rsidR="00491314" w:rsidRPr="00F7092D" w:rsidRDefault="00491314" w:rsidP="008B2D9C">
            <w:pPr>
              <w:spacing w:after="0" w:line="240" w:lineRule="auto"/>
              <w:jc w:val="center"/>
              <w:rPr>
                <w:ins w:id="3623" w:author="Jochum, Michael D." w:date="2021-08-05T14:16:00Z"/>
                <w:rFonts w:eastAsia="Times New Roman" w:cstheme="minorHAnsi"/>
                <w:color w:val="000000"/>
                <w:sz w:val="18"/>
                <w:szCs w:val="18"/>
              </w:rPr>
            </w:pPr>
            <w:ins w:id="3624" w:author="Jochum, Michael D." w:date="2021-08-05T14:16:00Z">
              <w:r w:rsidRPr="00F7092D">
                <w:rPr>
                  <w:rFonts w:eastAsia="Times New Roman" w:cstheme="minorHAnsi"/>
                  <w:color w:val="000000"/>
                  <w:sz w:val="18"/>
                  <w:szCs w:val="18"/>
                </w:rPr>
                <w:t>GO:0006807</w:t>
              </w:r>
            </w:ins>
          </w:p>
        </w:tc>
        <w:tc>
          <w:tcPr>
            <w:tcW w:w="817" w:type="pct"/>
            <w:tcBorders>
              <w:top w:val="nil"/>
              <w:left w:val="nil"/>
              <w:bottom w:val="nil"/>
              <w:right w:val="nil"/>
            </w:tcBorders>
            <w:shd w:val="clear" w:color="auto" w:fill="auto"/>
            <w:noWrap/>
            <w:vAlign w:val="bottom"/>
            <w:hideMark/>
          </w:tcPr>
          <w:p w14:paraId="264B3E50" w14:textId="77777777" w:rsidR="00491314" w:rsidRPr="00F7092D" w:rsidRDefault="00491314" w:rsidP="008B2D9C">
            <w:pPr>
              <w:spacing w:after="0" w:line="240" w:lineRule="auto"/>
              <w:jc w:val="center"/>
              <w:rPr>
                <w:ins w:id="3625" w:author="Jochum, Michael D." w:date="2021-08-05T14:16:00Z"/>
                <w:rFonts w:eastAsia="Times New Roman" w:cstheme="minorHAnsi"/>
                <w:color w:val="000000"/>
                <w:sz w:val="18"/>
                <w:szCs w:val="18"/>
              </w:rPr>
            </w:pPr>
            <w:ins w:id="362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FA23E8F" w14:textId="77777777" w:rsidR="00491314" w:rsidRPr="00F7092D" w:rsidRDefault="00491314" w:rsidP="008B2D9C">
            <w:pPr>
              <w:spacing w:after="0" w:line="240" w:lineRule="auto"/>
              <w:jc w:val="center"/>
              <w:rPr>
                <w:ins w:id="3627" w:author="Jochum, Michael D." w:date="2021-08-05T14:16:00Z"/>
                <w:rFonts w:eastAsia="Times New Roman" w:cstheme="minorHAnsi"/>
                <w:color w:val="000000"/>
                <w:sz w:val="18"/>
                <w:szCs w:val="18"/>
              </w:rPr>
            </w:pPr>
            <w:ins w:id="3628"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E46BE59" w14:textId="77777777" w:rsidR="00491314" w:rsidRPr="00F7092D" w:rsidRDefault="00491314" w:rsidP="008B2D9C">
            <w:pPr>
              <w:spacing w:after="0" w:line="240" w:lineRule="auto"/>
              <w:jc w:val="center"/>
              <w:rPr>
                <w:ins w:id="3629" w:author="Jochum, Michael D." w:date="2021-08-05T14:16:00Z"/>
                <w:rFonts w:eastAsia="Times New Roman" w:cstheme="minorHAnsi"/>
                <w:color w:val="000000"/>
                <w:sz w:val="18"/>
                <w:szCs w:val="18"/>
              </w:rPr>
            </w:pPr>
            <w:ins w:id="3630"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B016AB1" w14:textId="77777777" w:rsidR="00491314" w:rsidRPr="00F7092D" w:rsidRDefault="00491314" w:rsidP="008B2D9C">
            <w:pPr>
              <w:spacing w:after="0" w:line="240" w:lineRule="auto"/>
              <w:jc w:val="center"/>
              <w:rPr>
                <w:ins w:id="3631" w:author="Jochum, Michael D." w:date="2021-08-05T14:16:00Z"/>
                <w:rFonts w:eastAsia="Times New Roman" w:cstheme="minorHAnsi"/>
                <w:color w:val="000000"/>
                <w:sz w:val="18"/>
                <w:szCs w:val="18"/>
              </w:rPr>
            </w:pPr>
            <w:ins w:id="363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0670D01" w14:textId="77777777" w:rsidR="00491314" w:rsidRPr="00F7092D" w:rsidRDefault="00491314" w:rsidP="008B2D9C">
            <w:pPr>
              <w:spacing w:after="0" w:line="240" w:lineRule="auto"/>
              <w:jc w:val="center"/>
              <w:rPr>
                <w:ins w:id="3633" w:author="Jochum, Michael D." w:date="2021-08-05T14:16:00Z"/>
                <w:rFonts w:eastAsia="Times New Roman" w:cstheme="minorHAnsi"/>
                <w:color w:val="000000"/>
                <w:sz w:val="18"/>
                <w:szCs w:val="18"/>
              </w:rPr>
            </w:pPr>
            <w:ins w:id="3634" w:author="Jochum, Michael D." w:date="2021-08-05T14:16:00Z">
              <w:r w:rsidRPr="00F7092D">
                <w:rPr>
                  <w:rFonts w:eastAsia="Times New Roman" w:cstheme="minorHAnsi"/>
                  <w:color w:val="000000"/>
                  <w:sz w:val="18"/>
                  <w:szCs w:val="18"/>
                </w:rPr>
                <w:t>70.000</w:t>
              </w:r>
            </w:ins>
          </w:p>
        </w:tc>
        <w:tc>
          <w:tcPr>
            <w:tcW w:w="290" w:type="pct"/>
            <w:tcBorders>
              <w:top w:val="nil"/>
              <w:left w:val="nil"/>
              <w:bottom w:val="nil"/>
              <w:right w:val="nil"/>
            </w:tcBorders>
            <w:shd w:val="clear" w:color="auto" w:fill="auto"/>
            <w:noWrap/>
            <w:vAlign w:val="bottom"/>
            <w:hideMark/>
          </w:tcPr>
          <w:p w14:paraId="0C6A86DB" w14:textId="77777777" w:rsidR="00491314" w:rsidRPr="00F7092D" w:rsidRDefault="00491314" w:rsidP="008B2D9C">
            <w:pPr>
              <w:spacing w:after="0" w:line="240" w:lineRule="auto"/>
              <w:jc w:val="center"/>
              <w:rPr>
                <w:ins w:id="3635" w:author="Jochum, Michael D." w:date="2021-08-05T14:16:00Z"/>
                <w:rFonts w:eastAsia="Times New Roman" w:cstheme="minorHAnsi"/>
                <w:color w:val="000000"/>
                <w:sz w:val="18"/>
                <w:szCs w:val="18"/>
              </w:rPr>
            </w:pPr>
            <w:ins w:id="3636"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6DC42878" w14:textId="77777777" w:rsidR="00491314" w:rsidRPr="00F7092D" w:rsidRDefault="00491314" w:rsidP="008B2D9C">
            <w:pPr>
              <w:spacing w:after="0" w:line="240" w:lineRule="auto"/>
              <w:jc w:val="center"/>
              <w:rPr>
                <w:ins w:id="3637" w:author="Jochum, Michael D." w:date="2021-08-05T14:16:00Z"/>
                <w:rFonts w:eastAsia="Times New Roman" w:cstheme="minorHAnsi"/>
                <w:color w:val="000000"/>
                <w:sz w:val="18"/>
                <w:szCs w:val="18"/>
              </w:rPr>
            </w:pPr>
            <w:ins w:id="3638" w:author="Jochum, Michael D." w:date="2021-08-05T14:16:00Z">
              <w:r w:rsidRPr="00F7092D">
                <w:rPr>
                  <w:rFonts w:eastAsia="Times New Roman" w:cstheme="minorHAnsi"/>
                  <w:color w:val="000000"/>
                  <w:sz w:val="18"/>
                  <w:szCs w:val="18"/>
                </w:rPr>
                <w:t>0.001</w:t>
              </w:r>
            </w:ins>
          </w:p>
        </w:tc>
      </w:tr>
      <w:tr w:rsidR="00F7092D" w:rsidRPr="00F7092D" w14:paraId="1DADFAD8" w14:textId="77777777" w:rsidTr="00491314">
        <w:trPr>
          <w:trHeight w:val="300"/>
          <w:ins w:id="3639" w:author="Jochum, Michael D." w:date="2021-08-05T14:16:00Z"/>
        </w:trPr>
        <w:tc>
          <w:tcPr>
            <w:tcW w:w="1955" w:type="pct"/>
            <w:tcBorders>
              <w:top w:val="nil"/>
              <w:left w:val="nil"/>
              <w:bottom w:val="nil"/>
              <w:right w:val="nil"/>
            </w:tcBorders>
            <w:shd w:val="clear" w:color="auto" w:fill="auto"/>
            <w:noWrap/>
            <w:vAlign w:val="bottom"/>
            <w:hideMark/>
          </w:tcPr>
          <w:p w14:paraId="64A47C96" w14:textId="77777777" w:rsidR="00491314" w:rsidRPr="00F7092D" w:rsidRDefault="00491314" w:rsidP="008B2D9C">
            <w:pPr>
              <w:spacing w:after="0" w:line="240" w:lineRule="auto"/>
              <w:jc w:val="right"/>
              <w:rPr>
                <w:ins w:id="3640" w:author="Jochum, Michael D." w:date="2021-08-05T14:16:00Z"/>
                <w:rFonts w:eastAsia="Times New Roman" w:cstheme="minorHAnsi"/>
                <w:color w:val="000000"/>
                <w:sz w:val="18"/>
                <w:szCs w:val="18"/>
              </w:rPr>
            </w:pPr>
            <w:ins w:id="3641" w:author="Jochum, Michael D." w:date="2021-08-05T14:16:00Z">
              <w:r w:rsidRPr="00F7092D">
                <w:rPr>
                  <w:rFonts w:eastAsia="Times New Roman" w:cstheme="minorHAnsi"/>
                  <w:color w:val="000000"/>
                  <w:sz w:val="18"/>
                  <w:szCs w:val="18"/>
                </w:rPr>
                <w:t>biosynthetic process</w:t>
              </w:r>
            </w:ins>
          </w:p>
        </w:tc>
        <w:tc>
          <w:tcPr>
            <w:tcW w:w="394" w:type="pct"/>
            <w:tcBorders>
              <w:top w:val="nil"/>
              <w:left w:val="nil"/>
              <w:bottom w:val="nil"/>
              <w:right w:val="nil"/>
            </w:tcBorders>
            <w:shd w:val="clear" w:color="auto" w:fill="auto"/>
            <w:noWrap/>
            <w:vAlign w:val="bottom"/>
            <w:hideMark/>
          </w:tcPr>
          <w:p w14:paraId="154C7FE1" w14:textId="77777777" w:rsidR="00491314" w:rsidRPr="00F7092D" w:rsidRDefault="00491314" w:rsidP="008B2D9C">
            <w:pPr>
              <w:spacing w:after="0" w:line="240" w:lineRule="auto"/>
              <w:jc w:val="center"/>
              <w:rPr>
                <w:ins w:id="3642" w:author="Jochum, Michael D." w:date="2021-08-05T14:16:00Z"/>
                <w:rFonts w:eastAsia="Times New Roman" w:cstheme="minorHAnsi"/>
                <w:color w:val="000000"/>
                <w:sz w:val="18"/>
                <w:szCs w:val="18"/>
              </w:rPr>
            </w:pPr>
            <w:ins w:id="3643" w:author="Jochum, Michael D." w:date="2021-08-05T14:16:00Z">
              <w:r w:rsidRPr="00F7092D">
                <w:rPr>
                  <w:rFonts w:eastAsia="Times New Roman" w:cstheme="minorHAnsi"/>
                  <w:color w:val="000000"/>
                  <w:sz w:val="18"/>
                  <w:szCs w:val="18"/>
                </w:rPr>
                <w:t>GO:0009058</w:t>
              </w:r>
            </w:ins>
          </w:p>
        </w:tc>
        <w:tc>
          <w:tcPr>
            <w:tcW w:w="817" w:type="pct"/>
            <w:tcBorders>
              <w:top w:val="nil"/>
              <w:left w:val="nil"/>
              <w:bottom w:val="nil"/>
              <w:right w:val="nil"/>
            </w:tcBorders>
            <w:shd w:val="clear" w:color="auto" w:fill="auto"/>
            <w:noWrap/>
            <w:vAlign w:val="bottom"/>
            <w:hideMark/>
          </w:tcPr>
          <w:p w14:paraId="32D2981B" w14:textId="77777777" w:rsidR="00491314" w:rsidRPr="00F7092D" w:rsidRDefault="00491314" w:rsidP="008B2D9C">
            <w:pPr>
              <w:spacing w:after="0" w:line="240" w:lineRule="auto"/>
              <w:jc w:val="center"/>
              <w:rPr>
                <w:ins w:id="3644" w:author="Jochum, Michael D." w:date="2021-08-05T14:16:00Z"/>
                <w:rFonts w:eastAsia="Times New Roman" w:cstheme="minorHAnsi"/>
                <w:color w:val="000000"/>
                <w:sz w:val="18"/>
                <w:szCs w:val="18"/>
              </w:rPr>
            </w:pPr>
            <w:ins w:id="364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4221495" w14:textId="77777777" w:rsidR="00491314" w:rsidRPr="00F7092D" w:rsidRDefault="00491314" w:rsidP="008B2D9C">
            <w:pPr>
              <w:spacing w:after="0" w:line="240" w:lineRule="auto"/>
              <w:jc w:val="center"/>
              <w:rPr>
                <w:ins w:id="3646" w:author="Jochum, Michael D." w:date="2021-08-05T14:16:00Z"/>
                <w:rFonts w:eastAsia="Times New Roman" w:cstheme="minorHAnsi"/>
                <w:color w:val="000000"/>
                <w:sz w:val="18"/>
                <w:szCs w:val="18"/>
              </w:rPr>
            </w:pPr>
            <w:ins w:id="3647"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3A7C6AA0" w14:textId="77777777" w:rsidR="00491314" w:rsidRPr="00F7092D" w:rsidRDefault="00491314" w:rsidP="008B2D9C">
            <w:pPr>
              <w:spacing w:after="0" w:line="240" w:lineRule="auto"/>
              <w:jc w:val="center"/>
              <w:rPr>
                <w:ins w:id="3648" w:author="Jochum, Michael D." w:date="2021-08-05T14:16:00Z"/>
                <w:rFonts w:eastAsia="Times New Roman" w:cstheme="minorHAnsi"/>
                <w:color w:val="000000"/>
                <w:sz w:val="18"/>
                <w:szCs w:val="18"/>
              </w:rPr>
            </w:pPr>
            <w:ins w:id="3649"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2135570" w14:textId="77777777" w:rsidR="00491314" w:rsidRPr="00F7092D" w:rsidRDefault="00491314" w:rsidP="008B2D9C">
            <w:pPr>
              <w:spacing w:after="0" w:line="240" w:lineRule="auto"/>
              <w:jc w:val="center"/>
              <w:rPr>
                <w:ins w:id="3650" w:author="Jochum, Michael D." w:date="2021-08-05T14:16:00Z"/>
                <w:rFonts w:eastAsia="Times New Roman" w:cstheme="minorHAnsi"/>
                <w:color w:val="000000"/>
                <w:sz w:val="18"/>
                <w:szCs w:val="18"/>
              </w:rPr>
            </w:pPr>
            <w:ins w:id="365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AC1974F" w14:textId="77777777" w:rsidR="00491314" w:rsidRPr="00F7092D" w:rsidRDefault="00491314" w:rsidP="008B2D9C">
            <w:pPr>
              <w:spacing w:after="0" w:line="240" w:lineRule="auto"/>
              <w:jc w:val="center"/>
              <w:rPr>
                <w:ins w:id="3652" w:author="Jochum, Michael D." w:date="2021-08-05T14:16:00Z"/>
                <w:rFonts w:eastAsia="Times New Roman" w:cstheme="minorHAnsi"/>
                <w:color w:val="000000"/>
                <w:sz w:val="18"/>
                <w:szCs w:val="18"/>
              </w:rPr>
            </w:pPr>
            <w:ins w:id="3653" w:author="Jochum, Michael D." w:date="2021-08-05T14:16:00Z">
              <w:r w:rsidRPr="00F7092D">
                <w:rPr>
                  <w:rFonts w:eastAsia="Times New Roman" w:cstheme="minorHAnsi"/>
                  <w:color w:val="000000"/>
                  <w:sz w:val="18"/>
                  <w:szCs w:val="18"/>
                </w:rPr>
                <w:t>23.000</w:t>
              </w:r>
            </w:ins>
          </w:p>
        </w:tc>
        <w:tc>
          <w:tcPr>
            <w:tcW w:w="290" w:type="pct"/>
            <w:tcBorders>
              <w:top w:val="nil"/>
              <w:left w:val="nil"/>
              <w:bottom w:val="nil"/>
              <w:right w:val="nil"/>
            </w:tcBorders>
            <w:shd w:val="clear" w:color="auto" w:fill="auto"/>
            <w:noWrap/>
            <w:vAlign w:val="bottom"/>
            <w:hideMark/>
          </w:tcPr>
          <w:p w14:paraId="7FD68192" w14:textId="77777777" w:rsidR="00491314" w:rsidRPr="00F7092D" w:rsidRDefault="00491314" w:rsidP="008B2D9C">
            <w:pPr>
              <w:spacing w:after="0" w:line="240" w:lineRule="auto"/>
              <w:jc w:val="center"/>
              <w:rPr>
                <w:ins w:id="3654" w:author="Jochum, Michael D." w:date="2021-08-05T14:16:00Z"/>
                <w:rFonts w:eastAsia="Times New Roman" w:cstheme="minorHAnsi"/>
                <w:color w:val="000000"/>
                <w:sz w:val="18"/>
                <w:szCs w:val="18"/>
              </w:rPr>
            </w:pPr>
            <w:ins w:id="3655" w:author="Jochum, Michael D." w:date="2021-08-05T14:16:00Z">
              <w:r w:rsidRPr="00F7092D">
                <w:rPr>
                  <w:rFonts w:eastAsia="Times New Roman" w:cstheme="minorHAnsi"/>
                  <w:color w:val="000000"/>
                  <w:sz w:val="18"/>
                  <w:szCs w:val="18"/>
                </w:rPr>
                <w:t>0.005</w:t>
              </w:r>
            </w:ins>
          </w:p>
        </w:tc>
        <w:tc>
          <w:tcPr>
            <w:tcW w:w="289" w:type="pct"/>
            <w:tcBorders>
              <w:top w:val="nil"/>
              <w:left w:val="nil"/>
              <w:bottom w:val="nil"/>
              <w:right w:val="nil"/>
            </w:tcBorders>
            <w:shd w:val="clear" w:color="auto" w:fill="auto"/>
            <w:noWrap/>
            <w:vAlign w:val="bottom"/>
            <w:hideMark/>
          </w:tcPr>
          <w:p w14:paraId="6335B001" w14:textId="77777777" w:rsidR="00491314" w:rsidRPr="00F7092D" w:rsidRDefault="00491314" w:rsidP="008B2D9C">
            <w:pPr>
              <w:spacing w:after="0" w:line="240" w:lineRule="auto"/>
              <w:jc w:val="center"/>
              <w:rPr>
                <w:ins w:id="3656" w:author="Jochum, Michael D." w:date="2021-08-05T14:16:00Z"/>
                <w:rFonts w:eastAsia="Times New Roman" w:cstheme="minorHAnsi"/>
                <w:color w:val="000000"/>
                <w:sz w:val="18"/>
                <w:szCs w:val="18"/>
              </w:rPr>
            </w:pPr>
            <w:ins w:id="3657" w:author="Jochum, Michael D." w:date="2021-08-05T14:16:00Z">
              <w:r w:rsidRPr="00F7092D">
                <w:rPr>
                  <w:rFonts w:eastAsia="Times New Roman" w:cstheme="minorHAnsi"/>
                  <w:color w:val="000000"/>
                  <w:sz w:val="18"/>
                  <w:szCs w:val="18"/>
                </w:rPr>
                <w:t>0.012</w:t>
              </w:r>
            </w:ins>
          </w:p>
        </w:tc>
      </w:tr>
      <w:tr w:rsidR="00F7092D" w:rsidRPr="00F7092D" w14:paraId="23810B59" w14:textId="77777777" w:rsidTr="00491314">
        <w:trPr>
          <w:trHeight w:val="300"/>
          <w:ins w:id="3658" w:author="Jochum, Michael D." w:date="2021-08-05T14:16:00Z"/>
        </w:trPr>
        <w:tc>
          <w:tcPr>
            <w:tcW w:w="1955" w:type="pct"/>
            <w:tcBorders>
              <w:top w:val="nil"/>
              <w:left w:val="nil"/>
              <w:bottom w:val="nil"/>
              <w:right w:val="nil"/>
            </w:tcBorders>
            <w:shd w:val="clear" w:color="auto" w:fill="auto"/>
            <w:noWrap/>
            <w:vAlign w:val="bottom"/>
            <w:hideMark/>
          </w:tcPr>
          <w:p w14:paraId="367CFA33" w14:textId="77777777" w:rsidR="00491314" w:rsidRPr="00F7092D" w:rsidRDefault="00491314" w:rsidP="008B2D9C">
            <w:pPr>
              <w:spacing w:after="0" w:line="240" w:lineRule="auto"/>
              <w:jc w:val="right"/>
              <w:rPr>
                <w:ins w:id="3659" w:author="Jochum, Michael D." w:date="2021-08-05T14:16:00Z"/>
                <w:rFonts w:eastAsia="Times New Roman" w:cstheme="minorHAnsi"/>
                <w:color w:val="000000"/>
                <w:sz w:val="18"/>
                <w:szCs w:val="18"/>
              </w:rPr>
            </w:pPr>
            <w:ins w:id="3660" w:author="Jochum, Michael D." w:date="2021-08-05T14:16:00Z">
              <w:r w:rsidRPr="00F7092D">
                <w:rPr>
                  <w:rFonts w:eastAsia="Times New Roman" w:cstheme="minorHAnsi"/>
                  <w:color w:val="000000"/>
                  <w:sz w:val="18"/>
                  <w:szCs w:val="18"/>
                </w:rPr>
                <w:t>ion binding</w:t>
              </w:r>
            </w:ins>
          </w:p>
        </w:tc>
        <w:tc>
          <w:tcPr>
            <w:tcW w:w="394" w:type="pct"/>
            <w:tcBorders>
              <w:top w:val="nil"/>
              <w:left w:val="nil"/>
              <w:bottom w:val="nil"/>
              <w:right w:val="nil"/>
            </w:tcBorders>
            <w:shd w:val="clear" w:color="auto" w:fill="auto"/>
            <w:noWrap/>
            <w:vAlign w:val="bottom"/>
            <w:hideMark/>
          </w:tcPr>
          <w:p w14:paraId="7397462C" w14:textId="77777777" w:rsidR="00491314" w:rsidRPr="00F7092D" w:rsidRDefault="00491314" w:rsidP="008B2D9C">
            <w:pPr>
              <w:spacing w:after="0" w:line="240" w:lineRule="auto"/>
              <w:jc w:val="center"/>
              <w:rPr>
                <w:ins w:id="3661" w:author="Jochum, Michael D." w:date="2021-08-05T14:16:00Z"/>
                <w:rFonts w:eastAsia="Times New Roman" w:cstheme="minorHAnsi"/>
                <w:color w:val="000000"/>
                <w:sz w:val="18"/>
                <w:szCs w:val="18"/>
              </w:rPr>
            </w:pPr>
            <w:ins w:id="3662" w:author="Jochum, Michael D." w:date="2021-08-05T14:16:00Z">
              <w:r w:rsidRPr="00F7092D">
                <w:rPr>
                  <w:rFonts w:eastAsia="Times New Roman" w:cstheme="minorHAnsi"/>
                  <w:color w:val="000000"/>
                  <w:sz w:val="18"/>
                  <w:szCs w:val="18"/>
                </w:rPr>
                <w:t>GO:0043167</w:t>
              </w:r>
            </w:ins>
          </w:p>
        </w:tc>
        <w:tc>
          <w:tcPr>
            <w:tcW w:w="817" w:type="pct"/>
            <w:tcBorders>
              <w:top w:val="nil"/>
              <w:left w:val="nil"/>
              <w:bottom w:val="nil"/>
              <w:right w:val="nil"/>
            </w:tcBorders>
            <w:shd w:val="clear" w:color="auto" w:fill="auto"/>
            <w:noWrap/>
            <w:vAlign w:val="bottom"/>
            <w:hideMark/>
          </w:tcPr>
          <w:p w14:paraId="0D6C0969" w14:textId="77777777" w:rsidR="00491314" w:rsidRPr="00F7092D" w:rsidRDefault="00491314" w:rsidP="008B2D9C">
            <w:pPr>
              <w:spacing w:after="0" w:line="240" w:lineRule="auto"/>
              <w:jc w:val="center"/>
              <w:rPr>
                <w:ins w:id="3663" w:author="Jochum, Michael D." w:date="2021-08-05T14:16:00Z"/>
                <w:rFonts w:eastAsia="Times New Roman" w:cstheme="minorHAnsi"/>
                <w:color w:val="000000"/>
                <w:sz w:val="18"/>
                <w:szCs w:val="18"/>
              </w:rPr>
            </w:pPr>
            <w:ins w:id="366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4B1CBB4" w14:textId="77777777" w:rsidR="00491314" w:rsidRPr="00F7092D" w:rsidRDefault="00491314" w:rsidP="008B2D9C">
            <w:pPr>
              <w:spacing w:after="0" w:line="240" w:lineRule="auto"/>
              <w:jc w:val="center"/>
              <w:rPr>
                <w:ins w:id="3665" w:author="Jochum, Michael D." w:date="2021-08-05T14:16:00Z"/>
                <w:rFonts w:eastAsia="Times New Roman" w:cstheme="minorHAnsi"/>
                <w:color w:val="000000"/>
                <w:sz w:val="18"/>
                <w:szCs w:val="18"/>
              </w:rPr>
            </w:pPr>
            <w:ins w:id="3666"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33E0619A" w14:textId="77777777" w:rsidR="00491314" w:rsidRPr="00F7092D" w:rsidRDefault="00491314" w:rsidP="008B2D9C">
            <w:pPr>
              <w:spacing w:after="0" w:line="240" w:lineRule="auto"/>
              <w:jc w:val="center"/>
              <w:rPr>
                <w:ins w:id="3667" w:author="Jochum, Michael D." w:date="2021-08-05T14:16:00Z"/>
                <w:rFonts w:eastAsia="Times New Roman" w:cstheme="minorHAnsi"/>
                <w:color w:val="000000"/>
                <w:sz w:val="18"/>
                <w:szCs w:val="18"/>
              </w:rPr>
            </w:pPr>
            <w:ins w:id="3668"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20D270A" w14:textId="77777777" w:rsidR="00491314" w:rsidRPr="00F7092D" w:rsidRDefault="00491314" w:rsidP="008B2D9C">
            <w:pPr>
              <w:spacing w:after="0" w:line="240" w:lineRule="auto"/>
              <w:jc w:val="center"/>
              <w:rPr>
                <w:ins w:id="3669" w:author="Jochum, Michael D." w:date="2021-08-05T14:16:00Z"/>
                <w:rFonts w:eastAsia="Times New Roman" w:cstheme="minorHAnsi"/>
                <w:color w:val="000000"/>
                <w:sz w:val="18"/>
                <w:szCs w:val="18"/>
              </w:rPr>
            </w:pPr>
            <w:ins w:id="367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D9F7929" w14:textId="77777777" w:rsidR="00491314" w:rsidRPr="00F7092D" w:rsidRDefault="00491314" w:rsidP="008B2D9C">
            <w:pPr>
              <w:spacing w:after="0" w:line="240" w:lineRule="auto"/>
              <w:jc w:val="center"/>
              <w:rPr>
                <w:ins w:id="3671" w:author="Jochum, Michael D." w:date="2021-08-05T14:16:00Z"/>
                <w:rFonts w:eastAsia="Times New Roman" w:cstheme="minorHAnsi"/>
                <w:color w:val="000000"/>
                <w:sz w:val="18"/>
                <w:szCs w:val="18"/>
              </w:rPr>
            </w:pPr>
            <w:ins w:id="3672" w:author="Jochum, Michael D." w:date="2021-08-05T14:16:00Z">
              <w:r w:rsidRPr="00F7092D">
                <w:rPr>
                  <w:rFonts w:eastAsia="Times New Roman" w:cstheme="minorHAnsi"/>
                  <w:color w:val="000000"/>
                  <w:sz w:val="18"/>
                  <w:szCs w:val="18"/>
                </w:rPr>
                <w:t>8.000</w:t>
              </w:r>
            </w:ins>
          </w:p>
        </w:tc>
        <w:tc>
          <w:tcPr>
            <w:tcW w:w="290" w:type="pct"/>
            <w:tcBorders>
              <w:top w:val="nil"/>
              <w:left w:val="nil"/>
              <w:bottom w:val="nil"/>
              <w:right w:val="nil"/>
            </w:tcBorders>
            <w:shd w:val="clear" w:color="auto" w:fill="auto"/>
            <w:noWrap/>
            <w:vAlign w:val="bottom"/>
            <w:hideMark/>
          </w:tcPr>
          <w:p w14:paraId="39F7DB28" w14:textId="77777777" w:rsidR="00491314" w:rsidRPr="00F7092D" w:rsidRDefault="00491314" w:rsidP="008B2D9C">
            <w:pPr>
              <w:spacing w:after="0" w:line="240" w:lineRule="auto"/>
              <w:jc w:val="center"/>
              <w:rPr>
                <w:ins w:id="3673" w:author="Jochum, Michael D." w:date="2021-08-05T14:16:00Z"/>
                <w:rFonts w:eastAsia="Times New Roman" w:cstheme="minorHAnsi"/>
                <w:color w:val="000000"/>
                <w:sz w:val="18"/>
                <w:szCs w:val="18"/>
              </w:rPr>
            </w:pPr>
            <w:ins w:id="3674" w:author="Jochum, Michael D." w:date="2021-08-05T14:16:00Z">
              <w:r w:rsidRPr="00F7092D">
                <w:rPr>
                  <w:rFonts w:eastAsia="Times New Roman" w:cstheme="minorHAnsi"/>
                  <w:color w:val="000000"/>
                  <w:sz w:val="18"/>
                  <w:szCs w:val="18"/>
                </w:rPr>
                <w:t>0.006</w:t>
              </w:r>
            </w:ins>
          </w:p>
        </w:tc>
        <w:tc>
          <w:tcPr>
            <w:tcW w:w="289" w:type="pct"/>
            <w:tcBorders>
              <w:top w:val="nil"/>
              <w:left w:val="nil"/>
              <w:bottom w:val="nil"/>
              <w:right w:val="nil"/>
            </w:tcBorders>
            <w:shd w:val="clear" w:color="auto" w:fill="auto"/>
            <w:noWrap/>
            <w:vAlign w:val="bottom"/>
            <w:hideMark/>
          </w:tcPr>
          <w:p w14:paraId="749F6F62" w14:textId="77777777" w:rsidR="00491314" w:rsidRPr="00F7092D" w:rsidRDefault="00491314" w:rsidP="008B2D9C">
            <w:pPr>
              <w:spacing w:after="0" w:line="240" w:lineRule="auto"/>
              <w:jc w:val="center"/>
              <w:rPr>
                <w:ins w:id="3675" w:author="Jochum, Michael D." w:date="2021-08-05T14:16:00Z"/>
                <w:rFonts w:eastAsia="Times New Roman" w:cstheme="minorHAnsi"/>
                <w:color w:val="000000"/>
                <w:sz w:val="18"/>
                <w:szCs w:val="18"/>
              </w:rPr>
            </w:pPr>
            <w:ins w:id="3676" w:author="Jochum, Michael D." w:date="2021-08-05T14:16:00Z">
              <w:r w:rsidRPr="00F7092D">
                <w:rPr>
                  <w:rFonts w:eastAsia="Times New Roman" w:cstheme="minorHAnsi"/>
                  <w:color w:val="000000"/>
                  <w:sz w:val="18"/>
                  <w:szCs w:val="18"/>
                </w:rPr>
                <w:t>0.012</w:t>
              </w:r>
            </w:ins>
          </w:p>
        </w:tc>
      </w:tr>
      <w:tr w:rsidR="00F7092D" w:rsidRPr="00F7092D" w14:paraId="67406A81" w14:textId="77777777" w:rsidTr="00491314">
        <w:trPr>
          <w:trHeight w:val="300"/>
          <w:ins w:id="3677" w:author="Jochum, Michael D." w:date="2021-08-05T14:16:00Z"/>
        </w:trPr>
        <w:tc>
          <w:tcPr>
            <w:tcW w:w="1955" w:type="pct"/>
            <w:tcBorders>
              <w:top w:val="nil"/>
              <w:left w:val="nil"/>
              <w:bottom w:val="nil"/>
              <w:right w:val="nil"/>
            </w:tcBorders>
            <w:shd w:val="clear" w:color="auto" w:fill="auto"/>
            <w:noWrap/>
            <w:vAlign w:val="bottom"/>
            <w:hideMark/>
          </w:tcPr>
          <w:p w14:paraId="289D1BD7" w14:textId="77777777" w:rsidR="00491314" w:rsidRPr="00F7092D" w:rsidRDefault="00491314" w:rsidP="008B2D9C">
            <w:pPr>
              <w:spacing w:after="0" w:line="240" w:lineRule="auto"/>
              <w:jc w:val="right"/>
              <w:rPr>
                <w:ins w:id="3678" w:author="Jochum, Michael D." w:date="2021-08-05T14:16:00Z"/>
                <w:rFonts w:eastAsia="Times New Roman" w:cstheme="minorHAnsi"/>
                <w:color w:val="000000"/>
                <w:sz w:val="18"/>
                <w:szCs w:val="18"/>
              </w:rPr>
            </w:pPr>
            <w:ins w:id="3679" w:author="Jochum, Michael D." w:date="2021-08-05T14:16:00Z">
              <w:r w:rsidRPr="00F7092D">
                <w:rPr>
                  <w:rFonts w:eastAsia="Times New Roman" w:cstheme="minorHAnsi"/>
                  <w:color w:val="000000"/>
                  <w:sz w:val="18"/>
                  <w:szCs w:val="18"/>
                </w:rPr>
                <w:t>regulation of biological process</w:t>
              </w:r>
            </w:ins>
          </w:p>
        </w:tc>
        <w:tc>
          <w:tcPr>
            <w:tcW w:w="394" w:type="pct"/>
            <w:tcBorders>
              <w:top w:val="nil"/>
              <w:left w:val="nil"/>
              <w:bottom w:val="nil"/>
              <w:right w:val="nil"/>
            </w:tcBorders>
            <w:shd w:val="clear" w:color="auto" w:fill="auto"/>
            <w:noWrap/>
            <w:vAlign w:val="bottom"/>
            <w:hideMark/>
          </w:tcPr>
          <w:p w14:paraId="2E41DE06" w14:textId="77777777" w:rsidR="00491314" w:rsidRPr="00F7092D" w:rsidRDefault="00491314" w:rsidP="008B2D9C">
            <w:pPr>
              <w:spacing w:after="0" w:line="240" w:lineRule="auto"/>
              <w:jc w:val="center"/>
              <w:rPr>
                <w:ins w:id="3680" w:author="Jochum, Michael D." w:date="2021-08-05T14:16:00Z"/>
                <w:rFonts w:eastAsia="Times New Roman" w:cstheme="minorHAnsi"/>
                <w:color w:val="000000"/>
                <w:sz w:val="18"/>
                <w:szCs w:val="18"/>
              </w:rPr>
            </w:pPr>
            <w:ins w:id="3681" w:author="Jochum, Michael D." w:date="2021-08-05T14:16:00Z">
              <w:r w:rsidRPr="00F7092D">
                <w:rPr>
                  <w:rFonts w:eastAsia="Times New Roman" w:cstheme="minorHAnsi"/>
                  <w:color w:val="000000"/>
                  <w:sz w:val="18"/>
                  <w:szCs w:val="18"/>
                </w:rPr>
                <w:t>GO:0050789</w:t>
              </w:r>
            </w:ins>
          </w:p>
        </w:tc>
        <w:tc>
          <w:tcPr>
            <w:tcW w:w="817" w:type="pct"/>
            <w:tcBorders>
              <w:top w:val="nil"/>
              <w:left w:val="nil"/>
              <w:bottom w:val="nil"/>
              <w:right w:val="nil"/>
            </w:tcBorders>
            <w:shd w:val="clear" w:color="auto" w:fill="auto"/>
            <w:noWrap/>
            <w:vAlign w:val="bottom"/>
            <w:hideMark/>
          </w:tcPr>
          <w:p w14:paraId="2FEF5AA2" w14:textId="77777777" w:rsidR="00491314" w:rsidRPr="00F7092D" w:rsidRDefault="00491314" w:rsidP="008B2D9C">
            <w:pPr>
              <w:spacing w:after="0" w:line="240" w:lineRule="auto"/>
              <w:jc w:val="center"/>
              <w:rPr>
                <w:ins w:id="3682" w:author="Jochum, Michael D." w:date="2021-08-05T14:16:00Z"/>
                <w:rFonts w:eastAsia="Times New Roman" w:cstheme="minorHAnsi"/>
                <w:color w:val="000000"/>
                <w:sz w:val="18"/>
                <w:szCs w:val="18"/>
              </w:rPr>
            </w:pPr>
            <w:ins w:id="368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C74B326" w14:textId="77777777" w:rsidR="00491314" w:rsidRPr="00F7092D" w:rsidRDefault="00491314" w:rsidP="008B2D9C">
            <w:pPr>
              <w:spacing w:after="0" w:line="240" w:lineRule="auto"/>
              <w:jc w:val="center"/>
              <w:rPr>
                <w:ins w:id="3684" w:author="Jochum, Michael D." w:date="2021-08-05T14:16:00Z"/>
                <w:rFonts w:eastAsia="Times New Roman" w:cstheme="minorHAnsi"/>
                <w:color w:val="000000"/>
                <w:sz w:val="18"/>
                <w:szCs w:val="18"/>
              </w:rPr>
            </w:pPr>
            <w:ins w:id="3685" w:author="Jochum, Michael D." w:date="2021-08-05T14:16:00Z">
              <w:r w:rsidRPr="00F7092D">
                <w:rPr>
                  <w:rFonts w:eastAsia="Times New Roman" w:cstheme="minorHAnsi"/>
                  <w:color w:val="000000"/>
                  <w:sz w:val="18"/>
                  <w:szCs w:val="18"/>
                </w:rPr>
                <w:t>-0.003</w:t>
              </w:r>
            </w:ins>
          </w:p>
        </w:tc>
        <w:tc>
          <w:tcPr>
            <w:tcW w:w="289" w:type="pct"/>
            <w:tcBorders>
              <w:top w:val="nil"/>
              <w:left w:val="nil"/>
              <w:bottom w:val="nil"/>
              <w:right w:val="nil"/>
            </w:tcBorders>
            <w:shd w:val="clear" w:color="auto" w:fill="auto"/>
            <w:noWrap/>
            <w:vAlign w:val="bottom"/>
            <w:hideMark/>
          </w:tcPr>
          <w:p w14:paraId="7409786A" w14:textId="77777777" w:rsidR="00491314" w:rsidRPr="00F7092D" w:rsidRDefault="00491314" w:rsidP="008B2D9C">
            <w:pPr>
              <w:spacing w:after="0" w:line="240" w:lineRule="auto"/>
              <w:jc w:val="center"/>
              <w:rPr>
                <w:ins w:id="3686" w:author="Jochum, Michael D." w:date="2021-08-05T14:16:00Z"/>
                <w:rFonts w:eastAsia="Times New Roman" w:cstheme="minorHAnsi"/>
                <w:color w:val="000000"/>
                <w:sz w:val="18"/>
                <w:szCs w:val="18"/>
              </w:rPr>
            </w:pPr>
            <w:ins w:id="3687"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2A5D82E1" w14:textId="77777777" w:rsidR="00491314" w:rsidRPr="00F7092D" w:rsidRDefault="00491314" w:rsidP="008B2D9C">
            <w:pPr>
              <w:spacing w:after="0" w:line="240" w:lineRule="auto"/>
              <w:jc w:val="center"/>
              <w:rPr>
                <w:ins w:id="3688" w:author="Jochum, Michael D." w:date="2021-08-05T14:16:00Z"/>
                <w:rFonts w:eastAsia="Times New Roman" w:cstheme="minorHAnsi"/>
                <w:color w:val="000000"/>
                <w:sz w:val="18"/>
                <w:szCs w:val="18"/>
              </w:rPr>
            </w:pPr>
            <w:ins w:id="368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072BBB1" w14:textId="77777777" w:rsidR="00491314" w:rsidRPr="00F7092D" w:rsidRDefault="00491314" w:rsidP="008B2D9C">
            <w:pPr>
              <w:spacing w:after="0" w:line="240" w:lineRule="auto"/>
              <w:jc w:val="center"/>
              <w:rPr>
                <w:ins w:id="3690" w:author="Jochum, Michael D." w:date="2021-08-05T14:16:00Z"/>
                <w:rFonts w:eastAsia="Times New Roman" w:cstheme="minorHAnsi"/>
                <w:color w:val="000000"/>
                <w:sz w:val="18"/>
                <w:szCs w:val="18"/>
              </w:rPr>
            </w:pPr>
            <w:ins w:id="3691" w:author="Jochum, Michael D." w:date="2021-08-05T14:16:00Z">
              <w:r w:rsidRPr="00F7092D">
                <w:rPr>
                  <w:rFonts w:eastAsia="Times New Roman" w:cstheme="minorHAnsi"/>
                  <w:color w:val="000000"/>
                  <w:sz w:val="18"/>
                  <w:szCs w:val="18"/>
                </w:rPr>
                <w:t>15.000</w:t>
              </w:r>
            </w:ins>
          </w:p>
        </w:tc>
        <w:tc>
          <w:tcPr>
            <w:tcW w:w="290" w:type="pct"/>
            <w:tcBorders>
              <w:top w:val="nil"/>
              <w:left w:val="nil"/>
              <w:bottom w:val="nil"/>
              <w:right w:val="nil"/>
            </w:tcBorders>
            <w:shd w:val="clear" w:color="auto" w:fill="auto"/>
            <w:noWrap/>
            <w:vAlign w:val="bottom"/>
            <w:hideMark/>
          </w:tcPr>
          <w:p w14:paraId="2C9759DB" w14:textId="77777777" w:rsidR="00491314" w:rsidRPr="00F7092D" w:rsidRDefault="00491314" w:rsidP="008B2D9C">
            <w:pPr>
              <w:spacing w:after="0" w:line="240" w:lineRule="auto"/>
              <w:jc w:val="center"/>
              <w:rPr>
                <w:ins w:id="3692" w:author="Jochum, Michael D." w:date="2021-08-05T14:16:00Z"/>
                <w:rFonts w:eastAsia="Times New Roman" w:cstheme="minorHAnsi"/>
                <w:color w:val="000000"/>
                <w:sz w:val="18"/>
                <w:szCs w:val="18"/>
              </w:rPr>
            </w:pPr>
            <w:ins w:id="3693" w:author="Jochum, Michael D." w:date="2021-08-05T14:16:00Z">
              <w:r w:rsidRPr="00F7092D">
                <w:rPr>
                  <w:rFonts w:eastAsia="Times New Roman" w:cstheme="minorHAnsi"/>
                  <w:color w:val="000000"/>
                  <w:sz w:val="18"/>
                  <w:szCs w:val="18"/>
                </w:rPr>
                <w:t>0.010</w:t>
              </w:r>
            </w:ins>
          </w:p>
        </w:tc>
        <w:tc>
          <w:tcPr>
            <w:tcW w:w="289" w:type="pct"/>
            <w:tcBorders>
              <w:top w:val="nil"/>
              <w:left w:val="nil"/>
              <w:bottom w:val="nil"/>
              <w:right w:val="nil"/>
            </w:tcBorders>
            <w:shd w:val="clear" w:color="auto" w:fill="auto"/>
            <w:noWrap/>
            <w:vAlign w:val="bottom"/>
            <w:hideMark/>
          </w:tcPr>
          <w:p w14:paraId="455EF742" w14:textId="77777777" w:rsidR="00491314" w:rsidRPr="00F7092D" w:rsidRDefault="00491314" w:rsidP="008B2D9C">
            <w:pPr>
              <w:spacing w:after="0" w:line="240" w:lineRule="auto"/>
              <w:jc w:val="center"/>
              <w:rPr>
                <w:ins w:id="3694" w:author="Jochum, Michael D." w:date="2021-08-05T14:16:00Z"/>
                <w:rFonts w:eastAsia="Times New Roman" w:cstheme="minorHAnsi"/>
                <w:color w:val="000000"/>
                <w:sz w:val="18"/>
                <w:szCs w:val="18"/>
              </w:rPr>
            </w:pPr>
            <w:ins w:id="3695" w:author="Jochum, Michael D." w:date="2021-08-05T14:16:00Z">
              <w:r w:rsidRPr="00F7092D">
                <w:rPr>
                  <w:rFonts w:eastAsia="Times New Roman" w:cstheme="minorHAnsi"/>
                  <w:color w:val="000000"/>
                  <w:sz w:val="18"/>
                  <w:szCs w:val="18"/>
                </w:rPr>
                <w:t>0.020</w:t>
              </w:r>
            </w:ins>
          </w:p>
        </w:tc>
      </w:tr>
      <w:tr w:rsidR="00F7092D" w:rsidRPr="00F7092D" w14:paraId="4AECE3D1" w14:textId="77777777" w:rsidTr="00491314">
        <w:trPr>
          <w:trHeight w:val="300"/>
          <w:ins w:id="3696" w:author="Jochum, Michael D." w:date="2021-08-05T14:16:00Z"/>
        </w:trPr>
        <w:tc>
          <w:tcPr>
            <w:tcW w:w="1955" w:type="pct"/>
            <w:tcBorders>
              <w:top w:val="nil"/>
              <w:left w:val="nil"/>
              <w:bottom w:val="nil"/>
              <w:right w:val="nil"/>
            </w:tcBorders>
            <w:shd w:val="clear" w:color="auto" w:fill="auto"/>
            <w:noWrap/>
            <w:vAlign w:val="bottom"/>
            <w:hideMark/>
          </w:tcPr>
          <w:p w14:paraId="2D42B44D" w14:textId="77777777" w:rsidR="00491314" w:rsidRPr="00F7092D" w:rsidRDefault="00491314" w:rsidP="008B2D9C">
            <w:pPr>
              <w:spacing w:after="0" w:line="240" w:lineRule="auto"/>
              <w:jc w:val="right"/>
              <w:rPr>
                <w:ins w:id="3697" w:author="Jochum, Michael D." w:date="2021-08-05T14:16:00Z"/>
                <w:rFonts w:eastAsia="Times New Roman" w:cstheme="minorHAnsi"/>
                <w:color w:val="000000"/>
                <w:sz w:val="18"/>
                <w:szCs w:val="18"/>
              </w:rPr>
            </w:pPr>
            <w:ins w:id="3698" w:author="Jochum, Michael D." w:date="2021-08-05T14:16:00Z">
              <w:r w:rsidRPr="00F7092D">
                <w:rPr>
                  <w:rFonts w:eastAsia="Times New Roman" w:cstheme="minorHAnsi"/>
                  <w:color w:val="000000"/>
                  <w:sz w:val="18"/>
                  <w:szCs w:val="18"/>
                </w:rPr>
                <w:t xml:space="preserve">cellular nitrogen compound metabolic process </w:t>
              </w:r>
            </w:ins>
          </w:p>
        </w:tc>
        <w:tc>
          <w:tcPr>
            <w:tcW w:w="394" w:type="pct"/>
            <w:tcBorders>
              <w:top w:val="nil"/>
              <w:left w:val="nil"/>
              <w:bottom w:val="nil"/>
              <w:right w:val="nil"/>
            </w:tcBorders>
            <w:shd w:val="clear" w:color="auto" w:fill="auto"/>
            <w:noWrap/>
            <w:vAlign w:val="bottom"/>
            <w:hideMark/>
          </w:tcPr>
          <w:p w14:paraId="730BB4DA" w14:textId="77777777" w:rsidR="00491314" w:rsidRPr="00F7092D" w:rsidRDefault="00491314" w:rsidP="008B2D9C">
            <w:pPr>
              <w:spacing w:after="0" w:line="240" w:lineRule="auto"/>
              <w:jc w:val="center"/>
              <w:rPr>
                <w:ins w:id="3699" w:author="Jochum, Michael D." w:date="2021-08-05T14:16:00Z"/>
                <w:rFonts w:eastAsia="Times New Roman" w:cstheme="minorHAnsi"/>
                <w:color w:val="000000"/>
                <w:sz w:val="18"/>
                <w:szCs w:val="18"/>
              </w:rPr>
            </w:pPr>
            <w:ins w:id="3700" w:author="Jochum, Michael D." w:date="2021-08-05T14:16:00Z">
              <w:r w:rsidRPr="00F7092D">
                <w:rPr>
                  <w:rFonts w:eastAsia="Times New Roman" w:cstheme="minorHAnsi"/>
                  <w:color w:val="000000"/>
                  <w:sz w:val="18"/>
                  <w:szCs w:val="18"/>
                </w:rPr>
                <w:t>GO:0034641</w:t>
              </w:r>
            </w:ins>
          </w:p>
        </w:tc>
        <w:tc>
          <w:tcPr>
            <w:tcW w:w="817" w:type="pct"/>
            <w:tcBorders>
              <w:top w:val="nil"/>
              <w:left w:val="nil"/>
              <w:bottom w:val="nil"/>
              <w:right w:val="nil"/>
            </w:tcBorders>
            <w:shd w:val="clear" w:color="auto" w:fill="auto"/>
            <w:noWrap/>
            <w:vAlign w:val="bottom"/>
            <w:hideMark/>
          </w:tcPr>
          <w:p w14:paraId="232608F5" w14:textId="77777777" w:rsidR="00491314" w:rsidRPr="00F7092D" w:rsidRDefault="00491314" w:rsidP="008B2D9C">
            <w:pPr>
              <w:spacing w:after="0" w:line="240" w:lineRule="auto"/>
              <w:jc w:val="center"/>
              <w:rPr>
                <w:ins w:id="3701" w:author="Jochum, Michael D." w:date="2021-08-05T14:16:00Z"/>
                <w:rFonts w:eastAsia="Times New Roman" w:cstheme="minorHAnsi"/>
                <w:color w:val="000000"/>
                <w:sz w:val="18"/>
                <w:szCs w:val="18"/>
              </w:rPr>
            </w:pPr>
            <w:ins w:id="370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53258ED" w14:textId="77777777" w:rsidR="00491314" w:rsidRPr="00F7092D" w:rsidRDefault="00491314" w:rsidP="008B2D9C">
            <w:pPr>
              <w:spacing w:after="0" w:line="240" w:lineRule="auto"/>
              <w:jc w:val="center"/>
              <w:rPr>
                <w:ins w:id="3703" w:author="Jochum, Michael D." w:date="2021-08-05T14:16:00Z"/>
                <w:rFonts w:eastAsia="Times New Roman" w:cstheme="minorHAnsi"/>
                <w:color w:val="000000"/>
                <w:sz w:val="18"/>
                <w:szCs w:val="18"/>
              </w:rPr>
            </w:pPr>
            <w:ins w:id="3704"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778A3F3B" w14:textId="77777777" w:rsidR="00491314" w:rsidRPr="00F7092D" w:rsidRDefault="00491314" w:rsidP="008B2D9C">
            <w:pPr>
              <w:spacing w:after="0" w:line="240" w:lineRule="auto"/>
              <w:jc w:val="center"/>
              <w:rPr>
                <w:ins w:id="3705" w:author="Jochum, Michael D." w:date="2021-08-05T14:16:00Z"/>
                <w:rFonts w:eastAsia="Times New Roman" w:cstheme="minorHAnsi"/>
                <w:color w:val="000000"/>
                <w:sz w:val="18"/>
                <w:szCs w:val="18"/>
              </w:rPr>
            </w:pPr>
            <w:ins w:id="3706"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0DA8B10C" w14:textId="77777777" w:rsidR="00491314" w:rsidRPr="00F7092D" w:rsidRDefault="00491314" w:rsidP="008B2D9C">
            <w:pPr>
              <w:spacing w:after="0" w:line="240" w:lineRule="auto"/>
              <w:jc w:val="center"/>
              <w:rPr>
                <w:ins w:id="3707" w:author="Jochum, Michael D." w:date="2021-08-05T14:16:00Z"/>
                <w:rFonts w:eastAsia="Times New Roman" w:cstheme="minorHAnsi"/>
                <w:color w:val="000000"/>
                <w:sz w:val="18"/>
                <w:szCs w:val="18"/>
              </w:rPr>
            </w:pPr>
            <w:ins w:id="370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B9CE185" w14:textId="77777777" w:rsidR="00491314" w:rsidRPr="00F7092D" w:rsidRDefault="00491314" w:rsidP="008B2D9C">
            <w:pPr>
              <w:spacing w:after="0" w:line="240" w:lineRule="auto"/>
              <w:jc w:val="center"/>
              <w:rPr>
                <w:ins w:id="3709" w:author="Jochum, Michael D." w:date="2021-08-05T14:16:00Z"/>
                <w:rFonts w:eastAsia="Times New Roman" w:cstheme="minorHAnsi"/>
                <w:color w:val="000000"/>
                <w:sz w:val="18"/>
                <w:szCs w:val="18"/>
              </w:rPr>
            </w:pPr>
            <w:ins w:id="3710" w:author="Jochum, Michael D." w:date="2021-08-05T14:16:00Z">
              <w:r w:rsidRPr="00F7092D">
                <w:rPr>
                  <w:rFonts w:eastAsia="Times New Roman" w:cstheme="minorHAnsi"/>
                  <w:color w:val="000000"/>
                  <w:sz w:val="18"/>
                  <w:szCs w:val="18"/>
                </w:rPr>
                <w:t>53.000</w:t>
              </w:r>
            </w:ins>
          </w:p>
        </w:tc>
        <w:tc>
          <w:tcPr>
            <w:tcW w:w="290" w:type="pct"/>
            <w:tcBorders>
              <w:top w:val="nil"/>
              <w:left w:val="nil"/>
              <w:bottom w:val="nil"/>
              <w:right w:val="nil"/>
            </w:tcBorders>
            <w:shd w:val="clear" w:color="auto" w:fill="auto"/>
            <w:noWrap/>
            <w:vAlign w:val="bottom"/>
            <w:hideMark/>
          </w:tcPr>
          <w:p w14:paraId="6C845BB8" w14:textId="77777777" w:rsidR="00491314" w:rsidRPr="00F7092D" w:rsidRDefault="00491314" w:rsidP="008B2D9C">
            <w:pPr>
              <w:spacing w:after="0" w:line="240" w:lineRule="auto"/>
              <w:jc w:val="center"/>
              <w:rPr>
                <w:ins w:id="3711" w:author="Jochum, Michael D." w:date="2021-08-05T14:16:00Z"/>
                <w:rFonts w:eastAsia="Times New Roman" w:cstheme="minorHAnsi"/>
                <w:color w:val="000000"/>
                <w:sz w:val="18"/>
                <w:szCs w:val="18"/>
              </w:rPr>
            </w:pPr>
            <w:ins w:id="3712" w:author="Jochum, Michael D." w:date="2021-08-05T14:16:00Z">
              <w:r w:rsidRPr="00F7092D">
                <w:rPr>
                  <w:rFonts w:eastAsia="Times New Roman" w:cstheme="minorHAnsi"/>
                  <w:color w:val="000000"/>
                  <w:sz w:val="18"/>
                  <w:szCs w:val="18"/>
                </w:rPr>
                <w:t>0.011</w:t>
              </w:r>
            </w:ins>
          </w:p>
        </w:tc>
        <w:tc>
          <w:tcPr>
            <w:tcW w:w="289" w:type="pct"/>
            <w:tcBorders>
              <w:top w:val="nil"/>
              <w:left w:val="nil"/>
              <w:bottom w:val="nil"/>
              <w:right w:val="nil"/>
            </w:tcBorders>
            <w:shd w:val="clear" w:color="auto" w:fill="auto"/>
            <w:noWrap/>
            <w:vAlign w:val="bottom"/>
            <w:hideMark/>
          </w:tcPr>
          <w:p w14:paraId="2CBF88B9" w14:textId="77777777" w:rsidR="00491314" w:rsidRPr="00F7092D" w:rsidRDefault="00491314" w:rsidP="008B2D9C">
            <w:pPr>
              <w:spacing w:after="0" w:line="240" w:lineRule="auto"/>
              <w:jc w:val="center"/>
              <w:rPr>
                <w:ins w:id="3713" w:author="Jochum, Michael D." w:date="2021-08-05T14:16:00Z"/>
                <w:rFonts w:eastAsia="Times New Roman" w:cstheme="minorHAnsi"/>
                <w:color w:val="000000"/>
                <w:sz w:val="18"/>
                <w:szCs w:val="18"/>
              </w:rPr>
            </w:pPr>
            <w:ins w:id="3714" w:author="Jochum, Michael D." w:date="2021-08-05T14:16:00Z">
              <w:r w:rsidRPr="00F7092D">
                <w:rPr>
                  <w:rFonts w:eastAsia="Times New Roman" w:cstheme="minorHAnsi"/>
                  <w:color w:val="000000"/>
                  <w:sz w:val="18"/>
                  <w:szCs w:val="18"/>
                </w:rPr>
                <w:t>0.021</w:t>
              </w:r>
            </w:ins>
          </w:p>
        </w:tc>
      </w:tr>
      <w:tr w:rsidR="00F7092D" w:rsidRPr="00F7092D" w14:paraId="7F377B7A" w14:textId="77777777" w:rsidTr="00491314">
        <w:trPr>
          <w:trHeight w:val="300"/>
          <w:ins w:id="3715" w:author="Jochum, Michael D." w:date="2021-08-05T14:16:00Z"/>
        </w:trPr>
        <w:tc>
          <w:tcPr>
            <w:tcW w:w="1955" w:type="pct"/>
            <w:tcBorders>
              <w:top w:val="nil"/>
              <w:left w:val="nil"/>
              <w:bottom w:val="nil"/>
              <w:right w:val="nil"/>
            </w:tcBorders>
            <w:shd w:val="clear" w:color="auto" w:fill="auto"/>
            <w:noWrap/>
            <w:vAlign w:val="bottom"/>
            <w:hideMark/>
          </w:tcPr>
          <w:p w14:paraId="7CECB51E" w14:textId="77777777" w:rsidR="00491314" w:rsidRPr="00F7092D" w:rsidRDefault="00491314" w:rsidP="008B2D9C">
            <w:pPr>
              <w:spacing w:after="0" w:line="240" w:lineRule="auto"/>
              <w:jc w:val="right"/>
              <w:rPr>
                <w:ins w:id="3716" w:author="Jochum, Michael D." w:date="2021-08-05T14:16:00Z"/>
                <w:rFonts w:eastAsia="Times New Roman" w:cstheme="minorHAnsi"/>
                <w:color w:val="000000"/>
                <w:sz w:val="18"/>
                <w:szCs w:val="18"/>
              </w:rPr>
            </w:pPr>
            <w:ins w:id="3717" w:author="Jochum, Michael D." w:date="2021-08-05T14:16:00Z">
              <w:r w:rsidRPr="00F7092D">
                <w:rPr>
                  <w:rFonts w:eastAsia="Times New Roman" w:cstheme="minorHAnsi"/>
                  <w:color w:val="000000"/>
                  <w:sz w:val="18"/>
                  <w:szCs w:val="18"/>
                </w:rPr>
                <w:t>transferase activity transferring phosphorus containing groups</w:t>
              </w:r>
            </w:ins>
          </w:p>
        </w:tc>
        <w:tc>
          <w:tcPr>
            <w:tcW w:w="394" w:type="pct"/>
            <w:tcBorders>
              <w:top w:val="nil"/>
              <w:left w:val="nil"/>
              <w:bottom w:val="nil"/>
              <w:right w:val="nil"/>
            </w:tcBorders>
            <w:shd w:val="clear" w:color="auto" w:fill="auto"/>
            <w:noWrap/>
            <w:vAlign w:val="bottom"/>
            <w:hideMark/>
          </w:tcPr>
          <w:p w14:paraId="1FED4B31" w14:textId="77777777" w:rsidR="00491314" w:rsidRPr="00F7092D" w:rsidRDefault="00491314" w:rsidP="008B2D9C">
            <w:pPr>
              <w:spacing w:after="0" w:line="240" w:lineRule="auto"/>
              <w:jc w:val="center"/>
              <w:rPr>
                <w:ins w:id="3718" w:author="Jochum, Michael D." w:date="2021-08-05T14:16:00Z"/>
                <w:rFonts w:eastAsia="Times New Roman" w:cstheme="minorHAnsi"/>
                <w:color w:val="000000"/>
                <w:sz w:val="18"/>
                <w:szCs w:val="18"/>
              </w:rPr>
            </w:pPr>
            <w:ins w:id="3719" w:author="Jochum, Michael D." w:date="2021-08-05T14:16:00Z">
              <w:r w:rsidRPr="00F7092D">
                <w:rPr>
                  <w:rFonts w:eastAsia="Times New Roman" w:cstheme="minorHAnsi"/>
                  <w:color w:val="000000"/>
                  <w:sz w:val="18"/>
                  <w:szCs w:val="18"/>
                </w:rPr>
                <w:t>GO:0016772</w:t>
              </w:r>
            </w:ins>
          </w:p>
        </w:tc>
        <w:tc>
          <w:tcPr>
            <w:tcW w:w="817" w:type="pct"/>
            <w:tcBorders>
              <w:top w:val="nil"/>
              <w:left w:val="nil"/>
              <w:bottom w:val="nil"/>
              <w:right w:val="nil"/>
            </w:tcBorders>
            <w:shd w:val="clear" w:color="auto" w:fill="auto"/>
            <w:noWrap/>
            <w:vAlign w:val="bottom"/>
            <w:hideMark/>
          </w:tcPr>
          <w:p w14:paraId="6D6A640D" w14:textId="77777777" w:rsidR="00491314" w:rsidRPr="00F7092D" w:rsidRDefault="00491314" w:rsidP="008B2D9C">
            <w:pPr>
              <w:spacing w:after="0" w:line="240" w:lineRule="auto"/>
              <w:jc w:val="center"/>
              <w:rPr>
                <w:ins w:id="3720" w:author="Jochum, Michael D." w:date="2021-08-05T14:16:00Z"/>
                <w:rFonts w:eastAsia="Times New Roman" w:cstheme="minorHAnsi"/>
                <w:color w:val="000000"/>
                <w:sz w:val="18"/>
                <w:szCs w:val="18"/>
              </w:rPr>
            </w:pPr>
            <w:ins w:id="372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58D2AFB" w14:textId="77777777" w:rsidR="00491314" w:rsidRPr="00F7092D" w:rsidRDefault="00491314" w:rsidP="008B2D9C">
            <w:pPr>
              <w:spacing w:after="0" w:line="240" w:lineRule="auto"/>
              <w:jc w:val="center"/>
              <w:rPr>
                <w:ins w:id="3722" w:author="Jochum, Michael D." w:date="2021-08-05T14:16:00Z"/>
                <w:rFonts w:eastAsia="Times New Roman" w:cstheme="minorHAnsi"/>
                <w:color w:val="000000"/>
                <w:sz w:val="18"/>
                <w:szCs w:val="18"/>
              </w:rPr>
            </w:pPr>
            <w:ins w:id="3723"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33B69429" w14:textId="77777777" w:rsidR="00491314" w:rsidRPr="00F7092D" w:rsidRDefault="00491314" w:rsidP="008B2D9C">
            <w:pPr>
              <w:spacing w:after="0" w:line="240" w:lineRule="auto"/>
              <w:jc w:val="center"/>
              <w:rPr>
                <w:ins w:id="3724" w:author="Jochum, Michael D." w:date="2021-08-05T14:16:00Z"/>
                <w:rFonts w:eastAsia="Times New Roman" w:cstheme="minorHAnsi"/>
                <w:color w:val="000000"/>
                <w:sz w:val="18"/>
                <w:szCs w:val="18"/>
              </w:rPr>
            </w:pPr>
            <w:ins w:id="3725"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E5EAC7A" w14:textId="77777777" w:rsidR="00491314" w:rsidRPr="00F7092D" w:rsidRDefault="00491314" w:rsidP="008B2D9C">
            <w:pPr>
              <w:spacing w:after="0" w:line="240" w:lineRule="auto"/>
              <w:jc w:val="center"/>
              <w:rPr>
                <w:ins w:id="3726" w:author="Jochum, Michael D." w:date="2021-08-05T14:16:00Z"/>
                <w:rFonts w:eastAsia="Times New Roman" w:cstheme="minorHAnsi"/>
                <w:color w:val="000000"/>
                <w:sz w:val="18"/>
                <w:szCs w:val="18"/>
              </w:rPr>
            </w:pPr>
            <w:ins w:id="372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10BBE62" w14:textId="77777777" w:rsidR="00491314" w:rsidRPr="00F7092D" w:rsidRDefault="00491314" w:rsidP="008B2D9C">
            <w:pPr>
              <w:spacing w:after="0" w:line="240" w:lineRule="auto"/>
              <w:jc w:val="center"/>
              <w:rPr>
                <w:ins w:id="3728" w:author="Jochum, Michael D." w:date="2021-08-05T14:16:00Z"/>
                <w:rFonts w:eastAsia="Times New Roman" w:cstheme="minorHAnsi"/>
                <w:color w:val="000000"/>
                <w:sz w:val="18"/>
                <w:szCs w:val="18"/>
              </w:rPr>
            </w:pPr>
            <w:ins w:id="3729" w:author="Jochum, Michael D." w:date="2021-08-05T14:16:00Z">
              <w:r w:rsidRPr="00F7092D">
                <w:rPr>
                  <w:rFonts w:eastAsia="Times New Roman" w:cstheme="minorHAnsi"/>
                  <w:color w:val="000000"/>
                  <w:sz w:val="18"/>
                  <w:szCs w:val="18"/>
                </w:rPr>
                <w:t>14.000</w:t>
              </w:r>
            </w:ins>
          </w:p>
        </w:tc>
        <w:tc>
          <w:tcPr>
            <w:tcW w:w="290" w:type="pct"/>
            <w:tcBorders>
              <w:top w:val="nil"/>
              <w:left w:val="nil"/>
              <w:bottom w:val="nil"/>
              <w:right w:val="nil"/>
            </w:tcBorders>
            <w:shd w:val="clear" w:color="auto" w:fill="auto"/>
            <w:noWrap/>
            <w:vAlign w:val="bottom"/>
            <w:hideMark/>
          </w:tcPr>
          <w:p w14:paraId="0A936509" w14:textId="77777777" w:rsidR="00491314" w:rsidRPr="00F7092D" w:rsidRDefault="00491314" w:rsidP="008B2D9C">
            <w:pPr>
              <w:spacing w:after="0" w:line="240" w:lineRule="auto"/>
              <w:jc w:val="center"/>
              <w:rPr>
                <w:ins w:id="3730" w:author="Jochum, Michael D." w:date="2021-08-05T14:16:00Z"/>
                <w:rFonts w:eastAsia="Times New Roman" w:cstheme="minorHAnsi"/>
                <w:color w:val="000000"/>
                <w:sz w:val="18"/>
                <w:szCs w:val="18"/>
              </w:rPr>
            </w:pPr>
            <w:ins w:id="3731"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5397BCEC" w14:textId="77777777" w:rsidR="00491314" w:rsidRPr="00F7092D" w:rsidRDefault="00491314" w:rsidP="008B2D9C">
            <w:pPr>
              <w:spacing w:after="0" w:line="240" w:lineRule="auto"/>
              <w:jc w:val="center"/>
              <w:rPr>
                <w:ins w:id="3732" w:author="Jochum, Michael D." w:date="2021-08-05T14:16:00Z"/>
                <w:rFonts w:eastAsia="Times New Roman" w:cstheme="minorHAnsi"/>
                <w:color w:val="000000"/>
                <w:sz w:val="18"/>
                <w:szCs w:val="18"/>
              </w:rPr>
            </w:pPr>
            <w:ins w:id="3733" w:author="Jochum, Michael D." w:date="2021-08-05T14:16:00Z">
              <w:r w:rsidRPr="00F7092D">
                <w:rPr>
                  <w:rFonts w:eastAsia="Times New Roman" w:cstheme="minorHAnsi"/>
                  <w:color w:val="000000"/>
                  <w:sz w:val="18"/>
                  <w:szCs w:val="18"/>
                </w:rPr>
                <w:t>0.027</w:t>
              </w:r>
            </w:ins>
          </w:p>
        </w:tc>
      </w:tr>
      <w:tr w:rsidR="00F7092D" w:rsidRPr="00F7092D" w14:paraId="17A50A11" w14:textId="77777777" w:rsidTr="00491314">
        <w:trPr>
          <w:trHeight w:val="300"/>
          <w:ins w:id="3734" w:author="Jochum, Michael D." w:date="2021-08-05T14:16:00Z"/>
        </w:trPr>
        <w:tc>
          <w:tcPr>
            <w:tcW w:w="1955" w:type="pct"/>
            <w:tcBorders>
              <w:top w:val="nil"/>
              <w:left w:val="nil"/>
              <w:bottom w:val="nil"/>
              <w:right w:val="nil"/>
            </w:tcBorders>
            <w:shd w:val="clear" w:color="auto" w:fill="auto"/>
            <w:noWrap/>
            <w:vAlign w:val="bottom"/>
            <w:hideMark/>
          </w:tcPr>
          <w:p w14:paraId="0E88FE0B" w14:textId="77777777" w:rsidR="00491314" w:rsidRPr="00F7092D" w:rsidRDefault="00491314" w:rsidP="008B2D9C">
            <w:pPr>
              <w:spacing w:after="0" w:line="240" w:lineRule="auto"/>
              <w:jc w:val="right"/>
              <w:rPr>
                <w:ins w:id="3735" w:author="Jochum, Michael D." w:date="2021-08-05T14:16:00Z"/>
                <w:rFonts w:eastAsia="Times New Roman" w:cstheme="minorHAnsi"/>
                <w:color w:val="000000"/>
                <w:sz w:val="18"/>
                <w:szCs w:val="18"/>
              </w:rPr>
            </w:pPr>
            <w:ins w:id="3736" w:author="Jochum, Michael D." w:date="2021-08-05T14:16:00Z">
              <w:r w:rsidRPr="00F7092D">
                <w:rPr>
                  <w:rFonts w:eastAsia="Times New Roman" w:cstheme="minorHAnsi"/>
                  <w:color w:val="000000"/>
                  <w:sz w:val="18"/>
                  <w:szCs w:val="18"/>
                </w:rPr>
                <w:t>catalytic activity</w:t>
              </w:r>
            </w:ins>
          </w:p>
        </w:tc>
        <w:tc>
          <w:tcPr>
            <w:tcW w:w="394" w:type="pct"/>
            <w:tcBorders>
              <w:top w:val="nil"/>
              <w:left w:val="nil"/>
              <w:bottom w:val="nil"/>
              <w:right w:val="nil"/>
            </w:tcBorders>
            <w:shd w:val="clear" w:color="auto" w:fill="auto"/>
            <w:noWrap/>
            <w:vAlign w:val="bottom"/>
            <w:hideMark/>
          </w:tcPr>
          <w:p w14:paraId="3886B640" w14:textId="77777777" w:rsidR="00491314" w:rsidRPr="00F7092D" w:rsidRDefault="00491314" w:rsidP="008B2D9C">
            <w:pPr>
              <w:spacing w:after="0" w:line="240" w:lineRule="auto"/>
              <w:jc w:val="center"/>
              <w:rPr>
                <w:ins w:id="3737" w:author="Jochum, Michael D." w:date="2021-08-05T14:16:00Z"/>
                <w:rFonts w:eastAsia="Times New Roman" w:cstheme="minorHAnsi"/>
                <w:color w:val="000000"/>
                <w:sz w:val="18"/>
                <w:szCs w:val="18"/>
              </w:rPr>
            </w:pPr>
            <w:ins w:id="3738" w:author="Jochum, Michael D." w:date="2021-08-05T14:16:00Z">
              <w:r w:rsidRPr="00F7092D">
                <w:rPr>
                  <w:rFonts w:eastAsia="Times New Roman" w:cstheme="minorHAnsi"/>
                  <w:color w:val="000000"/>
                  <w:sz w:val="18"/>
                  <w:szCs w:val="18"/>
                </w:rPr>
                <w:t>GO:0003824</w:t>
              </w:r>
            </w:ins>
          </w:p>
        </w:tc>
        <w:tc>
          <w:tcPr>
            <w:tcW w:w="817" w:type="pct"/>
            <w:tcBorders>
              <w:top w:val="nil"/>
              <w:left w:val="nil"/>
              <w:bottom w:val="nil"/>
              <w:right w:val="nil"/>
            </w:tcBorders>
            <w:shd w:val="clear" w:color="auto" w:fill="auto"/>
            <w:noWrap/>
            <w:vAlign w:val="bottom"/>
            <w:hideMark/>
          </w:tcPr>
          <w:p w14:paraId="230A8F51" w14:textId="77777777" w:rsidR="00491314" w:rsidRPr="00F7092D" w:rsidRDefault="00491314" w:rsidP="008B2D9C">
            <w:pPr>
              <w:spacing w:after="0" w:line="240" w:lineRule="auto"/>
              <w:jc w:val="center"/>
              <w:rPr>
                <w:ins w:id="3739" w:author="Jochum, Michael D." w:date="2021-08-05T14:16:00Z"/>
                <w:rFonts w:eastAsia="Times New Roman" w:cstheme="minorHAnsi"/>
                <w:color w:val="000000"/>
                <w:sz w:val="18"/>
                <w:szCs w:val="18"/>
              </w:rPr>
            </w:pPr>
            <w:ins w:id="374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728D6A3" w14:textId="77777777" w:rsidR="00491314" w:rsidRPr="00F7092D" w:rsidRDefault="00491314" w:rsidP="008B2D9C">
            <w:pPr>
              <w:spacing w:after="0" w:line="240" w:lineRule="auto"/>
              <w:jc w:val="center"/>
              <w:rPr>
                <w:ins w:id="3741" w:author="Jochum, Michael D." w:date="2021-08-05T14:16:00Z"/>
                <w:rFonts w:eastAsia="Times New Roman" w:cstheme="minorHAnsi"/>
                <w:color w:val="000000"/>
                <w:sz w:val="18"/>
                <w:szCs w:val="18"/>
              </w:rPr>
            </w:pPr>
            <w:ins w:id="3742"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24BF1E9B" w14:textId="77777777" w:rsidR="00491314" w:rsidRPr="00F7092D" w:rsidRDefault="00491314" w:rsidP="008B2D9C">
            <w:pPr>
              <w:spacing w:after="0" w:line="240" w:lineRule="auto"/>
              <w:jc w:val="center"/>
              <w:rPr>
                <w:ins w:id="3743" w:author="Jochum, Michael D." w:date="2021-08-05T14:16:00Z"/>
                <w:rFonts w:eastAsia="Times New Roman" w:cstheme="minorHAnsi"/>
                <w:color w:val="000000"/>
                <w:sz w:val="18"/>
                <w:szCs w:val="18"/>
              </w:rPr>
            </w:pPr>
            <w:ins w:id="3744" w:author="Jochum, Michael D." w:date="2021-08-05T14:16:00Z">
              <w:r w:rsidRPr="00F7092D">
                <w:rPr>
                  <w:rFonts w:eastAsia="Times New Roman" w:cstheme="minorHAnsi"/>
                  <w:color w:val="000000"/>
                  <w:sz w:val="18"/>
                  <w:szCs w:val="18"/>
                </w:rPr>
                <w:t>0.004</w:t>
              </w:r>
            </w:ins>
          </w:p>
        </w:tc>
        <w:tc>
          <w:tcPr>
            <w:tcW w:w="315" w:type="pct"/>
            <w:tcBorders>
              <w:top w:val="nil"/>
              <w:left w:val="nil"/>
              <w:bottom w:val="nil"/>
              <w:right w:val="nil"/>
            </w:tcBorders>
            <w:shd w:val="clear" w:color="auto" w:fill="auto"/>
            <w:noWrap/>
            <w:vAlign w:val="bottom"/>
            <w:hideMark/>
          </w:tcPr>
          <w:p w14:paraId="5305EFA8" w14:textId="77777777" w:rsidR="00491314" w:rsidRPr="00F7092D" w:rsidRDefault="00491314" w:rsidP="008B2D9C">
            <w:pPr>
              <w:spacing w:after="0" w:line="240" w:lineRule="auto"/>
              <w:jc w:val="center"/>
              <w:rPr>
                <w:ins w:id="3745" w:author="Jochum, Michael D." w:date="2021-08-05T14:16:00Z"/>
                <w:rFonts w:eastAsia="Times New Roman" w:cstheme="minorHAnsi"/>
                <w:color w:val="000000"/>
                <w:sz w:val="18"/>
                <w:szCs w:val="18"/>
              </w:rPr>
            </w:pPr>
            <w:ins w:id="374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25C7E796" w14:textId="77777777" w:rsidR="00491314" w:rsidRPr="00F7092D" w:rsidRDefault="00491314" w:rsidP="008B2D9C">
            <w:pPr>
              <w:spacing w:after="0" w:line="240" w:lineRule="auto"/>
              <w:jc w:val="center"/>
              <w:rPr>
                <w:ins w:id="3747" w:author="Jochum, Michael D." w:date="2021-08-05T14:16:00Z"/>
                <w:rFonts w:eastAsia="Times New Roman" w:cstheme="minorHAnsi"/>
                <w:color w:val="000000"/>
                <w:sz w:val="18"/>
                <w:szCs w:val="18"/>
              </w:rPr>
            </w:pPr>
            <w:ins w:id="3748" w:author="Jochum, Michael D." w:date="2021-08-05T14:16:00Z">
              <w:r w:rsidRPr="00F7092D">
                <w:rPr>
                  <w:rFonts w:eastAsia="Times New Roman" w:cstheme="minorHAnsi"/>
                  <w:color w:val="000000"/>
                  <w:sz w:val="18"/>
                  <w:szCs w:val="18"/>
                </w:rPr>
                <w:t>86.000</w:t>
              </w:r>
            </w:ins>
          </w:p>
        </w:tc>
        <w:tc>
          <w:tcPr>
            <w:tcW w:w="290" w:type="pct"/>
            <w:tcBorders>
              <w:top w:val="nil"/>
              <w:left w:val="nil"/>
              <w:bottom w:val="nil"/>
              <w:right w:val="nil"/>
            </w:tcBorders>
            <w:shd w:val="clear" w:color="auto" w:fill="auto"/>
            <w:noWrap/>
            <w:vAlign w:val="bottom"/>
            <w:hideMark/>
          </w:tcPr>
          <w:p w14:paraId="010C1A05" w14:textId="77777777" w:rsidR="00491314" w:rsidRPr="00F7092D" w:rsidRDefault="00491314" w:rsidP="008B2D9C">
            <w:pPr>
              <w:spacing w:after="0" w:line="240" w:lineRule="auto"/>
              <w:jc w:val="center"/>
              <w:rPr>
                <w:ins w:id="3749" w:author="Jochum, Michael D." w:date="2021-08-05T14:16:00Z"/>
                <w:rFonts w:eastAsia="Times New Roman" w:cstheme="minorHAnsi"/>
                <w:color w:val="000000"/>
                <w:sz w:val="18"/>
                <w:szCs w:val="18"/>
              </w:rPr>
            </w:pPr>
            <w:ins w:id="3750" w:author="Jochum, Michael D." w:date="2021-08-05T14:16:00Z">
              <w:r w:rsidRPr="00F7092D">
                <w:rPr>
                  <w:rFonts w:eastAsia="Times New Roman" w:cstheme="minorHAnsi"/>
                  <w:color w:val="000000"/>
                  <w:sz w:val="18"/>
                  <w:szCs w:val="18"/>
                </w:rPr>
                <w:t>0.023</w:t>
              </w:r>
            </w:ins>
          </w:p>
        </w:tc>
        <w:tc>
          <w:tcPr>
            <w:tcW w:w="289" w:type="pct"/>
            <w:tcBorders>
              <w:top w:val="nil"/>
              <w:left w:val="nil"/>
              <w:bottom w:val="nil"/>
              <w:right w:val="nil"/>
            </w:tcBorders>
            <w:shd w:val="clear" w:color="auto" w:fill="auto"/>
            <w:noWrap/>
            <w:vAlign w:val="bottom"/>
            <w:hideMark/>
          </w:tcPr>
          <w:p w14:paraId="484EF1F4" w14:textId="77777777" w:rsidR="00491314" w:rsidRPr="00F7092D" w:rsidRDefault="00491314" w:rsidP="008B2D9C">
            <w:pPr>
              <w:spacing w:after="0" w:line="240" w:lineRule="auto"/>
              <w:jc w:val="center"/>
              <w:rPr>
                <w:ins w:id="3751" w:author="Jochum, Michael D." w:date="2021-08-05T14:16:00Z"/>
                <w:rFonts w:eastAsia="Times New Roman" w:cstheme="minorHAnsi"/>
                <w:color w:val="000000"/>
                <w:sz w:val="18"/>
                <w:szCs w:val="18"/>
              </w:rPr>
            </w:pPr>
            <w:ins w:id="3752" w:author="Jochum, Michael D." w:date="2021-08-05T14:16:00Z">
              <w:r w:rsidRPr="00F7092D">
                <w:rPr>
                  <w:rFonts w:eastAsia="Times New Roman" w:cstheme="minorHAnsi"/>
                  <w:color w:val="000000"/>
                  <w:sz w:val="18"/>
                  <w:szCs w:val="18"/>
                </w:rPr>
                <w:t>0.041</w:t>
              </w:r>
            </w:ins>
          </w:p>
        </w:tc>
      </w:tr>
      <w:tr w:rsidR="00F7092D" w:rsidRPr="00F7092D" w14:paraId="72F29BF3" w14:textId="77777777" w:rsidTr="00491314">
        <w:trPr>
          <w:trHeight w:val="300"/>
          <w:ins w:id="3753" w:author="Jochum, Michael D." w:date="2021-08-05T14:16:00Z"/>
        </w:trPr>
        <w:tc>
          <w:tcPr>
            <w:tcW w:w="1955" w:type="pct"/>
            <w:tcBorders>
              <w:top w:val="nil"/>
              <w:left w:val="nil"/>
              <w:bottom w:val="nil"/>
              <w:right w:val="nil"/>
            </w:tcBorders>
            <w:shd w:val="clear" w:color="auto" w:fill="auto"/>
            <w:noWrap/>
            <w:vAlign w:val="bottom"/>
            <w:hideMark/>
          </w:tcPr>
          <w:p w14:paraId="317FE6BF" w14:textId="77777777" w:rsidR="00491314" w:rsidRPr="00F7092D" w:rsidRDefault="00491314" w:rsidP="008B2D9C">
            <w:pPr>
              <w:spacing w:after="0" w:line="240" w:lineRule="auto"/>
              <w:jc w:val="right"/>
              <w:rPr>
                <w:ins w:id="3754" w:author="Jochum, Michael D." w:date="2021-08-05T14:16:00Z"/>
                <w:rFonts w:eastAsia="Times New Roman" w:cstheme="minorHAnsi"/>
                <w:color w:val="000000"/>
                <w:sz w:val="18"/>
                <w:szCs w:val="18"/>
              </w:rPr>
            </w:pPr>
            <w:ins w:id="3755" w:author="Jochum, Michael D." w:date="2021-08-05T14:16:00Z">
              <w:r w:rsidRPr="00F7092D">
                <w:rPr>
                  <w:rFonts w:eastAsia="Times New Roman" w:cstheme="minorHAnsi"/>
                  <w:color w:val="000000"/>
                  <w:sz w:val="18"/>
                  <w:szCs w:val="18"/>
                </w:rPr>
                <w:t xml:space="preserve">RNA metabolic process </w:t>
              </w:r>
            </w:ins>
          </w:p>
        </w:tc>
        <w:tc>
          <w:tcPr>
            <w:tcW w:w="394" w:type="pct"/>
            <w:tcBorders>
              <w:top w:val="nil"/>
              <w:left w:val="nil"/>
              <w:bottom w:val="nil"/>
              <w:right w:val="nil"/>
            </w:tcBorders>
            <w:shd w:val="clear" w:color="auto" w:fill="auto"/>
            <w:noWrap/>
            <w:vAlign w:val="bottom"/>
            <w:hideMark/>
          </w:tcPr>
          <w:p w14:paraId="12C40C8C" w14:textId="77777777" w:rsidR="00491314" w:rsidRPr="00F7092D" w:rsidRDefault="00491314" w:rsidP="008B2D9C">
            <w:pPr>
              <w:spacing w:after="0" w:line="240" w:lineRule="auto"/>
              <w:jc w:val="center"/>
              <w:rPr>
                <w:ins w:id="3756" w:author="Jochum, Michael D." w:date="2021-08-05T14:16:00Z"/>
                <w:rFonts w:eastAsia="Times New Roman" w:cstheme="minorHAnsi"/>
                <w:color w:val="000000"/>
                <w:sz w:val="18"/>
                <w:szCs w:val="18"/>
              </w:rPr>
            </w:pPr>
            <w:ins w:id="3757" w:author="Jochum, Michael D." w:date="2021-08-05T14:16:00Z">
              <w:r w:rsidRPr="00F7092D">
                <w:rPr>
                  <w:rFonts w:eastAsia="Times New Roman" w:cstheme="minorHAnsi"/>
                  <w:color w:val="000000"/>
                  <w:sz w:val="18"/>
                  <w:szCs w:val="18"/>
                </w:rPr>
                <w:t>GO:0016070</w:t>
              </w:r>
            </w:ins>
          </w:p>
        </w:tc>
        <w:tc>
          <w:tcPr>
            <w:tcW w:w="817" w:type="pct"/>
            <w:tcBorders>
              <w:top w:val="nil"/>
              <w:left w:val="nil"/>
              <w:bottom w:val="nil"/>
              <w:right w:val="nil"/>
            </w:tcBorders>
            <w:shd w:val="clear" w:color="auto" w:fill="auto"/>
            <w:noWrap/>
            <w:vAlign w:val="bottom"/>
            <w:hideMark/>
          </w:tcPr>
          <w:p w14:paraId="06222490" w14:textId="77777777" w:rsidR="00491314" w:rsidRPr="00F7092D" w:rsidRDefault="00491314" w:rsidP="008B2D9C">
            <w:pPr>
              <w:spacing w:after="0" w:line="240" w:lineRule="auto"/>
              <w:jc w:val="center"/>
              <w:rPr>
                <w:ins w:id="3758" w:author="Jochum, Michael D." w:date="2021-08-05T14:16:00Z"/>
                <w:rFonts w:eastAsia="Times New Roman" w:cstheme="minorHAnsi"/>
                <w:color w:val="000000"/>
                <w:sz w:val="18"/>
                <w:szCs w:val="18"/>
              </w:rPr>
            </w:pPr>
            <w:ins w:id="375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6E169A6" w14:textId="77777777" w:rsidR="00491314" w:rsidRPr="00F7092D" w:rsidRDefault="00491314" w:rsidP="008B2D9C">
            <w:pPr>
              <w:spacing w:after="0" w:line="240" w:lineRule="auto"/>
              <w:jc w:val="center"/>
              <w:rPr>
                <w:ins w:id="3760" w:author="Jochum, Michael D." w:date="2021-08-05T14:16:00Z"/>
                <w:rFonts w:eastAsia="Times New Roman" w:cstheme="minorHAnsi"/>
                <w:color w:val="000000"/>
                <w:sz w:val="18"/>
                <w:szCs w:val="18"/>
              </w:rPr>
            </w:pPr>
            <w:ins w:id="3761"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709EEE20" w14:textId="77777777" w:rsidR="00491314" w:rsidRPr="00F7092D" w:rsidRDefault="00491314" w:rsidP="008B2D9C">
            <w:pPr>
              <w:spacing w:after="0" w:line="240" w:lineRule="auto"/>
              <w:jc w:val="center"/>
              <w:rPr>
                <w:ins w:id="3762" w:author="Jochum, Michael D." w:date="2021-08-05T14:16:00Z"/>
                <w:rFonts w:eastAsia="Times New Roman" w:cstheme="minorHAnsi"/>
                <w:color w:val="000000"/>
                <w:sz w:val="18"/>
                <w:szCs w:val="18"/>
              </w:rPr>
            </w:pPr>
            <w:ins w:id="3763"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1C224640" w14:textId="77777777" w:rsidR="00491314" w:rsidRPr="00F7092D" w:rsidRDefault="00491314" w:rsidP="008B2D9C">
            <w:pPr>
              <w:spacing w:after="0" w:line="240" w:lineRule="auto"/>
              <w:jc w:val="center"/>
              <w:rPr>
                <w:ins w:id="3764" w:author="Jochum, Michael D." w:date="2021-08-05T14:16:00Z"/>
                <w:rFonts w:eastAsia="Times New Roman" w:cstheme="minorHAnsi"/>
                <w:color w:val="000000"/>
                <w:sz w:val="18"/>
                <w:szCs w:val="18"/>
              </w:rPr>
            </w:pPr>
            <w:ins w:id="376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9EDCC34" w14:textId="77777777" w:rsidR="00491314" w:rsidRPr="00F7092D" w:rsidRDefault="00491314" w:rsidP="008B2D9C">
            <w:pPr>
              <w:spacing w:after="0" w:line="240" w:lineRule="auto"/>
              <w:jc w:val="center"/>
              <w:rPr>
                <w:ins w:id="3766" w:author="Jochum, Michael D." w:date="2021-08-05T14:16:00Z"/>
                <w:rFonts w:eastAsia="Times New Roman" w:cstheme="minorHAnsi"/>
                <w:color w:val="000000"/>
                <w:sz w:val="18"/>
                <w:szCs w:val="18"/>
              </w:rPr>
            </w:pPr>
            <w:ins w:id="3767" w:author="Jochum, Michael D." w:date="2021-08-05T14:16:00Z">
              <w:r w:rsidRPr="00F7092D">
                <w:rPr>
                  <w:rFonts w:eastAsia="Times New Roman" w:cstheme="minorHAnsi"/>
                  <w:color w:val="000000"/>
                  <w:sz w:val="18"/>
                  <w:szCs w:val="18"/>
                </w:rPr>
                <w:t>6.000</w:t>
              </w:r>
            </w:ins>
          </w:p>
        </w:tc>
        <w:tc>
          <w:tcPr>
            <w:tcW w:w="290" w:type="pct"/>
            <w:tcBorders>
              <w:top w:val="nil"/>
              <w:left w:val="nil"/>
              <w:bottom w:val="nil"/>
              <w:right w:val="nil"/>
            </w:tcBorders>
            <w:shd w:val="clear" w:color="auto" w:fill="auto"/>
            <w:noWrap/>
            <w:vAlign w:val="bottom"/>
            <w:hideMark/>
          </w:tcPr>
          <w:p w14:paraId="62BFE79E" w14:textId="77777777" w:rsidR="00491314" w:rsidRPr="00F7092D" w:rsidRDefault="00491314" w:rsidP="008B2D9C">
            <w:pPr>
              <w:spacing w:after="0" w:line="240" w:lineRule="auto"/>
              <w:jc w:val="center"/>
              <w:rPr>
                <w:ins w:id="3768" w:author="Jochum, Michael D." w:date="2021-08-05T14:16:00Z"/>
                <w:rFonts w:eastAsia="Times New Roman" w:cstheme="minorHAnsi"/>
                <w:color w:val="000000"/>
                <w:sz w:val="18"/>
                <w:szCs w:val="18"/>
              </w:rPr>
            </w:pPr>
            <w:ins w:id="3769" w:author="Jochum, Michael D." w:date="2021-08-05T14:16:00Z">
              <w:r w:rsidRPr="00F7092D">
                <w:rPr>
                  <w:rFonts w:eastAsia="Times New Roman" w:cstheme="minorHAnsi"/>
                  <w:color w:val="000000"/>
                  <w:sz w:val="18"/>
                  <w:szCs w:val="18"/>
                </w:rPr>
                <w:t>0.028</w:t>
              </w:r>
            </w:ins>
          </w:p>
        </w:tc>
        <w:tc>
          <w:tcPr>
            <w:tcW w:w="289" w:type="pct"/>
            <w:tcBorders>
              <w:top w:val="nil"/>
              <w:left w:val="nil"/>
              <w:bottom w:val="nil"/>
              <w:right w:val="nil"/>
            </w:tcBorders>
            <w:shd w:val="clear" w:color="auto" w:fill="auto"/>
            <w:noWrap/>
            <w:vAlign w:val="bottom"/>
            <w:hideMark/>
          </w:tcPr>
          <w:p w14:paraId="7725747B" w14:textId="77777777" w:rsidR="00491314" w:rsidRPr="00F7092D" w:rsidRDefault="00491314" w:rsidP="008B2D9C">
            <w:pPr>
              <w:spacing w:after="0" w:line="240" w:lineRule="auto"/>
              <w:jc w:val="center"/>
              <w:rPr>
                <w:ins w:id="3770" w:author="Jochum, Michael D." w:date="2021-08-05T14:16:00Z"/>
                <w:rFonts w:eastAsia="Times New Roman" w:cstheme="minorHAnsi"/>
                <w:color w:val="000000"/>
                <w:sz w:val="18"/>
                <w:szCs w:val="18"/>
              </w:rPr>
            </w:pPr>
            <w:ins w:id="3771" w:author="Jochum, Michael D." w:date="2021-08-05T14:16:00Z">
              <w:r w:rsidRPr="00F7092D">
                <w:rPr>
                  <w:rFonts w:eastAsia="Times New Roman" w:cstheme="minorHAnsi"/>
                  <w:color w:val="000000"/>
                  <w:sz w:val="18"/>
                  <w:szCs w:val="18"/>
                </w:rPr>
                <w:t>0.048</w:t>
              </w:r>
            </w:ins>
          </w:p>
        </w:tc>
      </w:tr>
      <w:tr w:rsidR="00F7092D" w:rsidRPr="00F7092D" w14:paraId="5EF8FA7B" w14:textId="77777777" w:rsidTr="00491314">
        <w:trPr>
          <w:trHeight w:val="300"/>
          <w:ins w:id="3772" w:author="Jochum, Michael D." w:date="2021-08-05T14:16:00Z"/>
        </w:trPr>
        <w:tc>
          <w:tcPr>
            <w:tcW w:w="1955" w:type="pct"/>
            <w:tcBorders>
              <w:top w:val="nil"/>
              <w:left w:val="nil"/>
              <w:bottom w:val="nil"/>
              <w:right w:val="nil"/>
            </w:tcBorders>
            <w:shd w:val="clear" w:color="auto" w:fill="auto"/>
            <w:noWrap/>
            <w:vAlign w:val="bottom"/>
            <w:hideMark/>
          </w:tcPr>
          <w:p w14:paraId="6055B07D" w14:textId="77777777" w:rsidR="00491314" w:rsidRPr="00F7092D" w:rsidRDefault="00491314" w:rsidP="008B2D9C">
            <w:pPr>
              <w:spacing w:after="0" w:line="240" w:lineRule="auto"/>
              <w:jc w:val="right"/>
              <w:rPr>
                <w:ins w:id="3773" w:author="Jochum, Michael D." w:date="2021-08-05T14:16:00Z"/>
                <w:rFonts w:eastAsia="Times New Roman" w:cstheme="minorHAnsi"/>
                <w:color w:val="000000"/>
                <w:sz w:val="18"/>
                <w:szCs w:val="18"/>
              </w:rPr>
            </w:pPr>
            <w:ins w:id="3774" w:author="Jochum, Michael D." w:date="2021-08-05T14:16:00Z">
              <w:r w:rsidRPr="00F7092D">
                <w:rPr>
                  <w:rFonts w:eastAsia="Times New Roman" w:cstheme="minorHAnsi"/>
                  <w:color w:val="000000"/>
                  <w:sz w:val="18"/>
                  <w:szCs w:val="18"/>
                </w:rPr>
                <w:t>regulation of cellular process</w:t>
              </w:r>
            </w:ins>
          </w:p>
        </w:tc>
        <w:tc>
          <w:tcPr>
            <w:tcW w:w="394" w:type="pct"/>
            <w:tcBorders>
              <w:top w:val="nil"/>
              <w:left w:val="nil"/>
              <w:bottom w:val="nil"/>
              <w:right w:val="nil"/>
            </w:tcBorders>
            <w:shd w:val="clear" w:color="auto" w:fill="auto"/>
            <w:noWrap/>
            <w:vAlign w:val="bottom"/>
            <w:hideMark/>
          </w:tcPr>
          <w:p w14:paraId="526084F3" w14:textId="77777777" w:rsidR="00491314" w:rsidRPr="00F7092D" w:rsidRDefault="00491314" w:rsidP="008B2D9C">
            <w:pPr>
              <w:spacing w:after="0" w:line="240" w:lineRule="auto"/>
              <w:jc w:val="center"/>
              <w:rPr>
                <w:ins w:id="3775" w:author="Jochum, Michael D." w:date="2021-08-05T14:16:00Z"/>
                <w:rFonts w:eastAsia="Times New Roman" w:cstheme="minorHAnsi"/>
                <w:color w:val="000000"/>
                <w:sz w:val="18"/>
                <w:szCs w:val="18"/>
              </w:rPr>
            </w:pPr>
            <w:ins w:id="3776" w:author="Jochum, Michael D." w:date="2021-08-05T14:16:00Z">
              <w:r w:rsidRPr="00F7092D">
                <w:rPr>
                  <w:rFonts w:eastAsia="Times New Roman" w:cstheme="minorHAnsi"/>
                  <w:color w:val="000000"/>
                  <w:sz w:val="18"/>
                  <w:szCs w:val="18"/>
                </w:rPr>
                <w:t>GO:0050794</w:t>
              </w:r>
            </w:ins>
          </w:p>
        </w:tc>
        <w:tc>
          <w:tcPr>
            <w:tcW w:w="817" w:type="pct"/>
            <w:tcBorders>
              <w:top w:val="nil"/>
              <w:left w:val="nil"/>
              <w:bottom w:val="nil"/>
              <w:right w:val="nil"/>
            </w:tcBorders>
            <w:shd w:val="clear" w:color="auto" w:fill="auto"/>
            <w:noWrap/>
            <w:vAlign w:val="bottom"/>
            <w:hideMark/>
          </w:tcPr>
          <w:p w14:paraId="5BD93A70" w14:textId="77777777" w:rsidR="00491314" w:rsidRPr="00F7092D" w:rsidRDefault="00491314" w:rsidP="008B2D9C">
            <w:pPr>
              <w:spacing w:after="0" w:line="240" w:lineRule="auto"/>
              <w:jc w:val="center"/>
              <w:rPr>
                <w:ins w:id="3777" w:author="Jochum, Michael D." w:date="2021-08-05T14:16:00Z"/>
                <w:rFonts w:eastAsia="Times New Roman" w:cstheme="minorHAnsi"/>
                <w:color w:val="000000"/>
                <w:sz w:val="18"/>
                <w:szCs w:val="18"/>
              </w:rPr>
            </w:pPr>
            <w:ins w:id="377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7A3C490" w14:textId="77777777" w:rsidR="00491314" w:rsidRPr="00F7092D" w:rsidRDefault="00491314" w:rsidP="008B2D9C">
            <w:pPr>
              <w:spacing w:after="0" w:line="240" w:lineRule="auto"/>
              <w:jc w:val="center"/>
              <w:rPr>
                <w:ins w:id="3779" w:author="Jochum, Michael D." w:date="2021-08-05T14:16:00Z"/>
                <w:rFonts w:eastAsia="Times New Roman" w:cstheme="minorHAnsi"/>
                <w:color w:val="000000"/>
                <w:sz w:val="18"/>
                <w:szCs w:val="18"/>
              </w:rPr>
            </w:pPr>
            <w:ins w:id="3780"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20B8950B" w14:textId="77777777" w:rsidR="00491314" w:rsidRPr="00F7092D" w:rsidRDefault="00491314" w:rsidP="008B2D9C">
            <w:pPr>
              <w:spacing w:after="0" w:line="240" w:lineRule="auto"/>
              <w:jc w:val="center"/>
              <w:rPr>
                <w:ins w:id="3781" w:author="Jochum, Michael D." w:date="2021-08-05T14:16:00Z"/>
                <w:rFonts w:eastAsia="Times New Roman" w:cstheme="minorHAnsi"/>
                <w:color w:val="000000"/>
                <w:sz w:val="18"/>
                <w:szCs w:val="18"/>
              </w:rPr>
            </w:pPr>
            <w:ins w:id="3782"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43A7A78" w14:textId="77777777" w:rsidR="00491314" w:rsidRPr="00F7092D" w:rsidRDefault="00491314" w:rsidP="008B2D9C">
            <w:pPr>
              <w:spacing w:after="0" w:line="240" w:lineRule="auto"/>
              <w:jc w:val="center"/>
              <w:rPr>
                <w:ins w:id="3783" w:author="Jochum, Michael D." w:date="2021-08-05T14:16:00Z"/>
                <w:rFonts w:eastAsia="Times New Roman" w:cstheme="minorHAnsi"/>
                <w:color w:val="000000"/>
                <w:sz w:val="18"/>
                <w:szCs w:val="18"/>
              </w:rPr>
            </w:pPr>
            <w:ins w:id="378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27945A1" w14:textId="77777777" w:rsidR="00491314" w:rsidRPr="00F7092D" w:rsidRDefault="00491314" w:rsidP="008B2D9C">
            <w:pPr>
              <w:spacing w:after="0" w:line="240" w:lineRule="auto"/>
              <w:jc w:val="center"/>
              <w:rPr>
                <w:ins w:id="3785" w:author="Jochum, Michael D." w:date="2021-08-05T14:16:00Z"/>
                <w:rFonts w:eastAsia="Times New Roman" w:cstheme="minorHAnsi"/>
                <w:color w:val="000000"/>
                <w:sz w:val="18"/>
                <w:szCs w:val="18"/>
              </w:rPr>
            </w:pPr>
            <w:ins w:id="3786" w:author="Jochum, Michael D." w:date="2021-08-05T14:16:00Z">
              <w:r w:rsidRPr="00F7092D">
                <w:rPr>
                  <w:rFonts w:eastAsia="Times New Roman" w:cstheme="minorHAnsi"/>
                  <w:color w:val="000000"/>
                  <w:sz w:val="18"/>
                  <w:szCs w:val="18"/>
                </w:rPr>
                <w:t>12.000</w:t>
              </w:r>
            </w:ins>
          </w:p>
        </w:tc>
        <w:tc>
          <w:tcPr>
            <w:tcW w:w="290" w:type="pct"/>
            <w:tcBorders>
              <w:top w:val="nil"/>
              <w:left w:val="nil"/>
              <w:bottom w:val="nil"/>
              <w:right w:val="nil"/>
            </w:tcBorders>
            <w:shd w:val="clear" w:color="auto" w:fill="auto"/>
            <w:noWrap/>
            <w:vAlign w:val="bottom"/>
            <w:hideMark/>
          </w:tcPr>
          <w:p w14:paraId="71710AE0" w14:textId="77777777" w:rsidR="00491314" w:rsidRPr="00F7092D" w:rsidRDefault="00491314" w:rsidP="008B2D9C">
            <w:pPr>
              <w:spacing w:after="0" w:line="240" w:lineRule="auto"/>
              <w:jc w:val="center"/>
              <w:rPr>
                <w:ins w:id="3787" w:author="Jochum, Michael D." w:date="2021-08-05T14:16:00Z"/>
                <w:rFonts w:eastAsia="Times New Roman" w:cstheme="minorHAnsi"/>
                <w:color w:val="000000"/>
                <w:sz w:val="18"/>
                <w:szCs w:val="18"/>
              </w:rPr>
            </w:pPr>
            <w:ins w:id="3788" w:author="Jochum, Michael D." w:date="2021-08-05T14:16:00Z">
              <w:r w:rsidRPr="00F7092D">
                <w:rPr>
                  <w:rFonts w:eastAsia="Times New Roman" w:cstheme="minorHAnsi"/>
                  <w:color w:val="000000"/>
                  <w:sz w:val="18"/>
                  <w:szCs w:val="18"/>
                </w:rPr>
                <w:t>0.030</w:t>
              </w:r>
            </w:ins>
          </w:p>
        </w:tc>
        <w:tc>
          <w:tcPr>
            <w:tcW w:w="289" w:type="pct"/>
            <w:tcBorders>
              <w:top w:val="nil"/>
              <w:left w:val="nil"/>
              <w:bottom w:val="nil"/>
              <w:right w:val="nil"/>
            </w:tcBorders>
            <w:shd w:val="clear" w:color="auto" w:fill="auto"/>
            <w:noWrap/>
            <w:vAlign w:val="bottom"/>
            <w:hideMark/>
          </w:tcPr>
          <w:p w14:paraId="18BB27F7" w14:textId="77777777" w:rsidR="00491314" w:rsidRPr="00F7092D" w:rsidRDefault="00491314" w:rsidP="008B2D9C">
            <w:pPr>
              <w:spacing w:after="0" w:line="240" w:lineRule="auto"/>
              <w:jc w:val="center"/>
              <w:rPr>
                <w:ins w:id="3789" w:author="Jochum, Michael D." w:date="2021-08-05T14:16:00Z"/>
                <w:rFonts w:eastAsia="Times New Roman" w:cstheme="minorHAnsi"/>
                <w:color w:val="000000"/>
                <w:sz w:val="18"/>
                <w:szCs w:val="18"/>
              </w:rPr>
            </w:pPr>
            <w:ins w:id="3790" w:author="Jochum, Michael D." w:date="2021-08-05T14:16:00Z">
              <w:r w:rsidRPr="00F7092D">
                <w:rPr>
                  <w:rFonts w:eastAsia="Times New Roman" w:cstheme="minorHAnsi"/>
                  <w:color w:val="000000"/>
                  <w:sz w:val="18"/>
                  <w:szCs w:val="18"/>
                </w:rPr>
                <w:t>0.050</w:t>
              </w:r>
            </w:ins>
          </w:p>
        </w:tc>
      </w:tr>
    </w:tbl>
    <w:p w14:paraId="46730C56" w14:textId="3C6596E0" w:rsidR="005869CF" w:rsidRPr="00F7092D" w:rsidRDefault="005869CF">
      <w:pPr>
        <w:rPr>
          <w:ins w:id="3791" w:author="Jochum, Michael D." w:date="2021-08-03T15:25:00Z"/>
          <w:rFonts w:cstheme="minorHAnsi"/>
          <w:b/>
          <w:bCs/>
          <w:sz w:val="18"/>
          <w:szCs w:val="18"/>
          <w:rPrChange w:id="3792" w:author="Jochum, Michael D." w:date="2021-08-05T16:10:00Z">
            <w:rPr>
              <w:ins w:id="3793" w:author="Jochum, Michael D." w:date="2021-08-03T15:25:00Z"/>
              <w:b/>
              <w:bCs/>
              <w:sz w:val="24"/>
              <w:szCs w:val="24"/>
            </w:rPr>
          </w:rPrChange>
        </w:rPr>
      </w:pPr>
    </w:p>
    <w:p w14:paraId="623BA444" w14:textId="77777777" w:rsidR="00E460DA" w:rsidRPr="00F7092D" w:rsidRDefault="00E460DA">
      <w:pPr>
        <w:rPr>
          <w:ins w:id="3794" w:author="Jochum, Michael D." w:date="2021-08-03T15:01:00Z"/>
          <w:rFonts w:cstheme="minorHAnsi"/>
          <w:b/>
          <w:bCs/>
          <w:rPrChange w:id="3795" w:author="Jochum, Michael D." w:date="2021-08-05T16:09:00Z">
            <w:rPr>
              <w:ins w:id="3796" w:author="Jochum, Michael D." w:date="2021-08-03T15:01:00Z"/>
            </w:rPr>
          </w:rPrChange>
        </w:rPr>
      </w:pPr>
    </w:p>
    <w:p w14:paraId="0F2C143B" w14:textId="5112EE60" w:rsidR="00E460DA" w:rsidRPr="00F7092D" w:rsidRDefault="00E460DA">
      <w:pPr>
        <w:pStyle w:val="Caption"/>
        <w:rPr>
          <w:ins w:id="3797" w:author="Jochum, Michael D." w:date="2021-08-03T15:25:00Z"/>
        </w:rPr>
      </w:pPr>
      <w:bookmarkStart w:id="3798" w:name="_Ref78896849"/>
      <w:ins w:id="3799" w:author="Jochum, Michael D." w:date="2021-08-03T15:24:00Z">
        <w:r w:rsidRPr="00F7092D">
          <w:lastRenderedPageBreak/>
          <w:t xml:space="preserve">Table </w:t>
        </w:r>
        <w:r w:rsidRPr="00F7092D">
          <w:fldChar w:fldCharType="begin"/>
        </w:r>
        <w:r w:rsidRPr="00F7092D">
          <w:instrText xml:space="preserve"> SEQ Table \* ARABIC </w:instrText>
        </w:r>
      </w:ins>
      <w:r w:rsidRPr="00F7092D">
        <w:rPr>
          <w:rPrChange w:id="3800" w:author="Jochum, Michael D." w:date="2021-08-05T16:09:00Z">
            <w:rPr/>
          </w:rPrChange>
        </w:rPr>
        <w:fldChar w:fldCharType="separate"/>
      </w:r>
      <w:ins w:id="3801" w:author="Jochum, Michael D." w:date="2021-08-05T15:35:00Z">
        <w:r w:rsidR="003C0ECD" w:rsidRPr="00F7092D">
          <w:rPr>
            <w:noProof/>
          </w:rPr>
          <w:t>4</w:t>
        </w:r>
      </w:ins>
      <w:ins w:id="3802" w:author="Jochum, Michael D." w:date="2021-08-03T15:24:00Z">
        <w:r w:rsidRPr="00534C8C">
          <w:fldChar w:fldCharType="end"/>
        </w:r>
      </w:ins>
      <w:bookmarkEnd w:id="3798"/>
      <w:ins w:id="3803" w:author="Jochum, Michael D." w:date="2021-08-05T15:39:00Z">
        <w:r w:rsidR="003C0ECD" w:rsidRPr="00F7092D">
          <w:t>.</w:t>
        </w:r>
      </w:ins>
      <w:ins w:id="3804" w:author="Jochum, Michael D." w:date="2021-08-03T15:25:00Z">
        <w:r w:rsidRPr="00F7092D">
          <w:t xml:space="preserve"> Maaslin2 derived significant Gene ontologies associated with COVID-19 disease outcome</w:t>
        </w:r>
        <w:r w:rsidR="005869CF" w:rsidRPr="00F7092D">
          <w:t xml:space="preserve"> (deceased vs. survived)</w:t>
        </w:r>
        <w:r w:rsidRPr="00F7092D">
          <w:t xml:space="preserve">. </w:t>
        </w:r>
        <w:r w:rsidRPr="00F7092D">
          <w:rPr>
            <w:i/>
            <w:rPrChange w:id="3805" w:author="Jochum, Michael D." w:date="2021-08-05T16:09:00Z">
              <w:rPr>
                <w:b w:val="0"/>
                <w:bCs/>
              </w:rPr>
            </w:rPrChange>
          </w:rPr>
          <w:t xml:space="preserve">Write something here about transformation </w:t>
        </w:r>
        <w:proofErr w:type="spellStart"/>
        <w:r w:rsidRPr="00F7092D">
          <w:rPr>
            <w:i/>
            <w:rPrChange w:id="3806" w:author="Jochum, Michael D." w:date="2021-08-05T16:09:00Z">
              <w:rPr>
                <w:b w:val="0"/>
                <w:bCs/>
              </w:rPr>
            </w:rPrChange>
          </w:rPr>
          <w:t>normilzation</w:t>
        </w:r>
        <w:proofErr w:type="spellEnd"/>
        <w:r w:rsidRPr="00F7092D">
          <w:rPr>
            <w:i/>
            <w:rPrChange w:id="3807" w:author="Jochum, Michael D." w:date="2021-08-05T16:09:00Z">
              <w:rPr>
                <w:b w:val="0"/>
                <w:bCs/>
              </w:rPr>
            </w:rPrChange>
          </w:rPr>
          <w:t xml:space="preserve"> controlling for random effect and </w:t>
        </w:r>
      </w:ins>
      <w:proofErr w:type="spellStart"/>
      <w:ins w:id="3808" w:author="Jochum, Michael D." w:date="2021-08-05T14:18:00Z">
        <w:r w:rsidR="00491314" w:rsidRPr="00F7092D">
          <w:rPr>
            <w:i/>
            <w:rPrChange w:id="3809" w:author="Jochum, Michael D." w:date="2021-08-05T16:09:00Z">
              <w:rPr>
                <w:b w:val="0"/>
                <w:bCs/>
              </w:rPr>
            </w:rPrChange>
          </w:rPr>
          <w:t>B</w:t>
        </w:r>
      </w:ins>
      <w:ins w:id="3810" w:author="Jochum, Michael D." w:date="2021-08-03T15:25:00Z">
        <w:r w:rsidRPr="00F7092D">
          <w:rPr>
            <w:i/>
            <w:rPrChange w:id="3811" w:author="Jochum, Michael D." w:date="2021-08-05T16:09:00Z">
              <w:rPr>
                <w:b w:val="0"/>
                <w:bCs/>
              </w:rPr>
            </w:rPrChange>
          </w:rPr>
          <w:t>enjamini</w:t>
        </w:r>
      </w:ins>
      <w:proofErr w:type="spellEnd"/>
      <w:ins w:id="3812" w:author="Jochum, Michael D." w:date="2021-08-05T14:18:00Z">
        <w:r w:rsidR="00491314" w:rsidRPr="00F7092D">
          <w:rPr>
            <w:i/>
            <w:rPrChange w:id="3813" w:author="Jochum, Michael D." w:date="2021-08-05T16:09:00Z">
              <w:rPr>
                <w:b w:val="0"/>
                <w:bCs/>
              </w:rPr>
            </w:rPrChange>
          </w:rPr>
          <w:t>-</w:t>
        </w:r>
      </w:ins>
      <w:ins w:id="3814" w:author="Jochum, Michael D." w:date="2021-08-03T15:25:00Z">
        <w:r w:rsidRPr="00F7092D">
          <w:rPr>
            <w:i/>
            <w:rPrChange w:id="3815" w:author="Jochum, Michael D." w:date="2021-08-05T16:09:00Z">
              <w:rPr>
                <w:b w:val="0"/>
                <w:bCs/>
              </w:rPr>
            </w:rPrChange>
          </w:rPr>
          <w:t>Hochberg multiple test correction</w:t>
        </w:r>
      </w:ins>
      <w:ins w:id="3816" w:author="Jochum, Michael D." w:date="2021-08-05T14:18:00Z">
        <w:r w:rsidR="00491314" w:rsidRPr="00F7092D">
          <w:t>.</w:t>
        </w:r>
      </w:ins>
    </w:p>
    <w:p w14:paraId="4D883846" w14:textId="2910D37B" w:rsidR="00E460DA" w:rsidRPr="00F70574" w:rsidRDefault="00E460DA">
      <w:pPr>
        <w:pStyle w:val="Caption"/>
        <w:rPr>
          <w:ins w:id="3817" w:author="Jochum, Michael D." w:date="2021-08-03T15:24:00Z"/>
        </w:rPr>
        <w:pPrChange w:id="3818" w:author="Jochum, Michael D." w:date="2021-08-05T16:16:00Z">
          <w:pPr/>
        </w:pPrChange>
      </w:pPr>
    </w:p>
    <w:tbl>
      <w:tblPr>
        <w:tblW w:w="14768" w:type="dxa"/>
        <w:jc w:val="center"/>
        <w:tblLook w:val="04A0" w:firstRow="1" w:lastRow="0" w:firstColumn="1" w:lastColumn="0" w:noHBand="0" w:noVBand="1"/>
        <w:tblPrChange w:id="3819" w:author="Jochum, Michael D." w:date="2021-08-03T15:01:00Z">
          <w:tblPr>
            <w:tblW w:w="14416" w:type="dxa"/>
            <w:tblInd w:w="-1440" w:type="dxa"/>
            <w:tblLook w:val="04A0" w:firstRow="1" w:lastRow="0" w:firstColumn="1" w:lastColumn="0" w:noHBand="0" w:noVBand="1"/>
          </w:tblPr>
        </w:tblPrChange>
      </w:tblPr>
      <w:tblGrid>
        <w:gridCol w:w="5152"/>
        <w:gridCol w:w="1966"/>
        <w:gridCol w:w="1340"/>
        <w:gridCol w:w="746"/>
        <w:gridCol w:w="880"/>
        <w:gridCol w:w="880"/>
        <w:gridCol w:w="880"/>
        <w:gridCol w:w="880"/>
        <w:gridCol w:w="880"/>
        <w:gridCol w:w="1164"/>
        <w:tblGridChange w:id="3820">
          <w:tblGrid>
            <w:gridCol w:w="4916"/>
            <w:gridCol w:w="1966"/>
            <w:gridCol w:w="1340"/>
            <w:gridCol w:w="746"/>
            <w:gridCol w:w="880"/>
            <w:gridCol w:w="880"/>
            <w:gridCol w:w="880"/>
            <w:gridCol w:w="880"/>
            <w:gridCol w:w="880"/>
            <w:gridCol w:w="1164"/>
          </w:tblGrid>
        </w:tblGridChange>
      </w:tblGrid>
      <w:tr w:rsidR="006030BE" w:rsidRPr="00F7092D" w14:paraId="7E8E2500" w14:textId="77777777" w:rsidTr="006030BE">
        <w:trPr>
          <w:trHeight w:val="253"/>
          <w:jc w:val="center"/>
          <w:ins w:id="3821" w:author="Jochum, Michael D." w:date="2021-08-03T14:59:00Z"/>
          <w:trPrChange w:id="3822" w:author="Jochum, Michael D." w:date="2021-08-03T15:01:00Z">
            <w:trPr>
              <w:trHeight w:val="253"/>
            </w:trPr>
          </w:trPrChange>
        </w:trPr>
        <w:tc>
          <w:tcPr>
            <w:tcW w:w="5152" w:type="dxa"/>
            <w:tcBorders>
              <w:top w:val="nil"/>
              <w:left w:val="nil"/>
              <w:bottom w:val="single" w:sz="4" w:space="0" w:color="auto"/>
              <w:right w:val="nil"/>
            </w:tcBorders>
            <w:shd w:val="clear" w:color="auto" w:fill="auto"/>
            <w:noWrap/>
            <w:vAlign w:val="bottom"/>
            <w:hideMark/>
            <w:tcPrChange w:id="3823" w:author="Jochum, Michael D." w:date="2021-08-03T15:01:00Z">
              <w:tcPr>
                <w:tcW w:w="4916" w:type="dxa"/>
                <w:tcBorders>
                  <w:top w:val="nil"/>
                  <w:left w:val="nil"/>
                  <w:bottom w:val="single" w:sz="4" w:space="0" w:color="auto"/>
                  <w:right w:val="nil"/>
                </w:tcBorders>
                <w:shd w:val="clear" w:color="auto" w:fill="auto"/>
                <w:noWrap/>
                <w:vAlign w:val="bottom"/>
                <w:hideMark/>
              </w:tcPr>
            </w:tcPrChange>
          </w:tcPr>
          <w:p w14:paraId="536F2B0D" w14:textId="77777777" w:rsidR="00045EAC" w:rsidRPr="00F7092D" w:rsidRDefault="00045EAC" w:rsidP="00045EAC">
            <w:pPr>
              <w:spacing w:after="0" w:line="240" w:lineRule="auto"/>
              <w:jc w:val="center"/>
              <w:rPr>
                <w:ins w:id="3824" w:author="Jochum, Michael D." w:date="2021-08-03T14:59:00Z"/>
                <w:rFonts w:eastAsia="Times New Roman" w:cstheme="minorHAnsi"/>
                <w:color w:val="000000"/>
                <w:rPrChange w:id="3825" w:author="Jochum, Michael D." w:date="2021-08-05T16:09:00Z">
                  <w:rPr>
                    <w:ins w:id="3826" w:author="Jochum, Michael D." w:date="2021-08-03T14:59:00Z"/>
                    <w:rFonts w:ascii="Calibri" w:eastAsia="Times New Roman" w:hAnsi="Calibri" w:cs="Calibri"/>
                    <w:color w:val="000000"/>
                  </w:rPr>
                </w:rPrChange>
              </w:rPr>
            </w:pPr>
            <w:ins w:id="3827" w:author="Jochum, Michael D." w:date="2021-08-03T14:59:00Z">
              <w:r w:rsidRPr="00F7092D">
                <w:rPr>
                  <w:rFonts w:eastAsia="Times New Roman" w:cstheme="minorHAnsi"/>
                  <w:color w:val="000000"/>
                  <w:rPrChange w:id="3828" w:author="Jochum, Michael D." w:date="2021-08-05T16:09:00Z">
                    <w:rPr>
                      <w:rFonts w:ascii="Calibri" w:eastAsia="Times New Roman" w:hAnsi="Calibri" w:cs="Calibri"/>
                      <w:color w:val="000000"/>
                    </w:rPr>
                  </w:rPrChange>
                </w:rPr>
                <w:t>name</w:t>
              </w:r>
            </w:ins>
          </w:p>
        </w:tc>
        <w:tc>
          <w:tcPr>
            <w:tcW w:w="1966" w:type="dxa"/>
            <w:tcBorders>
              <w:top w:val="nil"/>
              <w:left w:val="nil"/>
              <w:bottom w:val="single" w:sz="4" w:space="0" w:color="auto"/>
              <w:right w:val="nil"/>
            </w:tcBorders>
            <w:shd w:val="clear" w:color="auto" w:fill="auto"/>
            <w:noWrap/>
            <w:vAlign w:val="bottom"/>
            <w:hideMark/>
            <w:tcPrChange w:id="3829" w:author="Jochum, Michael D." w:date="2021-08-03T15:01:00Z">
              <w:tcPr>
                <w:tcW w:w="1923" w:type="dxa"/>
                <w:tcBorders>
                  <w:top w:val="nil"/>
                  <w:left w:val="nil"/>
                  <w:bottom w:val="single" w:sz="4" w:space="0" w:color="auto"/>
                  <w:right w:val="nil"/>
                </w:tcBorders>
                <w:shd w:val="clear" w:color="auto" w:fill="auto"/>
                <w:noWrap/>
                <w:vAlign w:val="bottom"/>
                <w:hideMark/>
              </w:tcPr>
            </w:tcPrChange>
          </w:tcPr>
          <w:p w14:paraId="6AD37154" w14:textId="77777777" w:rsidR="00045EAC" w:rsidRPr="00F7092D" w:rsidRDefault="00045EAC" w:rsidP="00045EAC">
            <w:pPr>
              <w:spacing w:after="0" w:line="240" w:lineRule="auto"/>
              <w:jc w:val="center"/>
              <w:rPr>
                <w:ins w:id="3830" w:author="Jochum, Michael D." w:date="2021-08-03T14:59:00Z"/>
                <w:rFonts w:eastAsia="Times New Roman" w:cstheme="minorHAnsi"/>
                <w:color w:val="000000"/>
                <w:rPrChange w:id="3831" w:author="Jochum, Michael D." w:date="2021-08-05T16:09:00Z">
                  <w:rPr>
                    <w:ins w:id="3832" w:author="Jochum, Michael D." w:date="2021-08-03T14:59:00Z"/>
                    <w:rFonts w:ascii="Calibri" w:eastAsia="Times New Roman" w:hAnsi="Calibri" w:cs="Calibri"/>
                    <w:color w:val="000000"/>
                  </w:rPr>
                </w:rPrChange>
              </w:rPr>
            </w:pPr>
            <w:ins w:id="3833" w:author="Jochum, Michael D." w:date="2021-08-03T14:59:00Z">
              <w:r w:rsidRPr="00F7092D">
                <w:rPr>
                  <w:rFonts w:eastAsia="Times New Roman" w:cstheme="minorHAnsi"/>
                  <w:color w:val="000000"/>
                  <w:rPrChange w:id="3834" w:author="Jochum, Michael D." w:date="2021-08-05T16:09:00Z">
                    <w:rPr>
                      <w:rFonts w:ascii="Calibri" w:eastAsia="Times New Roman" w:hAnsi="Calibri" w:cs="Calibri"/>
                      <w:color w:val="000000"/>
                    </w:rPr>
                  </w:rPrChange>
                </w:rPr>
                <w:t>ontology</w:t>
              </w:r>
            </w:ins>
          </w:p>
        </w:tc>
        <w:tc>
          <w:tcPr>
            <w:tcW w:w="1340" w:type="dxa"/>
            <w:tcBorders>
              <w:top w:val="nil"/>
              <w:left w:val="nil"/>
              <w:bottom w:val="single" w:sz="4" w:space="0" w:color="auto"/>
              <w:right w:val="nil"/>
            </w:tcBorders>
            <w:shd w:val="clear" w:color="auto" w:fill="auto"/>
            <w:noWrap/>
            <w:vAlign w:val="bottom"/>
            <w:hideMark/>
            <w:tcPrChange w:id="3835" w:author="Jochum, Michael D." w:date="2021-08-03T15:01:00Z">
              <w:tcPr>
                <w:tcW w:w="1310" w:type="dxa"/>
                <w:tcBorders>
                  <w:top w:val="nil"/>
                  <w:left w:val="nil"/>
                  <w:bottom w:val="single" w:sz="4" w:space="0" w:color="auto"/>
                  <w:right w:val="nil"/>
                </w:tcBorders>
                <w:shd w:val="clear" w:color="auto" w:fill="auto"/>
                <w:noWrap/>
                <w:vAlign w:val="bottom"/>
                <w:hideMark/>
              </w:tcPr>
            </w:tcPrChange>
          </w:tcPr>
          <w:p w14:paraId="4CAF9B07" w14:textId="77777777" w:rsidR="00045EAC" w:rsidRPr="00F7092D" w:rsidRDefault="00045EAC" w:rsidP="00045EAC">
            <w:pPr>
              <w:spacing w:after="0" w:line="240" w:lineRule="auto"/>
              <w:jc w:val="center"/>
              <w:rPr>
                <w:ins w:id="3836" w:author="Jochum, Michael D." w:date="2021-08-03T14:59:00Z"/>
                <w:rFonts w:eastAsia="Times New Roman" w:cstheme="minorHAnsi"/>
                <w:color w:val="000000"/>
                <w:rPrChange w:id="3837" w:author="Jochum, Michael D." w:date="2021-08-05T16:09:00Z">
                  <w:rPr>
                    <w:ins w:id="3838" w:author="Jochum, Michael D." w:date="2021-08-03T14:59:00Z"/>
                    <w:rFonts w:ascii="Calibri" w:eastAsia="Times New Roman" w:hAnsi="Calibri" w:cs="Calibri"/>
                    <w:color w:val="000000"/>
                  </w:rPr>
                </w:rPrChange>
              </w:rPr>
            </w:pPr>
            <w:ins w:id="3839" w:author="Jochum, Michael D." w:date="2021-08-03T14:59:00Z">
              <w:r w:rsidRPr="00F7092D">
                <w:rPr>
                  <w:rFonts w:eastAsia="Times New Roman" w:cstheme="minorHAnsi"/>
                  <w:color w:val="000000"/>
                  <w:rPrChange w:id="3840" w:author="Jochum, Michael D." w:date="2021-08-05T16:09:00Z">
                    <w:rPr>
                      <w:rFonts w:ascii="Calibri" w:eastAsia="Times New Roman" w:hAnsi="Calibri" w:cs="Calibri"/>
                      <w:color w:val="000000"/>
                    </w:rPr>
                  </w:rPrChange>
                </w:rPr>
                <w:t>namespace</w:t>
              </w:r>
            </w:ins>
          </w:p>
        </w:tc>
        <w:tc>
          <w:tcPr>
            <w:tcW w:w="746" w:type="dxa"/>
            <w:tcBorders>
              <w:top w:val="nil"/>
              <w:left w:val="nil"/>
              <w:bottom w:val="single" w:sz="4" w:space="0" w:color="auto"/>
              <w:right w:val="nil"/>
            </w:tcBorders>
            <w:shd w:val="clear" w:color="auto" w:fill="auto"/>
            <w:noWrap/>
            <w:vAlign w:val="bottom"/>
            <w:hideMark/>
            <w:tcPrChange w:id="3841" w:author="Jochum, Michael D." w:date="2021-08-03T15:01:00Z">
              <w:tcPr>
                <w:tcW w:w="729" w:type="dxa"/>
                <w:tcBorders>
                  <w:top w:val="nil"/>
                  <w:left w:val="nil"/>
                  <w:bottom w:val="single" w:sz="4" w:space="0" w:color="auto"/>
                  <w:right w:val="nil"/>
                </w:tcBorders>
                <w:shd w:val="clear" w:color="auto" w:fill="auto"/>
                <w:noWrap/>
                <w:vAlign w:val="bottom"/>
                <w:hideMark/>
              </w:tcPr>
            </w:tcPrChange>
          </w:tcPr>
          <w:p w14:paraId="07DB2A99" w14:textId="77777777" w:rsidR="00045EAC" w:rsidRPr="00F7092D" w:rsidRDefault="00045EAC" w:rsidP="00045EAC">
            <w:pPr>
              <w:spacing w:after="0" w:line="240" w:lineRule="auto"/>
              <w:jc w:val="center"/>
              <w:rPr>
                <w:ins w:id="3842" w:author="Jochum, Michael D." w:date="2021-08-03T14:59:00Z"/>
                <w:rFonts w:eastAsia="Times New Roman" w:cstheme="minorHAnsi"/>
                <w:color w:val="000000"/>
                <w:rPrChange w:id="3843" w:author="Jochum, Michael D." w:date="2021-08-05T16:09:00Z">
                  <w:rPr>
                    <w:ins w:id="3844" w:author="Jochum, Michael D." w:date="2021-08-03T14:59:00Z"/>
                    <w:rFonts w:ascii="Calibri" w:eastAsia="Times New Roman" w:hAnsi="Calibri" w:cs="Calibri"/>
                    <w:color w:val="000000"/>
                  </w:rPr>
                </w:rPrChange>
              </w:rPr>
            </w:pPr>
            <w:ins w:id="3845" w:author="Jochum, Michael D." w:date="2021-08-03T14:59:00Z">
              <w:r w:rsidRPr="00F7092D">
                <w:rPr>
                  <w:rFonts w:eastAsia="Times New Roman" w:cstheme="minorHAnsi"/>
                  <w:color w:val="000000"/>
                  <w:rPrChange w:id="3846" w:author="Jochum, Michael D." w:date="2021-08-05T16:09:00Z">
                    <w:rPr>
                      <w:rFonts w:ascii="Calibri" w:eastAsia="Times New Roman" w:hAnsi="Calibri" w:cs="Calibri"/>
                      <w:color w:val="000000"/>
                    </w:rPr>
                  </w:rPrChange>
                </w:rPr>
                <w:t>depth</w:t>
              </w:r>
            </w:ins>
          </w:p>
        </w:tc>
        <w:tc>
          <w:tcPr>
            <w:tcW w:w="880" w:type="dxa"/>
            <w:tcBorders>
              <w:top w:val="nil"/>
              <w:left w:val="nil"/>
              <w:bottom w:val="single" w:sz="4" w:space="0" w:color="auto"/>
              <w:right w:val="nil"/>
            </w:tcBorders>
            <w:shd w:val="clear" w:color="auto" w:fill="auto"/>
            <w:noWrap/>
            <w:vAlign w:val="bottom"/>
            <w:hideMark/>
            <w:tcPrChange w:id="3847"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7C02B963" w14:textId="77777777" w:rsidR="00045EAC" w:rsidRPr="00F7092D" w:rsidRDefault="00045EAC" w:rsidP="00045EAC">
            <w:pPr>
              <w:spacing w:after="0" w:line="240" w:lineRule="auto"/>
              <w:jc w:val="center"/>
              <w:rPr>
                <w:ins w:id="3848" w:author="Jochum, Michael D." w:date="2021-08-03T14:59:00Z"/>
                <w:rFonts w:eastAsia="Times New Roman" w:cstheme="minorHAnsi"/>
                <w:color w:val="000000"/>
                <w:rPrChange w:id="3849" w:author="Jochum, Michael D." w:date="2021-08-05T16:09:00Z">
                  <w:rPr>
                    <w:ins w:id="3850" w:author="Jochum, Michael D." w:date="2021-08-03T14:59:00Z"/>
                    <w:rFonts w:ascii="Calibri" w:eastAsia="Times New Roman" w:hAnsi="Calibri" w:cs="Calibri"/>
                    <w:color w:val="000000"/>
                  </w:rPr>
                </w:rPrChange>
              </w:rPr>
            </w:pPr>
            <w:proofErr w:type="spellStart"/>
            <w:ins w:id="3851" w:author="Jochum, Michael D." w:date="2021-08-03T14:59:00Z">
              <w:r w:rsidRPr="00F7092D">
                <w:rPr>
                  <w:rFonts w:eastAsia="Times New Roman" w:cstheme="minorHAnsi"/>
                  <w:color w:val="000000"/>
                  <w:rPrChange w:id="3852" w:author="Jochum, Michael D." w:date="2021-08-05T16:09:00Z">
                    <w:rPr>
                      <w:rFonts w:ascii="Calibri" w:eastAsia="Times New Roman" w:hAnsi="Calibri" w:cs="Calibri"/>
                      <w:color w:val="000000"/>
                    </w:rPr>
                  </w:rPrChange>
                </w:rPr>
                <w:t>coef</w:t>
              </w:r>
              <w:proofErr w:type="spellEnd"/>
            </w:ins>
          </w:p>
        </w:tc>
        <w:tc>
          <w:tcPr>
            <w:tcW w:w="880" w:type="dxa"/>
            <w:tcBorders>
              <w:top w:val="nil"/>
              <w:left w:val="nil"/>
              <w:bottom w:val="single" w:sz="4" w:space="0" w:color="auto"/>
              <w:right w:val="nil"/>
            </w:tcBorders>
            <w:shd w:val="clear" w:color="auto" w:fill="auto"/>
            <w:noWrap/>
            <w:vAlign w:val="bottom"/>
            <w:hideMark/>
            <w:tcPrChange w:id="3853"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0F8F0C72" w14:textId="77777777" w:rsidR="00045EAC" w:rsidRPr="00F7092D" w:rsidRDefault="00045EAC" w:rsidP="00045EAC">
            <w:pPr>
              <w:spacing w:after="0" w:line="240" w:lineRule="auto"/>
              <w:jc w:val="center"/>
              <w:rPr>
                <w:ins w:id="3854" w:author="Jochum, Michael D." w:date="2021-08-03T14:59:00Z"/>
                <w:rFonts w:eastAsia="Times New Roman" w:cstheme="minorHAnsi"/>
                <w:color w:val="000000"/>
                <w:rPrChange w:id="3855" w:author="Jochum, Michael D." w:date="2021-08-05T16:09:00Z">
                  <w:rPr>
                    <w:ins w:id="3856" w:author="Jochum, Michael D." w:date="2021-08-03T14:59:00Z"/>
                    <w:rFonts w:ascii="Calibri" w:eastAsia="Times New Roman" w:hAnsi="Calibri" w:cs="Calibri"/>
                    <w:color w:val="000000"/>
                  </w:rPr>
                </w:rPrChange>
              </w:rPr>
            </w:pPr>
            <w:ins w:id="3857" w:author="Jochum, Michael D." w:date="2021-08-03T14:59:00Z">
              <w:r w:rsidRPr="00F7092D">
                <w:rPr>
                  <w:rFonts w:eastAsia="Times New Roman" w:cstheme="minorHAnsi"/>
                  <w:color w:val="000000"/>
                  <w:rPrChange w:id="3858" w:author="Jochum, Michael D." w:date="2021-08-05T16:09:00Z">
                    <w:rPr>
                      <w:rFonts w:ascii="Calibri" w:eastAsia="Times New Roman" w:hAnsi="Calibri" w:cs="Calibri"/>
                      <w:color w:val="000000"/>
                    </w:rPr>
                  </w:rPrChange>
                </w:rPr>
                <w:t>stderr</w:t>
              </w:r>
            </w:ins>
          </w:p>
        </w:tc>
        <w:tc>
          <w:tcPr>
            <w:tcW w:w="880" w:type="dxa"/>
            <w:tcBorders>
              <w:top w:val="nil"/>
              <w:left w:val="nil"/>
              <w:bottom w:val="single" w:sz="4" w:space="0" w:color="auto"/>
              <w:right w:val="nil"/>
            </w:tcBorders>
            <w:shd w:val="clear" w:color="auto" w:fill="auto"/>
            <w:noWrap/>
            <w:vAlign w:val="bottom"/>
            <w:hideMark/>
            <w:tcPrChange w:id="3859"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7DDD2017" w14:textId="77777777" w:rsidR="00045EAC" w:rsidRPr="00F7092D" w:rsidRDefault="00045EAC" w:rsidP="00045EAC">
            <w:pPr>
              <w:spacing w:after="0" w:line="240" w:lineRule="auto"/>
              <w:jc w:val="center"/>
              <w:rPr>
                <w:ins w:id="3860" w:author="Jochum, Michael D." w:date="2021-08-03T14:59:00Z"/>
                <w:rFonts w:eastAsia="Times New Roman" w:cstheme="minorHAnsi"/>
                <w:color w:val="000000"/>
                <w:rPrChange w:id="3861" w:author="Jochum, Michael D." w:date="2021-08-05T16:09:00Z">
                  <w:rPr>
                    <w:ins w:id="3862" w:author="Jochum, Michael D." w:date="2021-08-03T14:59:00Z"/>
                    <w:rFonts w:ascii="Calibri" w:eastAsia="Times New Roman" w:hAnsi="Calibri" w:cs="Calibri"/>
                    <w:color w:val="000000"/>
                  </w:rPr>
                </w:rPrChange>
              </w:rPr>
            </w:pPr>
            <w:proofErr w:type="spellStart"/>
            <w:ins w:id="3863" w:author="Jochum, Michael D." w:date="2021-08-03T14:59:00Z">
              <w:r w:rsidRPr="00F7092D">
                <w:rPr>
                  <w:rFonts w:eastAsia="Times New Roman" w:cstheme="minorHAnsi"/>
                  <w:color w:val="000000"/>
                  <w:rPrChange w:id="3864" w:author="Jochum, Michael D." w:date="2021-08-05T16:09:00Z">
                    <w:rPr>
                      <w:rFonts w:ascii="Calibri" w:eastAsia="Times New Roman" w:hAnsi="Calibri" w:cs="Calibri"/>
                      <w:color w:val="000000"/>
                    </w:rPr>
                  </w:rPrChange>
                </w:rPr>
                <w:t>pval</w:t>
              </w:r>
              <w:proofErr w:type="spellEnd"/>
            </w:ins>
          </w:p>
        </w:tc>
        <w:tc>
          <w:tcPr>
            <w:tcW w:w="880" w:type="dxa"/>
            <w:tcBorders>
              <w:top w:val="nil"/>
              <w:left w:val="nil"/>
              <w:bottom w:val="single" w:sz="4" w:space="0" w:color="auto"/>
              <w:right w:val="nil"/>
            </w:tcBorders>
            <w:shd w:val="clear" w:color="auto" w:fill="auto"/>
            <w:noWrap/>
            <w:vAlign w:val="bottom"/>
            <w:hideMark/>
            <w:tcPrChange w:id="3865"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272518C7" w14:textId="77777777" w:rsidR="00045EAC" w:rsidRPr="00F7092D" w:rsidRDefault="00045EAC" w:rsidP="00045EAC">
            <w:pPr>
              <w:spacing w:after="0" w:line="240" w:lineRule="auto"/>
              <w:jc w:val="center"/>
              <w:rPr>
                <w:ins w:id="3866" w:author="Jochum, Michael D." w:date="2021-08-03T14:59:00Z"/>
                <w:rFonts w:eastAsia="Times New Roman" w:cstheme="minorHAnsi"/>
                <w:color w:val="000000"/>
                <w:rPrChange w:id="3867" w:author="Jochum, Michael D." w:date="2021-08-05T16:09:00Z">
                  <w:rPr>
                    <w:ins w:id="3868" w:author="Jochum, Michael D." w:date="2021-08-03T14:59:00Z"/>
                    <w:rFonts w:ascii="Calibri" w:eastAsia="Times New Roman" w:hAnsi="Calibri" w:cs="Calibri"/>
                    <w:color w:val="000000"/>
                  </w:rPr>
                </w:rPrChange>
              </w:rPr>
            </w:pPr>
            <w:proofErr w:type="spellStart"/>
            <w:ins w:id="3869" w:author="Jochum, Michael D." w:date="2021-08-03T14:59:00Z">
              <w:r w:rsidRPr="00F7092D">
                <w:rPr>
                  <w:rFonts w:eastAsia="Times New Roman" w:cstheme="minorHAnsi"/>
                  <w:color w:val="000000"/>
                  <w:rPrChange w:id="3870" w:author="Jochum, Michael D." w:date="2021-08-05T16:09:00Z">
                    <w:rPr>
                      <w:rFonts w:ascii="Calibri" w:eastAsia="Times New Roman" w:hAnsi="Calibri" w:cs="Calibri"/>
                      <w:color w:val="000000"/>
                    </w:rPr>
                  </w:rPrChange>
                </w:rPr>
                <w:t>qval</w:t>
              </w:r>
              <w:proofErr w:type="spellEnd"/>
            </w:ins>
          </w:p>
        </w:tc>
        <w:tc>
          <w:tcPr>
            <w:tcW w:w="880" w:type="dxa"/>
            <w:tcBorders>
              <w:top w:val="nil"/>
              <w:left w:val="nil"/>
              <w:bottom w:val="single" w:sz="4" w:space="0" w:color="auto"/>
              <w:right w:val="nil"/>
            </w:tcBorders>
            <w:shd w:val="clear" w:color="auto" w:fill="auto"/>
            <w:noWrap/>
            <w:vAlign w:val="bottom"/>
            <w:hideMark/>
            <w:tcPrChange w:id="3871"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55345F09" w14:textId="77777777" w:rsidR="00045EAC" w:rsidRPr="00F7092D" w:rsidRDefault="00045EAC" w:rsidP="00045EAC">
            <w:pPr>
              <w:spacing w:after="0" w:line="240" w:lineRule="auto"/>
              <w:jc w:val="center"/>
              <w:rPr>
                <w:ins w:id="3872" w:author="Jochum, Michael D." w:date="2021-08-03T14:59:00Z"/>
                <w:rFonts w:eastAsia="Times New Roman" w:cstheme="minorHAnsi"/>
                <w:color w:val="000000"/>
                <w:rPrChange w:id="3873" w:author="Jochum, Michael D." w:date="2021-08-05T16:09:00Z">
                  <w:rPr>
                    <w:ins w:id="3874" w:author="Jochum, Michael D." w:date="2021-08-03T14:59:00Z"/>
                    <w:rFonts w:ascii="Calibri" w:eastAsia="Times New Roman" w:hAnsi="Calibri" w:cs="Calibri"/>
                    <w:color w:val="000000"/>
                  </w:rPr>
                </w:rPrChange>
              </w:rPr>
            </w:pPr>
            <w:ins w:id="3875" w:author="Jochum, Michael D." w:date="2021-08-03T14:59:00Z">
              <w:r w:rsidRPr="00F7092D">
                <w:rPr>
                  <w:rFonts w:eastAsia="Times New Roman" w:cstheme="minorHAnsi"/>
                  <w:color w:val="000000"/>
                  <w:rPrChange w:id="3876" w:author="Jochum, Michael D." w:date="2021-08-05T16:09:00Z">
                    <w:rPr>
                      <w:rFonts w:ascii="Calibri" w:eastAsia="Times New Roman" w:hAnsi="Calibri" w:cs="Calibri"/>
                      <w:color w:val="000000"/>
                    </w:rPr>
                  </w:rPrChange>
                </w:rPr>
                <w:t>N</w:t>
              </w:r>
            </w:ins>
          </w:p>
        </w:tc>
        <w:tc>
          <w:tcPr>
            <w:tcW w:w="1164" w:type="dxa"/>
            <w:tcBorders>
              <w:top w:val="nil"/>
              <w:left w:val="nil"/>
              <w:bottom w:val="single" w:sz="4" w:space="0" w:color="auto"/>
              <w:right w:val="nil"/>
            </w:tcBorders>
            <w:shd w:val="clear" w:color="auto" w:fill="auto"/>
            <w:noWrap/>
            <w:vAlign w:val="bottom"/>
            <w:hideMark/>
            <w:tcPrChange w:id="3877" w:author="Jochum, Michael D." w:date="2021-08-03T15:01:00Z">
              <w:tcPr>
                <w:tcW w:w="1138" w:type="dxa"/>
                <w:tcBorders>
                  <w:top w:val="nil"/>
                  <w:left w:val="nil"/>
                  <w:bottom w:val="single" w:sz="4" w:space="0" w:color="auto"/>
                  <w:right w:val="nil"/>
                </w:tcBorders>
                <w:shd w:val="clear" w:color="auto" w:fill="auto"/>
                <w:noWrap/>
                <w:vAlign w:val="bottom"/>
                <w:hideMark/>
              </w:tcPr>
            </w:tcPrChange>
          </w:tcPr>
          <w:p w14:paraId="552EC6D1" w14:textId="77777777" w:rsidR="00045EAC" w:rsidRPr="00F7092D" w:rsidRDefault="00045EAC" w:rsidP="00045EAC">
            <w:pPr>
              <w:spacing w:after="0" w:line="240" w:lineRule="auto"/>
              <w:jc w:val="center"/>
              <w:rPr>
                <w:ins w:id="3878" w:author="Jochum, Michael D." w:date="2021-08-03T14:59:00Z"/>
                <w:rFonts w:eastAsia="Times New Roman" w:cstheme="minorHAnsi"/>
                <w:color w:val="000000"/>
                <w:rPrChange w:id="3879" w:author="Jochum, Michael D." w:date="2021-08-05T16:09:00Z">
                  <w:rPr>
                    <w:ins w:id="3880" w:author="Jochum, Michael D." w:date="2021-08-03T14:59:00Z"/>
                    <w:rFonts w:ascii="Calibri" w:eastAsia="Times New Roman" w:hAnsi="Calibri" w:cs="Calibri"/>
                    <w:color w:val="000000"/>
                  </w:rPr>
                </w:rPrChange>
              </w:rPr>
            </w:pPr>
            <w:proofErr w:type="spellStart"/>
            <w:ins w:id="3881" w:author="Jochum, Michael D." w:date="2021-08-03T14:59:00Z">
              <w:r w:rsidRPr="00F7092D">
                <w:rPr>
                  <w:rFonts w:eastAsia="Times New Roman" w:cstheme="minorHAnsi"/>
                  <w:color w:val="000000"/>
                  <w:rPrChange w:id="3882" w:author="Jochum, Michael D." w:date="2021-08-05T16:09:00Z">
                    <w:rPr>
                      <w:rFonts w:ascii="Calibri" w:eastAsia="Times New Roman" w:hAnsi="Calibri" w:cs="Calibri"/>
                      <w:color w:val="000000"/>
                    </w:rPr>
                  </w:rPrChange>
                </w:rPr>
                <w:t>N.not.zero</w:t>
              </w:r>
              <w:proofErr w:type="spellEnd"/>
            </w:ins>
          </w:p>
        </w:tc>
      </w:tr>
      <w:tr w:rsidR="006030BE" w:rsidRPr="00F7092D" w14:paraId="0069A5DE" w14:textId="77777777" w:rsidTr="006030BE">
        <w:trPr>
          <w:trHeight w:val="253"/>
          <w:jc w:val="center"/>
          <w:ins w:id="3883" w:author="Jochum, Michael D." w:date="2021-08-03T14:59:00Z"/>
          <w:trPrChange w:id="3884"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3885" w:author="Jochum, Michael D." w:date="2021-08-03T15:01:00Z">
              <w:tcPr>
                <w:tcW w:w="4916" w:type="dxa"/>
                <w:tcBorders>
                  <w:top w:val="nil"/>
                  <w:left w:val="nil"/>
                  <w:bottom w:val="nil"/>
                  <w:right w:val="nil"/>
                </w:tcBorders>
                <w:shd w:val="clear" w:color="auto" w:fill="auto"/>
                <w:noWrap/>
                <w:vAlign w:val="bottom"/>
                <w:hideMark/>
              </w:tcPr>
            </w:tcPrChange>
          </w:tcPr>
          <w:p w14:paraId="2E2E727A" w14:textId="77777777" w:rsidR="006030BE" w:rsidRPr="00F7092D" w:rsidRDefault="006030BE" w:rsidP="006030BE">
            <w:pPr>
              <w:spacing w:after="0" w:line="240" w:lineRule="auto"/>
              <w:jc w:val="right"/>
              <w:rPr>
                <w:ins w:id="3886" w:author="Jochum, Michael D." w:date="2021-08-03T14:59:00Z"/>
                <w:rFonts w:eastAsia="Times New Roman" w:cstheme="minorHAnsi"/>
                <w:color w:val="000000"/>
                <w:rPrChange w:id="3887" w:author="Jochum, Michael D." w:date="2021-08-05T16:09:00Z">
                  <w:rPr>
                    <w:ins w:id="3888" w:author="Jochum, Michael D." w:date="2021-08-03T14:59:00Z"/>
                    <w:rFonts w:ascii="Calibri" w:eastAsia="Times New Roman" w:hAnsi="Calibri" w:cs="Calibri"/>
                    <w:color w:val="000000"/>
                  </w:rPr>
                </w:rPrChange>
              </w:rPr>
            </w:pPr>
            <w:ins w:id="3889" w:author="Jochum, Michael D." w:date="2021-08-03T14:59:00Z">
              <w:r w:rsidRPr="00F7092D">
                <w:rPr>
                  <w:rFonts w:eastAsia="Times New Roman" w:cstheme="minorHAnsi"/>
                  <w:color w:val="000000"/>
                  <w:rPrChange w:id="3890" w:author="Jochum, Michael D." w:date="2021-08-05T16:09:00Z">
                    <w:rPr>
                      <w:rFonts w:ascii="Calibri" w:eastAsia="Times New Roman" w:hAnsi="Calibri" w:cs="Calibri"/>
                      <w:color w:val="000000"/>
                    </w:rPr>
                  </w:rPrChange>
                </w:rPr>
                <w:t>pyrimidine-containing compound metabolic process</w:t>
              </w:r>
            </w:ins>
          </w:p>
        </w:tc>
        <w:tc>
          <w:tcPr>
            <w:tcW w:w="1966" w:type="dxa"/>
            <w:tcBorders>
              <w:top w:val="nil"/>
              <w:left w:val="nil"/>
              <w:bottom w:val="nil"/>
              <w:right w:val="nil"/>
            </w:tcBorders>
            <w:shd w:val="clear" w:color="auto" w:fill="auto"/>
            <w:noWrap/>
            <w:vAlign w:val="bottom"/>
            <w:hideMark/>
            <w:tcPrChange w:id="3891" w:author="Jochum, Michael D." w:date="2021-08-03T15:01:00Z">
              <w:tcPr>
                <w:tcW w:w="1923" w:type="dxa"/>
                <w:tcBorders>
                  <w:top w:val="nil"/>
                  <w:left w:val="nil"/>
                  <w:bottom w:val="nil"/>
                  <w:right w:val="nil"/>
                </w:tcBorders>
                <w:shd w:val="clear" w:color="auto" w:fill="auto"/>
                <w:noWrap/>
                <w:vAlign w:val="bottom"/>
                <w:hideMark/>
              </w:tcPr>
            </w:tcPrChange>
          </w:tcPr>
          <w:p w14:paraId="46EA875D" w14:textId="77777777" w:rsidR="006030BE" w:rsidRPr="00F7092D" w:rsidRDefault="006030BE" w:rsidP="006030BE">
            <w:pPr>
              <w:spacing w:after="0" w:line="240" w:lineRule="auto"/>
              <w:jc w:val="center"/>
              <w:rPr>
                <w:ins w:id="3892" w:author="Jochum, Michael D." w:date="2021-08-03T14:59:00Z"/>
                <w:rFonts w:eastAsia="Times New Roman" w:cstheme="minorHAnsi"/>
                <w:color w:val="000000"/>
                <w:rPrChange w:id="3893" w:author="Jochum, Michael D." w:date="2021-08-05T16:09:00Z">
                  <w:rPr>
                    <w:ins w:id="3894" w:author="Jochum, Michael D." w:date="2021-08-03T14:59:00Z"/>
                    <w:rFonts w:ascii="Calibri" w:eastAsia="Times New Roman" w:hAnsi="Calibri" w:cs="Calibri"/>
                    <w:color w:val="000000"/>
                  </w:rPr>
                </w:rPrChange>
              </w:rPr>
            </w:pPr>
            <w:proofErr w:type="spellStart"/>
            <w:ins w:id="3895" w:author="Jochum, Michael D." w:date="2021-08-03T14:59:00Z">
              <w:r w:rsidRPr="00F7092D">
                <w:rPr>
                  <w:rFonts w:eastAsia="Times New Roman" w:cstheme="minorHAnsi"/>
                  <w:color w:val="000000"/>
                  <w:rPrChange w:id="3896"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3897" w:author="Jochum, Michael D." w:date="2021-08-03T15:01:00Z">
              <w:tcPr>
                <w:tcW w:w="1310" w:type="dxa"/>
                <w:tcBorders>
                  <w:top w:val="nil"/>
                  <w:left w:val="nil"/>
                  <w:bottom w:val="nil"/>
                  <w:right w:val="nil"/>
                </w:tcBorders>
                <w:shd w:val="clear" w:color="auto" w:fill="auto"/>
                <w:noWrap/>
                <w:vAlign w:val="bottom"/>
                <w:hideMark/>
              </w:tcPr>
            </w:tcPrChange>
          </w:tcPr>
          <w:p w14:paraId="2E57DAD8" w14:textId="77777777" w:rsidR="006030BE" w:rsidRPr="00F7092D" w:rsidRDefault="006030BE" w:rsidP="006030BE">
            <w:pPr>
              <w:spacing w:after="0" w:line="240" w:lineRule="auto"/>
              <w:jc w:val="center"/>
              <w:rPr>
                <w:ins w:id="3898" w:author="Jochum, Michael D." w:date="2021-08-03T14:59:00Z"/>
                <w:rFonts w:eastAsia="Times New Roman" w:cstheme="minorHAnsi"/>
                <w:color w:val="000000"/>
                <w:rPrChange w:id="3899" w:author="Jochum, Michael D." w:date="2021-08-05T16:09:00Z">
                  <w:rPr>
                    <w:ins w:id="3900" w:author="Jochum, Michael D." w:date="2021-08-03T14:59:00Z"/>
                    <w:rFonts w:ascii="Calibri" w:eastAsia="Times New Roman" w:hAnsi="Calibri" w:cs="Calibri"/>
                    <w:color w:val="000000"/>
                  </w:rPr>
                </w:rPrChange>
              </w:rPr>
            </w:pPr>
            <w:ins w:id="3901" w:author="Jochum, Michael D." w:date="2021-08-03T14:59:00Z">
              <w:r w:rsidRPr="00F7092D">
                <w:rPr>
                  <w:rFonts w:eastAsia="Times New Roman" w:cstheme="minorHAnsi"/>
                  <w:color w:val="000000"/>
                  <w:rPrChange w:id="3902" w:author="Jochum, Michael D." w:date="2021-08-05T16:09:00Z">
                    <w:rPr>
                      <w:rFonts w:ascii="Calibri" w:eastAsia="Times New Roman" w:hAnsi="Calibri" w:cs="Calibri"/>
                      <w:color w:val="000000"/>
                    </w:rPr>
                  </w:rPrChange>
                </w:rPr>
                <w:t>GO:0072527</w:t>
              </w:r>
            </w:ins>
          </w:p>
        </w:tc>
        <w:tc>
          <w:tcPr>
            <w:tcW w:w="746" w:type="dxa"/>
            <w:tcBorders>
              <w:top w:val="nil"/>
              <w:left w:val="nil"/>
              <w:bottom w:val="nil"/>
              <w:right w:val="nil"/>
            </w:tcBorders>
            <w:shd w:val="clear" w:color="auto" w:fill="auto"/>
            <w:noWrap/>
            <w:vAlign w:val="bottom"/>
            <w:hideMark/>
            <w:tcPrChange w:id="3903" w:author="Jochum, Michael D." w:date="2021-08-03T15:01:00Z">
              <w:tcPr>
                <w:tcW w:w="729" w:type="dxa"/>
                <w:tcBorders>
                  <w:top w:val="nil"/>
                  <w:left w:val="nil"/>
                  <w:bottom w:val="nil"/>
                  <w:right w:val="nil"/>
                </w:tcBorders>
                <w:shd w:val="clear" w:color="auto" w:fill="auto"/>
                <w:noWrap/>
                <w:vAlign w:val="bottom"/>
                <w:hideMark/>
              </w:tcPr>
            </w:tcPrChange>
          </w:tcPr>
          <w:p w14:paraId="7B73650F" w14:textId="77777777" w:rsidR="006030BE" w:rsidRPr="00F7092D" w:rsidRDefault="006030BE" w:rsidP="006030BE">
            <w:pPr>
              <w:spacing w:after="0" w:line="240" w:lineRule="auto"/>
              <w:jc w:val="center"/>
              <w:rPr>
                <w:ins w:id="3904" w:author="Jochum, Michael D." w:date="2021-08-03T14:59:00Z"/>
                <w:rFonts w:eastAsia="Times New Roman" w:cstheme="minorHAnsi"/>
                <w:color w:val="000000"/>
                <w:rPrChange w:id="3905" w:author="Jochum, Michael D." w:date="2021-08-05T16:09:00Z">
                  <w:rPr>
                    <w:ins w:id="3906" w:author="Jochum, Michael D." w:date="2021-08-03T14:59:00Z"/>
                    <w:rFonts w:ascii="Calibri" w:eastAsia="Times New Roman" w:hAnsi="Calibri" w:cs="Calibri"/>
                    <w:color w:val="000000"/>
                  </w:rPr>
                </w:rPrChange>
              </w:rPr>
            </w:pPr>
            <w:ins w:id="3907" w:author="Jochum, Michael D." w:date="2021-08-03T14:59:00Z">
              <w:r w:rsidRPr="00F7092D">
                <w:rPr>
                  <w:rFonts w:eastAsia="Times New Roman" w:cstheme="minorHAnsi"/>
                  <w:color w:val="000000"/>
                  <w:rPrChange w:id="3908"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3909" w:author="Jochum, Michael D." w:date="2021-08-03T15:01:00Z">
              <w:tcPr>
                <w:tcW w:w="880" w:type="dxa"/>
                <w:tcBorders>
                  <w:top w:val="nil"/>
                  <w:left w:val="nil"/>
                  <w:bottom w:val="nil"/>
                  <w:right w:val="nil"/>
                </w:tcBorders>
                <w:shd w:val="clear" w:color="auto" w:fill="auto"/>
                <w:noWrap/>
                <w:vAlign w:val="bottom"/>
                <w:hideMark/>
              </w:tcPr>
            </w:tcPrChange>
          </w:tcPr>
          <w:p w14:paraId="56BB18F3" w14:textId="77777777" w:rsidR="006030BE" w:rsidRPr="00F7092D" w:rsidRDefault="006030BE" w:rsidP="006030BE">
            <w:pPr>
              <w:spacing w:after="0" w:line="240" w:lineRule="auto"/>
              <w:jc w:val="center"/>
              <w:rPr>
                <w:ins w:id="3910" w:author="Jochum, Michael D." w:date="2021-08-03T14:59:00Z"/>
                <w:rFonts w:eastAsia="Times New Roman" w:cstheme="minorHAnsi"/>
                <w:color w:val="000000"/>
                <w:rPrChange w:id="3911" w:author="Jochum, Michael D." w:date="2021-08-05T16:09:00Z">
                  <w:rPr>
                    <w:ins w:id="3912" w:author="Jochum, Michael D." w:date="2021-08-03T14:59:00Z"/>
                    <w:rFonts w:ascii="Calibri" w:eastAsia="Times New Roman" w:hAnsi="Calibri" w:cs="Calibri"/>
                    <w:color w:val="000000"/>
                  </w:rPr>
                </w:rPrChange>
              </w:rPr>
            </w:pPr>
            <w:ins w:id="3913" w:author="Jochum, Michael D." w:date="2021-08-03T14:59:00Z">
              <w:r w:rsidRPr="00F7092D">
                <w:rPr>
                  <w:rFonts w:eastAsia="Times New Roman" w:cstheme="minorHAnsi"/>
                  <w:color w:val="000000"/>
                  <w:rPrChange w:id="3914" w:author="Jochum, Michael D." w:date="2021-08-05T16:09:00Z">
                    <w:rPr>
                      <w:rFonts w:ascii="Calibri" w:eastAsia="Times New Roman" w:hAnsi="Calibri" w:cs="Calibri"/>
                      <w:color w:val="000000"/>
                    </w:rPr>
                  </w:rPrChange>
                </w:rPr>
                <w:t>-4.815</w:t>
              </w:r>
            </w:ins>
          </w:p>
        </w:tc>
        <w:tc>
          <w:tcPr>
            <w:tcW w:w="880" w:type="dxa"/>
            <w:tcBorders>
              <w:top w:val="nil"/>
              <w:left w:val="nil"/>
              <w:bottom w:val="nil"/>
              <w:right w:val="nil"/>
            </w:tcBorders>
            <w:shd w:val="clear" w:color="auto" w:fill="auto"/>
            <w:noWrap/>
            <w:vAlign w:val="bottom"/>
            <w:hideMark/>
            <w:tcPrChange w:id="3915" w:author="Jochum, Michael D." w:date="2021-08-03T15:01:00Z">
              <w:tcPr>
                <w:tcW w:w="880" w:type="dxa"/>
                <w:tcBorders>
                  <w:top w:val="nil"/>
                  <w:left w:val="nil"/>
                  <w:bottom w:val="nil"/>
                  <w:right w:val="nil"/>
                </w:tcBorders>
                <w:shd w:val="clear" w:color="auto" w:fill="auto"/>
                <w:noWrap/>
                <w:vAlign w:val="bottom"/>
                <w:hideMark/>
              </w:tcPr>
            </w:tcPrChange>
          </w:tcPr>
          <w:p w14:paraId="62B8FE5D" w14:textId="77777777" w:rsidR="006030BE" w:rsidRPr="00F7092D" w:rsidRDefault="006030BE" w:rsidP="006030BE">
            <w:pPr>
              <w:spacing w:after="0" w:line="240" w:lineRule="auto"/>
              <w:jc w:val="center"/>
              <w:rPr>
                <w:ins w:id="3916" w:author="Jochum, Michael D." w:date="2021-08-03T14:59:00Z"/>
                <w:rFonts w:eastAsia="Times New Roman" w:cstheme="minorHAnsi"/>
                <w:color w:val="000000"/>
                <w:rPrChange w:id="3917" w:author="Jochum, Michael D." w:date="2021-08-05T16:09:00Z">
                  <w:rPr>
                    <w:ins w:id="3918" w:author="Jochum, Michael D." w:date="2021-08-03T14:59:00Z"/>
                    <w:rFonts w:ascii="Calibri" w:eastAsia="Times New Roman" w:hAnsi="Calibri" w:cs="Calibri"/>
                    <w:color w:val="000000"/>
                  </w:rPr>
                </w:rPrChange>
              </w:rPr>
            </w:pPr>
            <w:ins w:id="3919" w:author="Jochum, Michael D." w:date="2021-08-03T14:59:00Z">
              <w:r w:rsidRPr="00F7092D">
                <w:rPr>
                  <w:rFonts w:eastAsia="Times New Roman" w:cstheme="minorHAnsi"/>
                  <w:color w:val="000000"/>
                  <w:rPrChange w:id="3920" w:author="Jochum, Michael D." w:date="2021-08-05T16:09:00Z">
                    <w:rPr>
                      <w:rFonts w:ascii="Calibri" w:eastAsia="Times New Roman" w:hAnsi="Calibri" w:cs="Calibri"/>
                      <w:color w:val="000000"/>
                    </w:rPr>
                  </w:rPrChange>
                </w:rPr>
                <w:t>0.867</w:t>
              </w:r>
            </w:ins>
          </w:p>
        </w:tc>
        <w:tc>
          <w:tcPr>
            <w:tcW w:w="880" w:type="dxa"/>
            <w:tcBorders>
              <w:top w:val="nil"/>
              <w:left w:val="nil"/>
              <w:bottom w:val="nil"/>
              <w:right w:val="nil"/>
            </w:tcBorders>
            <w:shd w:val="clear" w:color="auto" w:fill="auto"/>
            <w:noWrap/>
            <w:vAlign w:val="bottom"/>
            <w:hideMark/>
            <w:tcPrChange w:id="3921" w:author="Jochum, Michael D." w:date="2021-08-03T15:01:00Z">
              <w:tcPr>
                <w:tcW w:w="880" w:type="dxa"/>
                <w:tcBorders>
                  <w:top w:val="nil"/>
                  <w:left w:val="nil"/>
                  <w:bottom w:val="nil"/>
                  <w:right w:val="nil"/>
                </w:tcBorders>
                <w:shd w:val="clear" w:color="auto" w:fill="auto"/>
                <w:noWrap/>
                <w:vAlign w:val="bottom"/>
                <w:hideMark/>
              </w:tcPr>
            </w:tcPrChange>
          </w:tcPr>
          <w:p w14:paraId="6E0318B0" w14:textId="2E73E28E" w:rsidR="006030BE" w:rsidRPr="00F7092D" w:rsidRDefault="006030BE" w:rsidP="006030BE">
            <w:pPr>
              <w:spacing w:after="0" w:line="240" w:lineRule="auto"/>
              <w:jc w:val="center"/>
              <w:rPr>
                <w:ins w:id="3922" w:author="Jochum, Michael D." w:date="2021-08-03T14:59:00Z"/>
                <w:rFonts w:eastAsia="Times New Roman" w:cstheme="minorHAnsi"/>
                <w:color w:val="000000"/>
                <w:rPrChange w:id="3923" w:author="Jochum, Michael D." w:date="2021-08-05T16:09:00Z">
                  <w:rPr>
                    <w:ins w:id="3924" w:author="Jochum, Michael D." w:date="2021-08-03T14:59:00Z"/>
                    <w:rFonts w:ascii="Calibri" w:eastAsia="Times New Roman" w:hAnsi="Calibri" w:cs="Calibri"/>
                    <w:color w:val="000000"/>
                  </w:rPr>
                </w:rPrChange>
              </w:rPr>
            </w:pPr>
            <w:ins w:id="3925" w:author="Jochum, Michael D." w:date="2021-08-03T15:00:00Z">
              <w:r w:rsidRPr="00F7092D">
                <w:rPr>
                  <w:rFonts w:eastAsia="Times New Roman" w:cstheme="minorHAnsi"/>
                  <w:color w:val="000000"/>
                  <w:rPrChange w:id="3926"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3927" w:author="Jochum, Michael D." w:date="2021-08-03T15:01:00Z">
              <w:tcPr>
                <w:tcW w:w="880" w:type="dxa"/>
                <w:tcBorders>
                  <w:top w:val="nil"/>
                  <w:left w:val="nil"/>
                  <w:bottom w:val="nil"/>
                  <w:right w:val="nil"/>
                </w:tcBorders>
                <w:shd w:val="clear" w:color="auto" w:fill="auto"/>
                <w:noWrap/>
                <w:vAlign w:val="bottom"/>
                <w:hideMark/>
              </w:tcPr>
            </w:tcPrChange>
          </w:tcPr>
          <w:p w14:paraId="07D70F27" w14:textId="2AEC6588" w:rsidR="006030BE" w:rsidRPr="00F7092D" w:rsidRDefault="006030BE" w:rsidP="006030BE">
            <w:pPr>
              <w:spacing w:after="0" w:line="240" w:lineRule="auto"/>
              <w:jc w:val="center"/>
              <w:rPr>
                <w:ins w:id="3928" w:author="Jochum, Michael D." w:date="2021-08-03T14:59:00Z"/>
                <w:rFonts w:eastAsia="Times New Roman" w:cstheme="minorHAnsi"/>
                <w:color w:val="000000"/>
                <w:rPrChange w:id="3929" w:author="Jochum, Michael D." w:date="2021-08-05T16:09:00Z">
                  <w:rPr>
                    <w:ins w:id="3930" w:author="Jochum, Michael D." w:date="2021-08-03T14:59:00Z"/>
                    <w:rFonts w:ascii="Calibri" w:eastAsia="Times New Roman" w:hAnsi="Calibri" w:cs="Calibri"/>
                    <w:color w:val="000000"/>
                  </w:rPr>
                </w:rPrChange>
              </w:rPr>
            </w:pPr>
            <w:ins w:id="3931" w:author="Jochum, Michael D." w:date="2021-08-03T15:00:00Z">
              <w:r w:rsidRPr="00F7092D">
                <w:rPr>
                  <w:rFonts w:eastAsia="Times New Roman" w:cstheme="minorHAnsi"/>
                  <w:color w:val="000000"/>
                  <w:rPrChange w:id="3932"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3933" w:author="Jochum, Michael D." w:date="2021-08-03T15:01:00Z">
              <w:tcPr>
                <w:tcW w:w="880" w:type="dxa"/>
                <w:tcBorders>
                  <w:top w:val="nil"/>
                  <w:left w:val="nil"/>
                  <w:bottom w:val="nil"/>
                  <w:right w:val="nil"/>
                </w:tcBorders>
                <w:shd w:val="clear" w:color="auto" w:fill="auto"/>
                <w:noWrap/>
                <w:vAlign w:val="bottom"/>
                <w:hideMark/>
              </w:tcPr>
            </w:tcPrChange>
          </w:tcPr>
          <w:p w14:paraId="606CFE58" w14:textId="77777777" w:rsidR="006030BE" w:rsidRPr="00F7092D" w:rsidRDefault="006030BE" w:rsidP="006030BE">
            <w:pPr>
              <w:spacing w:after="0" w:line="240" w:lineRule="auto"/>
              <w:jc w:val="center"/>
              <w:rPr>
                <w:ins w:id="3934" w:author="Jochum, Michael D." w:date="2021-08-03T14:59:00Z"/>
                <w:rFonts w:eastAsia="Times New Roman" w:cstheme="minorHAnsi"/>
                <w:color w:val="000000"/>
                <w:rPrChange w:id="3935" w:author="Jochum, Michael D." w:date="2021-08-05T16:09:00Z">
                  <w:rPr>
                    <w:ins w:id="3936" w:author="Jochum, Michael D." w:date="2021-08-03T14:59:00Z"/>
                    <w:rFonts w:ascii="Calibri" w:eastAsia="Times New Roman" w:hAnsi="Calibri" w:cs="Calibri"/>
                    <w:color w:val="000000"/>
                  </w:rPr>
                </w:rPrChange>
              </w:rPr>
            </w:pPr>
            <w:ins w:id="3937" w:author="Jochum, Michael D." w:date="2021-08-03T14:59:00Z">
              <w:r w:rsidRPr="00F7092D">
                <w:rPr>
                  <w:rFonts w:eastAsia="Times New Roman" w:cstheme="minorHAnsi"/>
                  <w:color w:val="000000"/>
                  <w:rPrChange w:id="3938"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3939" w:author="Jochum, Michael D." w:date="2021-08-03T15:01:00Z">
              <w:tcPr>
                <w:tcW w:w="1138" w:type="dxa"/>
                <w:tcBorders>
                  <w:top w:val="nil"/>
                  <w:left w:val="nil"/>
                  <w:bottom w:val="nil"/>
                  <w:right w:val="nil"/>
                </w:tcBorders>
                <w:shd w:val="clear" w:color="auto" w:fill="auto"/>
                <w:noWrap/>
                <w:vAlign w:val="bottom"/>
                <w:hideMark/>
              </w:tcPr>
            </w:tcPrChange>
          </w:tcPr>
          <w:p w14:paraId="50665221" w14:textId="77777777" w:rsidR="006030BE" w:rsidRPr="00F7092D" w:rsidRDefault="006030BE" w:rsidP="006030BE">
            <w:pPr>
              <w:spacing w:after="0" w:line="240" w:lineRule="auto"/>
              <w:jc w:val="center"/>
              <w:rPr>
                <w:ins w:id="3940" w:author="Jochum, Michael D." w:date="2021-08-03T14:59:00Z"/>
                <w:rFonts w:eastAsia="Times New Roman" w:cstheme="minorHAnsi"/>
                <w:color w:val="000000"/>
                <w:rPrChange w:id="3941" w:author="Jochum, Michael D." w:date="2021-08-05T16:09:00Z">
                  <w:rPr>
                    <w:ins w:id="3942" w:author="Jochum, Michael D." w:date="2021-08-03T14:59:00Z"/>
                    <w:rFonts w:ascii="Calibri" w:eastAsia="Times New Roman" w:hAnsi="Calibri" w:cs="Calibri"/>
                    <w:color w:val="000000"/>
                  </w:rPr>
                </w:rPrChange>
              </w:rPr>
            </w:pPr>
            <w:ins w:id="3943" w:author="Jochum, Michael D." w:date="2021-08-03T14:59:00Z">
              <w:r w:rsidRPr="00F7092D">
                <w:rPr>
                  <w:rFonts w:eastAsia="Times New Roman" w:cstheme="minorHAnsi"/>
                  <w:color w:val="000000"/>
                  <w:rPrChange w:id="3944" w:author="Jochum, Michael D." w:date="2021-08-05T16:09:00Z">
                    <w:rPr>
                      <w:rFonts w:ascii="Calibri" w:eastAsia="Times New Roman" w:hAnsi="Calibri" w:cs="Calibri"/>
                      <w:color w:val="000000"/>
                    </w:rPr>
                  </w:rPrChange>
                </w:rPr>
                <w:t>12</w:t>
              </w:r>
            </w:ins>
          </w:p>
        </w:tc>
      </w:tr>
      <w:tr w:rsidR="006030BE" w:rsidRPr="00F7092D" w14:paraId="5A47615A" w14:textId="77777777" w:rsidTr="006030BE">
        <w:trPr>
          <w:trHeight w:val="253"/>
          <w:jc w:val="center"/>
          <w:ins w:id="3945" w:author="Jochum, Michael D." w:date="2021-08-03T14:59:00Z"/>
          <w:trPrChange w:id="3946"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3947" w:author="Jochum, Michael D." w:date="2021-08-03T15:01:00Z">
              <w:tcPr>
                <w:tcW w:w="4916" w:type="dxa"/>
                <w:tcBorders>
                  <w:top w:val="nil"/>
                  <w:left w:val="nil"/>
                  <w:bottom w:val="nil"/>
                  <w:right w:val="nil"/>
                </w:tcBorders>
                <w:shd w:val="clear" w:color="auto" w:fill="auto"/>
                <w:noWrap/>
                <w:vAlign w:val="bottom"/>
                <w:hideMark/>
              </w:tcPr>
            </w:tcPrChange>
          </w:tcPr>
          <w:p w14:paraId="700CDC02" w14:textId="77777777" w:rsidR="006030BE" w:rsidRPr="00F7092D" w:rsidRDefault="006030BE" w:rsidP="006030BE">
            <w:pPr>
              <w:spacing w:after="0" w:line="240" w:lineRule="auto"/>
              <w:jc w:val="right"/>
              <w:rPr>
                <w:ins w:id="3948" w:author="Jochum, Michael D." w:date="2021-08-03T14:59:00Z"/>
                <w:rFonts w:eastAsia="Times New Roman" w:cstheme="minorHAnsi"/>
                <w:color w:val="000000"/>
                <w:rPrChange w:id="3949" w:author="Jochum, Michael D." w:date="2021-08-05T16:09:00Z">
                  <w:rPr>
                    <w:ins w:id="3950" w:author="Jochum, Michael D." w:date="2021-08-03T14:59:00Z"/>
                    <w:rFonts w:ascii="Calibri" w:eastAsia="Times New Roman" w:hAnsi="Calibri" w:cs="Calibri"/>
                    <w:color w:val="000000"/>
                  </w:rPr>
                </w:rPrChange>
              </w:rPr>
            </w:pPr>
            <w:ins w:id="3951" w:author="Jochum, Michael D." w:date="2021-08-03T14:59:00Z">
              <w:r w:rsidRPr="00F7092D">
                <w:rPr>
                  <w:rFonts w:eastAsia="Times New Roman" w:cstheme="minorHAnsi"/>
                  <w:color w:val="000000"/>
                  <w:rPrChange w:id="3952" w:author="Jochum, Michael D." w:date="2021-08-05T16:09:00Z">
                    <w:rPr>
                      <w:rFonts w:ascii="Calibri" w:eastAsia="Times New Roman" w:hAnsi="Calibri" w:cs="Calibri"/>
                      <w:color w:val="000000"/>
                    </w:rPr>
                  </w:rPrChange>
                </w:rPr>
                <w:t>nucleobase-containing compound biosynthetic process</w:t>
              </w:r>
            </w:ins>
          </w:p>
        </w:tc>
        <w:tc>
          <w:tcPr>
            <w:tcW w:w="1966" w:type="dxa"/>
            <w:tcBorders>
              <w:top w:val="nil"/>
              <w:left w:val="nil"/>
              <w:bottom w:val="nil"/>
              <w:right w:val="nil"/>
            </w:tcBorders>
            <w:shd w:val="clear" w:color="auto" w:fill="auto"/>
            <w:noWrap/>
            <w:vAlign w:val="bottom"/>
            <w:hideMark/>
            <w:tcPrChange w:id="3953" w:author="Jochum, Michael D." w:date="2021-08-03T15:01:00Z">
              <w:tcPr>
                <w:tcW w:w="1923" w:type="dxa"/>
                <w:tcBorders>
                  <w:top w:val="nil"/>
                  <w:left w:val="nil"/>
                  <w:bottom w:val="nil"/>
                  <w:right w:val="nil"/>
                </w:tcBorders>
                <w:shd w:val="clear" w:color="auto" w:fill="auto"/>
                <w:noWrap/>
                <w:vAlign w:val="bottom"/>
                <w:hideMark/>
              </w:tcPr>
            </w:tcPrChange>
          </w:tcPr>
          <w:p w14:paraId="386138EE" w14:textId="77777777" w:rsidR="006030BE" w:rsidRPr="00F7092D" w:rsidRDefault="006030BE" w:rsidP="006030BE">
            <w:pPr>
              <w:spacing w:after="0" w:line="240" w:lineRule="auto"/>
              <w:jc w:val="center"/>
              <w:rPr>
                <w:ins w:id="3954" w:author="Jochum, Michael D." w:date="2021-08-03T14:59:00Z"/>
                <w:rFonts w:eastAsia="Times New Roman" w:cstheme="minorHAnsi"/>
                <w:color w:val="000000"/>
                <w:rPrChange w:id="3955" w:author="Jochum, Michael D." w:date="2021-08-05T16:09:00Z">
                  <w:rPr>
                    <w:ins w:id="3956" w:author="Jochum, Michael D." w:date="2021-08-03T14:59:00Z"/>
                    <w:rFonts w:ascii="Calibri" w:eastAsia="Times New Roman" w:hAnsi="Calibri" w:cs="Calibri"/>
                    <w:color w:val="000000"/>
                  </w:rPr>
                </w:rPrChange>
              </w:rPr>
            </w:pPr>
            <w:proofErr w:type="spellStart"/>
            <w:ins w:id="3957" w:author="Jochum, Michael D." w:date="2021-08-03T14:59:00Z">
              <w:r w:rsidRPr="00F7092D">
                <w:rPr>
                  <w:rFonts w:eastAsia="Times New Roman" w:cstheme="minorHAnsi"/>
                  <w:color w:val="000000"/>
                  <w:rPrChange w:id="3958"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3959" w:author="Jochum, Michael D." w:date="2021-08-03T15:01:00Z">
              <w:tcPr>
                <w:tcW w:w="1310" w:type="dxa"/>
                <w:tcBorders>
                  <w:top w:val="nil"/>
                  <w:left w:val="nil"/>
                  <w:bottom w:val="nil"/>
                  <w:right w:val="nil"/>
                </w:tcBorders>
                <w:shd w:val="clear" w:color="auto" w:fill="auto"/>
                <w:noWrap/>
                <w:vAlign w:val="bottom"/>
                <w:hideMark/>
              </w:tcPr>
            </w:tcPrChange>
          </w:tcPr>
          <w:p w14:paraId="04D1E299" w14:textId="77777777" w:rsidR="006030BE" w:rsidRPr="00F7092D" w:rsidRDefault="006030BE" w:rsidP="006030BE">
            <w:pPr>
              <w:spacing w:after="0" w:line="240" w:lineRule="auto"/>
              <w:jc w:val="center"/>
              <w:rPr>
                <w:ins w:id="3960" w:author="Jochum, Michael D." w:date="2021-08-03T14:59:00Z"/>
                <w:rFonts w:eastAsia="Times New Roman" w:cstheme="minorHAnsi"/>
                <w:color w:val="000000"/>
                <w:rPrChange w:id="3961" w:author="Jochum, Michael D." w:date="2021-08-05T16:09:00Z">
                  <w:rPr>
                    <w:ins w:id="3962" w:author="Jochum, Michael D." w:date="2021-08-03T14:59:00Z"/>
                    <w:rFonts w:ascii="Calibri" w:eastAsia="Times New Roman" w:hAnsi="Calibri" w:cs="Calibri"/>
                    <w:color w:val="000000"/>
                  </w:rPr>
                </w:rPrChange>
              </w:rPr>
            </w:pPr>
            <w:ins w:id="3963" w:author="Jochum, Michael D." w:date="2021-08-03T14:59:00Z">
              <w:r w:rsidRPr="00F7092D">
                <w:rPr>
                  <w:rFonts w:eastAsia="Times New Roman" w:cstheme="minorHAnsi"/>
                  <w:color w:val="000000"/>
                  <w:rPrChange w:id="3964" w:author="Jochum, Michael D." w:date="2021-08-05T16:09:00Z">
                    <w:rPr>
                      <w:rFonts w:ascii="Calibri" w:eastAsia="Times New Roman" w:hAnsi="Calibri" w:cs="Calibri"/>
                      <w:color w:val="000000"/>
                    </w:rPr>
                  </w:rPrChange>
                </w:rPr>
                <w:t>GO:0034654</w:t>
              </w:r>
            </w:ins>
          </w:p>
        </w:tc>
        <w:tc>
          <w:tcPr>
            <w:tcW w:w="746" w:type="dxa"/>
            <w:tcBorders>
              <w:top w:val="nil"/>
              <w:left w:val="nil"/>
              <w:bottom w:val="nil"/>
              <w:right w:val="nil"/>
            </w:tcBorders>
            <w:shd w:val="clear" w:color="auto" w:fill="auto"/>
            <w:noWrap/>
            <w:vAlign w:val="bottom"/>
            <w:hideMark/>
            <w:tcPrChange w:id="3965" w:author="Jochum, Michael D." w:date="2021-08-03T15:01:00Z">
              <w:tcPr>
                <w:tcW w:w="729" w:type="dxa"/>
                <w:tcBorders>
                  <w:top w:val="nil"/>
                  <w:left w:val="nil"/>
                  <w:bottom w:val="nil"/>
                  <w:right w:val="nil"/>
                </w:tcBorders>
                <w:shd w:val="clear" w:color="auto" w:fill="auto"/>
                <w:noWrap/>
                <w:vAlign w:val="bottom"/>
                <w:hideMark/>
              </w:tcPr>
            </w:tcPrChange>
          </w:tcPr>
          <w:p w14:paraId="02EEBCC9" w14:textId="77777777" w:rsidR="006030BE" w:rsidRPr="00F7092D" w:rsidRDefault="006030BE" w:rsidP="006030BE">
            <w:pPr>
              <w:spacing w:after="0" w:line="240" w:lineRule="auto"/>
              <w:jc w:val="center"/>
              <w:rPr>
                <w:ins w:id="3966" w:author="Jochum, Michael D." w:date="2021-08-03T14:59:00Z"/>
                <w:rFonts w:eastAsia="Times New Roman" w:cstheme="minorHAnsi"/>
                <w:color w:val="000000"/>
                <w:rPrChange w:id="3967" w:author="Jochum, Michael D." w:date="2021-08-05T16:09:00Z">
                  <w:rPr>
                    <w:ins w:id="3968" w:author="Jochum, Michael D." w:date="2021-08-03T14:59:00Z"/>
                    <w:rFonts w:ascii="Calibri" w:eastAsia="Times New Roman" w:hAnsi="Calibri" w:cs="Calibri"/>
                    <w:color w:val="000000"/>
                  </w:rPr>
                </w:rPrChange>
              </w:rPr>
            </w:pPr>
            <w:ins w:id="3969" w:author="Jochum, Michael D." w:date="2021-08-03T14:59:00Z">
              <w:r w:rsidRPr="00F7092D">
                <w:rPr>
                  <w:rFonts w:eastAsia="Times New Roman" w:cstheme="minorHAnsi"/>
                  <w:color w:val="000000"/>
                  <w:rPrChange w:id="3970"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3971" w:author="Jochum, Michael D." w:date="2021-08-03T15:01:00Z">
              <w:tcPr>
                <w:tcW w:w="880" w:type="dxa"/>
                <w:tcBorders>
                  <w:top w:val="nil"/>
                  <w:left w:val="nil"/>
                  <w:bottom w:val="nil"/>
                  <w:right w:val="nil"/>
                </w:tcBorders>
                <w:shd w:val="clear" w:color="auto" w:fill="auto"/>
                <w:noWrap/>
                <w:vAlign w:val="bottom"/>
                <w:hideMark/>
              </w:tcPr>
            </w:tcPrChange>
          </w:tcPr>
          <w:p w14:paraId="1432E690" w14:textId="77777777" w:rsidR="006030BE" w:rsidRPr="00F7092D" w:rsidRDefault="006030BE" w:rsidP="006030BE">
            <w:pPr>
              <w:spacing w:after="0" w:line="240" w:lineRule="auto"/>
              <w:jc w:val="center"/>
              <w:rPr>
                <w:ins w:id="3972" w:author="Jochum, Michael D." w:date="2021-08-03T14:59:00Z"/>
                <w:rFonts w:eastAsia="Times New Roman" w:cstheme="minorHAnsi"/>
                <w:color w:val="000000"/>
                <w:rPrChange w:id="3973" w:author="Jochum, Michael D." w:date="2021-08-05T16:09:00Z">
                  <w:rPr>
                    <w:ins w:id="3974" w:author="Jochum, Michael D." w:date="2021-08-03T14:59:00Z"/>
                    <w:rFonts w:ascii="Calibri" w:eastAsia="Times New Roman" w:hAnsi="Calibri" w:cs="Calibri"/>
                    <w:color w:val="000000"/>
                  </w:rPr>
                </w:rPrChange>
              </w:rPr>
            </w:pPr>
            <w:ins w:id="3975" w:author="Jochum, Michael D." w:date="2021-08-03T14:59:00Z">
              <w:r w:rsidRPr="00F7092D">
                <w:rPr>
                  <w:rFonts w:eastAsia="Times New Roman" w:cstheme="minorHAnsi"/>
                  <w:color w:val="000000"/>
                  <w:rPrChange w:id="3976" w:author="Jochum, Michael D." w:date="2021-08-05T16:09:00Z">
                    <w:rPr>
                      <w:rFonts w:ascii="Calibri" w:eastAsia="Times New Roman" w:hAnsi="Calibri" w:cs="Calibri"/>
                      <w:color w:val="000000"/>
                    </w:rPr>
                  </w:rPrChange>
                </w:rPr>
                <w:t>-0.630</w:t>
              </w:r>
            </w:ins>
          </w:p>
        </w:tc>
        <w:tc>
          <w:tcPr>
            <w:tcW w:w="880" w:type="dxa"/>
            <w:tcBorders>
              <w:top w:val="nil"/>
              <w:left w:val="nil"/>
              <w:bottom w:val="nil"/>
              <w:right w:val="nil"/>
            </w:tcBorders>
            <w:shd w:val="clear" w:color="auto" w:fill="auto"/>
            <w:noWrap/>
            <w:vAlign w:val="bottom"/>
            <w:hideMark/>
            <w:tcPrChange w:id="3977" w:author="Jochum, Michael D." w:date="2021-08-03T15:01:00Z">
              <w:tcPr>
                <w:tcW w:w="880" w:type="dxa"/>
                <w:tcBorders>
                  <w:top w:val="nil"/>
                  <w:left w:val="nil"/>
                  <w:bottom w:val="nil"/>
                  <w:right w:val="nil"/>
                </w:tcBorders>
                <w:shd w:val="clear" w:color="auto" w:fill="auto"/>
                <w:noWrap/>
                <w:vAlign w:val="bottom"/>
                <w:hideMark/>
              </w:tcPr>
            </w:tcPrChange>
          </w:tcPr>
          <w:p w14:paraId="7FC3E0B9" w14:textId="77777777" w:rsidR="006030BE" w:rsidRPr="00F7092D" w:rsidRDefault="006030BE" w:rsidP="006030BE">
            <w:pPr>
              <w:spacing w:after="0" w:line="240" w:lineRule="auto"/>
              <w:jc w:val="center"/>
              <w:rPr>
                <w:ins w:id="3978" w:author="Jochum, Michael D." w:date="2021-08-03T14:59:00Z"/>
                <w:rFonts w:eastAsia="Times New Roman" w:cstheme="minorHAnsi"/>
                <w:color w:val="000000"/>
                <w:rPrChange w:id="3979" w:author="Jochum, Michael D." w:date="2021-08-05T16:09:00Z">
                  <w:rPr>
                    <w:ins w:id="3980" w:author="Jochum, Michael D." w:date="2021-08-03T14:59:00Z"/>
                    <w:rFonts w:ascii="Calibri" w:eastAsia="Times New Roman" w:hAnsi="Calibri" w:cs="Calibri"/>
                    <w:color w:val="000000"/>
                  </w:rPr>
                </w:rPrChange>
              </w:rPr>
            </w:pPr>
            <w:ins w:id="3981" w:author="Jochum, Michael D." w:date="2021-08-03T14:59:00Z">
              <w:r w:rsidRPr="00F7092D">
                <w:rPr>
                  <w:rFonts w:eastAsia="Times New Roman" w:cstheme="minorHAnsi"/>
                  <w:color w:val="000000"/>
                  <w:rPrChange w:id="3982" w:author="Jochum, Michael D." w:date="2021-08-05T16:09:00Z">
                    <w:rPr>
                      <w:rFonts w:ascii="Calibri" w:eastAsia="Times New Roman" w:hAnsi="Calibri" w:cs="Calibri"/>
                      <w:color w:val="000000"/>
                    </w:rPr>
                  </w:rPrChange>
                </w:rPr>
                <w:t>0.117</w:t>
              </w:r>
            </w:ins>
          </w:p>
        </w:tc>
        <w:tc>
          <w:tcPr>
            <w:tcW w:w="880" w:type="dxa"/>
            <w:tcBorders>
              <w:top w:val="nil"/>
              <w:left w:val="nil"/>
              <w:bottom w:val="nil"/>
              <w:right w:val="nil"/>
            </w:tcBorders>
            <w:shd w:val="clear" w:color="auto" w:fill="auto"/>
            <w:noWrap/>
            <w:vAlign w:val="bottom"/>
            <w:hideMark/>
            <w:tcPrChange w:id="3983" w:author="Jochum, Michael D." w:date="2021-08-03T15:01:00Z">
              <w:tcPr>
                <w:tcW w:w="880" w:type="dxa"/>
                <w:tcBorders>
                  <w:top w:val="nil"/>
                  <w:left w:val="nil"/>
                  <w:bottom w:val="nil"/>
                  <w:right w:val="nil"/>
                </w:tcBorders>
                <w:shd w:val="clear" w:color="auto" w:fill="auto"/>
                <w:noWrap/>
                <w:vAlign w:val="bottom"/>
                <w:hideMark/>
              </w:tcPr>
            </w:tcPrChange>
          </w:tcPr>
          <w:p w14:paraId="1891252D" w14:textId="6953C482" w:rsidR="006030BE" w:rsidRPr="00F7092D" w:rsidRDefault="006030BE" w:rsidP="006030BE">
            <w:pPr>
              <w:spacing w:after="0" w:line="240" w:lineRule="auto"/>
              <w:jc w:val="center"/>
              <w:rPr>
                <w:ins w:id="3984" w:author="Jochum, Michael D." w:date="2021-08-03T14:59:00Z"/>
                <w:rFonts w:eastAsia="Times New Roman" w:cstheme="minorHAnsi"/>
                <w:color w:val="000000"/>
                <w:rPrChange w:id="3985" w:author="Jochum, Michael D." w:date="2021-08-05T16:09:00Z">
                  <w:rPr>
                    <w:ins w:id="3986" w:author="Jochum, Michael D." w:date="2021-08-03T14:59:00Z"/>
                    <w:rFonts w:ascii="Calibri" w:eastAsia="Times New Roman" w:hAnsi="Calibri" w:cs="Calibri"/>
                    <w:color w:val="000000"/>
                  </w:rPr>
                </w:rPrChange>
              </w:rPr>
            </w:pPr>
            <w:ins w:id="3987" w:author="Jochum, Michael D." w:date="2021-08-03T15:00:00Z">
              <w:r w:rsidRPr="00F7092D">
                <w:rPr>
                  <w:rFonts w:eastAsia="Times New Roman" w:cstheme="minorHAnsi"/>
                  <w:color w:val="000000"/>
                  <w:rPrChange w:id="3988"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3989" w:author="Jochum, Michael D." w:date="2021-08-03T15:01:00Z">
              <w:tcPr>
                <w:tcW w:w="880" w:type="dxa"/>
                <w:tcBorders>
                  <w:top w:val="nil"/>
                  <w:left w:val="nil"/>
                  <w:bottom w:val="nil"/>
                  <w:right w:val="nil"/>
                </w:tcBorders>
                <w:shd w:val="clear" w:color="auto" w:fill="auto"/>
                <w:noWrap/>
                <w:vAlign w:val="bottom"/>
                <w:hideMark/>
              </w:tcPr>
            </w:tcPrChange>
          </w:tcPr>
          <w:p w14:paraId="134BEE84" w14:textId="2C5E46E3" w:rsidR="006030BE" w:rsidRPr="00F7092D" w:rsidRDefault="006030BE" w:rsidP="006030BE">
            <w:pPr>
              <w:spacing w:after="0" w:line="240" w:lineRule="auto"/>
              <w:jc w:val="center"/>
              <w:rPr>
                <w:ins w:id="3990" w:author="Jochum, Michael D." w:date="2021-08-03T14:59:00Z"/>
                <w:rFonts w:eastAsia="Times New Roman" w:cstheme="minorHAnsi"/>
                <w:color w:val="000000"/>
                <w:rPrChange w:id="3991" w:author="Jochum, Michael D." w:date="2021-08-05T16:09:00Z">
                  <w:rPr>
                    <w:ins w:id="3992" w:author="Jochum, Michael D." w:date="2021-08-03T14:59:00Z"/>
                    <w:rFonts w:ascii="Calibri" w:eastAsia="Times New Roman" w:hAnsi="Calibri" w:cs="Calibri"/>
                    <w:color w:val="000000"/>
                  </w:rPr>
                </w:rPrChange>
              </w:rPr>
            </w:pPr>
            <w:ins w:id="3993" w:author="Jochum, Michael D." w:date="2021-08-03T15:00:00Z">
              <w:r w:rsidRPr="00F7092D">
                <w:rPr>
                  <w:rFonts w:eastAsia="Times New Roman" w:cstheme="minorHAnsi"/>
                  <w:color w:val="000000"/>
                  <w:rPrChange w:id="3994"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3995" w:author="Jochum, Michael D." w:date="2021-08-03T15:01:00Z">
              <w:tcPr>
                <w:tcW w:w="880" w:type="dxa"/>
                <w:tcBorders>
                  <w:top w:val="nil"/>
                  <w:left w:val="nil"/>
                  <w:bottom w:val="nil"/>
                  <w:right w:val="nil"/>
                </w:tcBorders>
                <w:shd w:val="clear" w:color="auto" w:fill="auto"/>
                <w:noWrap/>
                <w:vAlign w:val="bottom"/>
                <w:hideMark/>
              </w:tcPr>
            </w:tcPrChange>
          </w:tcPr>
          <w:p w14:paraId="6309F626" w14:textId="77777777" w:rsidR="006030BE" w:rsidRPr="00F7092D" w:rsidRDefault="006030BE" w:rsidP="006030BE">
            <w:pPr>
              <w:spacing w:after="0" w:line="240" w:lineRule="auto"/>
              <w:jc w:val="center"/>
              <w:rPr>
                <w:ins w:id="3996" w:author="Jochum, Michael D." w:date="2021-08-03T14:59:00Z"/>
                <w:rFonts w:eastAsia="Times New Roman" w:cstheme="minorHAnsi"/>
                <w:color w:val="000000"/>
                <w:rPrChange w:id="3997" w:author="Jochum, Michael D." w:date="2021-08-05T16:09:00Z">
                  <w:rPr>
                    <w:ins w:id="3998" w:author="Jochum, Michael D." w:date="2021-08-03T14:59:00Z"/>
                    <w:rFonts w:ascii="Calibri" w:eastAsia="Times New Roman" w:hAnsi="Calibri" w:cs="Calibri"/>
                    <w:color w:val="000000"/>
                  </w:rPr>
                </w:rPrChange>
              </w:rPr>
            </w:pPr>
            <w:ins w:id="3999" w:author="Jochum, Michael D." w:date="2021-08-03T14:59:00Z">
              <w:r w:rsidRPr="00F7092D">
                <w:rPr>
                  <w:rFonts w:eastAsia="Times New Roman" w:cstheme="minorHAnsi"/>
                  <w:color w:val="000000"/>
                  <w:rPrChange w:id="4000"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001" w:author="Jochum, Michael D." w:date="2021-08-03T15:01:00Z">
              <w:tcPr>
                <w:tcW w:w="1138" w:type="dxa"/>
                <w:tcBorders>
                  <w:top w:val="nil"/>
                  <w:left w:val="nil"/>
                  <w:bottom w:val="nil"/>
                  <w:right w:val="nil"/>
                </w:tcBorders>
                <w:shd w:val="clear" w:color="auto" w:fill="auto"/>
                <w:noWrap/>
                <w:vAlign w:val="bottom"/>
                <w:hideMark/>
              </w:tcPr>
            </w:tcPrChange>
          </w:tcPr>
          <w:p w14:paraId="1034F27D" w14:textId="77777777" w:rsidR="006030BE" w:rsidRPr="00F7092D" w:rsidRDefault="006030BE" w:rsidP="006030BE">
            <w:pPr>
              <w:spacing w:after="0" w:line="240" w:lineRule="auto"/>
              <w:jc w:val="center"/>
              <w:rPr>
                <w:ins w:id="4002" w:author="Jochum, Michael D." w:date="2021-08-03T14:59:00Z"/>
                <w:rFonts w:eastAsia="Times New Roman" w:cstheme="minorHAnsi"/>
                <w:color w:val="000000"/>
                <w:rPrChange w:id="4003" w:author="Jochum, Michael D." w:date="2021-08-05T16:09:00Z">
                  <w:rPr>
                    <w:ins w:id="4004" w:author="Jochum, Michael D." w:date="2021-08-03T14:59:00Z"/>
                    <w:rFonts w:ascii="Calibri" w:eastAsia="Times New Roman" w:hAnsi="Calibri" w:cs="Calibri"/>
                    <w:color w:val="000000"/>
                  </w:rPr>
                </w:rPrChange>
              </w:rPr>
            </w:pPr>
            <w:ins w:id="4005" w:author="Jochum, Michael D." w:date="2021-08-03T14:59:00Z">
              <w:r w:rsidRPr="00F7092D">
                <w:rPr>
                  <w:rFonts w:eastAsia="Times New Roman" w:cstheme="minorHAnsi"/>
                  <w:color w:val="000000"/>
                  <w:rPrChange w:id="4006" w:author="Jochum, Michael D." w:date="2021-08-05T16:09:00Z">
                    <w:rPr>
                      <w:rFonts w:ascii="Calibri" w:eastAsia="Times New Roman" w:hAnsi="Calibri" w:cs="Calibri"/>
                      <w:color w:val="000000"/>
                    </w:rPr>
                  </w:rPrChange>
                </w:rPr>
                <w:t>25</w:t>
              </w:r>
            </w:ins>
          </w:p>
        </w:tc>
      </w:tr>
      <w:tr w:rsidR="006030BE" w:rsidRPr="00F7092D" w14:paraId="62B70727" w14:textId="77777777" w:rsidTr="006030BE">
        <w:trPr>
          <w:trHeight w:val="253"/>
          <w:jc w:val="center"/>
          <w:ins w:id="4007" w:author="Jochum, Michael D." w:date="2021-08-03T14:59:00Z"/>
          <w:trPrChange w:id="4008"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009" w:author="Jochum, Michael D." w:date="2021-08-03T15:01:00Z">
              <w:tcPr>
                <w:tcW w:w="4916" w:type="dxa"/>
                <w:tcBorders>
                  <w:top w:val="nil"/>
                  <w:left w:val="nil"/>
                  <w:bottom w:val="nil"/>
                  <w:right w:val="nil"/>
                </w:tcBorders>
                <w:shd w:val="clear" w:color="auto" w:fill="auto"/>
                <w:noWrap/>
                <w:vAlign w:val="bottom"/>
                <w:hideMark/>
              </w:tcPr>
            </w:tcPrChange>
          </w:tcPr>
          <w:p w14:paraId="7F6E9F85" w14:textId="77777777" w:rsidR="006030BE" w:rsidRPr="00F7092D" w:rsidRDefault="006030BE" w:rsidP="006030BE">
            <w:pPr>
              <w:spacing w:after="0" w:line="240" w:lineRule="auto"/>
              <w:jc w:val="right"/>
              <w:rPr>
                <w:ins w:id="4010" w:author="Jochum, Michael D." w:date="2021-08-03T14:59:00Z"/>
                <w:rFonts w:eastAsia="Times New Roman" w:cstheme="minorHAnsi"/>
                <w:color w:val="000000"/>
                <w:rPrChange w:id="4011" w:author="Jochum, Michael D." w:date="2021-08-05T16:09:00Z">
                  <w:rPr>
                    <w:ins w:id="4012" w:author="Jochum, Michael D." w:date="2021-08-03T14:59:00Z"/>
                    <w:rFonts w:ascii="Calibri" w:eastAsia="Times New Roman" w:hAnsi="Calibri" w:cs="Calibri"/>
                    <w:color w:val="000000"/>
                  </w:rPr>
                </w:rPrChange>
              </w:rPr>
            </w:pPr>
            <w:ins w:id="4013" w:author="Jochum, Michael D." w:date="2021-08-03T14:59:00Z">
              <w:r w:rsidRPr="00F7092D">
                <w:rPr>
                  <w:rFonts w:eastAsia="Times New Roman" w:cstheme="minorHAnsi"/>
                  <w:color w:val="000000"/>
                  <w:rPrChange w:id="4014" w:author="Jochum, Michael D." w:date="2021-08-05T16:09:00Z">
                    <w:rPr>
                      <w:rFonts w:ascii="Calibri" w:eastAsia="Times New Roman" w:hAnsi="Calibri" w:cs="Calibri"/>
                      <w:color w:val="000000"/>
                    </w:rPr>
                  </w:rPrChange>
                </w:rPr>
                <w:t>transition metal ion binding</w:t>
              </w:r>
            </w:ins>
          </w:p>
        </w:tc>
        <w:tc>
          <w:tcPr>
            <w:tcW w:w="1966" w:type="dxa"/>
            <w:tcBorders>
              <w:top w:val="nil"/>
              <w:left w:val="nil"/>
              <w:bottom w:val="nil"/>
              <w:right w:val="nil"/>
            </w:tcBorders>
            <w:shd w:val="clear" w:color="auto" w:fill="auto"/>
            <w:noWrap/>
            <w:vAlign w:val="bottom"/>
            <w:hideMark/>
            <w:tcPrChange w:id="4015" w:author="Jochum, Michael D." w:date="2021-08-03T15:01:00Z">
              <w:tcPr>
                <w:tcW w:w="1923" w:type="dxa"/>
                <w:tcBorders>
                  <w:top w:val="nil"/>
                  <w:left w:val="nil"/>
                  <w:bottom w:val="nil"/>
                  <w:right w:val="nil"/>
                </w:tcBorders>
                <w:shd w:val="clear" w:color="auto" w:fill="auto"/>
                <w:noWrap/>
                <w:vAlign w:val="bottom"/>
                <w:hideMark/>
              </w:tcPr>
            </w:tcPrChange>
          </w:tcPr>
          <w:p w14:paraId="51EAABC0" w14:textId="77777777" w:rsidR="006030BE" w:rsidRPr="00F7092D" w:rsidRDefault="006030BE" w:rsidP="006030BE">
            <w:pPr>
              <w:spacing w:after="0" w:line="240" w:lineRule="auto"/>
              <w:jc w:val="center"/>
              <w:rPr>
                <w:ins w:id="4016" w:author="Jochum, Michael D." w:date="2021-08-03T14:59:00Z"/>
                <w:rFonts w:eastAsia="Times New Roman" w:cstheme="minorHAnsi"/>
                <w:color w:val="000000"/>
                <w:rPrChange w:id="4017" w:author="Jochum, Michael D." w:date="2021-08-05T16:09:00Z">
                  <w:rPr>
                    <w:ins w:id="4018" w:author="Jochum, Michael D." w:date="2021-08-03T14:59:00Z"/>
                    <w:rFonts w:ascii="Calibri" w:eastAsia="Times New Roman" w:hAnsi="Calibri" w:cs="Calibri"/>
                    <w:color w:val="000000"/>
                  </w:rPr>
                </w:rPrChange>
              </w:rPr>
            </w:pPr>
            <w:proofErr w:type="spellStart"/>
            <w:ins w:id="4019" w:author="Jochum, Michael D." w:date="2021-08-03T14:59:00Z">
              <w:r w:rsidRPr="00F7092D">
                <w:rPr>
                  <w:rFonts w:eastAsia="Times New Roman" w:cstheme="minorHAnsi"/>
                  <w:color w:val="000000"/>
                  <w:rPrChange w:id="4020"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4021" w:author="Jochum, Michael D." w:date="2021-08-03T15:01:00Z">
              <w:tcPr>
                <w:tcW w:w="1310" w:type="dxa"/>
                <w:tcBorders>
                  <w:top w:val="nil"/>
                  <w:left w:val="nil"/>
                  <w:bottom w:val="nil"/>
                  <w:right w:val="nil"/>
                </w:tcBorders>
                <w:shd w:val="clear" w:color="auto" w:fill="auto"/>
                <w:noWrap/>
                <w:vAlign w:val="bottom"/>
                <w:hideMark/>
              </w:tcPr>
            </w:tcPrChange>
          </w:tcPr>
          <w:p w14:paraId="32CBB719" w14:textId="77777777" w:rsidR="006030BE" w:rsidRPr="00F7092D" w:rsidRDefault="006030BE" w:rsidP="006030BE">
            <w:pPr>
              <w:spacing w:after="0" w:line="240" w:lineRule="auto"/>
              <w:jc w:val="center"/>
              <w:rPr>
                <w:ins w:id="4022" w:author="Jochum, Michael D." w:date="2021-08-03T14:59:00Z"/>
                <w:rFonts w:eastAsia="Times New Roman" w:cstheme="minorHAnsi"/>
                <w:color w:val="000000"/>
                <w:rPrChange w:id="4023" w:author="Jochum, Michael D." w:date="2021-08-05T16:09:00Z">
                  <w:rPr>
                    <w:ins w:id="4024" w:author="Jochum, Michael D." w:date="2021-08-03T14:59:00Z"/>
                    <w:rFonts w:ascii="Calibri" w:eastAsia="Times New Roman" w:hAnsi="Calibri" w:cs="Calibri"/>
                    <w:color w:val="000000"/>
                  </w:rPr>
                </w:rPrChange>
              </w:rPr>
            </w:pPr>
            <w:ins w:id="4025" w:author="Jochum, Michael D." w:date="2021-08-03T14:59:00Z">
              <w:r w:rsidRPr="00F7092D">
                <w:rPr>
                  <w:rFonts w:eastAsia="Times New Roman" w:cstheme="minorHAnsi"/>
                  <w:color w:val="000000"/>
                  <w:rPrChange w:id="4026" w:author="Jochum, Michael D." w:date="2021-08-05T16:09:00Z">
                    <w:rPr>
                      <w:rFonts w:ascii="Calibri" w:eastAsia="Times New Roman" w:hAnsi="Calibri" w:cs="Calibri"/>
                      <w:color w:val="000000"/>
                    </w:rPr>
                  </w:rPrChange>
                </w:rPr>
                <w:t>GO:0046914</w:t>
              </w:r>
            </w:ins>
          </w:p>
        </w:tc>
        <w:tc>
          <w:tcPr>
            <w:tcW w:w="746" w:type="dxa"/>
            <w:tcBorders>
              <w:top w:val="nil"/>
              <w:left w:val="nil"/>
              <w:bottom w:val="nil"/>
              <w:right w:val="nil"/>
            </w:tcBorders>
            <w:shd w:val="clear" w:color="auto" w:fill="auto"/>
            <w:noWrap/>
            <w:vAlign w:val="bottom"/>
            <w:hideMark/>
            <w:tcPrChange w:id="4027" w:author="Jochum, Michael D." w:date="2021-08-03T15:01:00Z">
              <w:tcPr>
                <w:tcW w:w="729" w:type="dxa"/>
                <w:tcBorders>
                  <w:top w:val="nil"/>
                  <w:left w:val="nil"/>
                  <w:bottom w:val="nil"/>
                  <w:right w:val="nil"/>
                </w:tcBorders>
                <w:shd w:val="clear" w:color="auto" w:fill="auto"/>
                <w:noWrap/>
                <w:vAlign w:val="bottom"/>
                <w:hideMark/>
              </w:tcPr>
            </w:tcPrChange>
          </w:tcPr>
          <w:p w14:paraId="4C3C0576" w14:textId="77777777" w:rsidR="006030BE" w:rsidRPr="00F7092D" w:rsidRDefault="006030BE" w:rsidP="006030BE">
            <w:pPr>
              <w:spacing w:after="0" w:line="240" w:lineRule="auto"/>
              <w:jc w:val="center"/>
              <w:rPr>
                <w:ins w:id="4028" w:author="Jochum, Michael D." w:date="2021-08-03T14:59:00Z"/>
                <w:rFonts w:eastAsia="Times New Roman" w:cstheme="minorHAnsi"/>
                <w:color w:val="000000"/>
                <w:rPrChange w:id="4029" w:author="Jochum, Michael D." w:date="2021-08-05T16:09:00Z">
                  <w:rPr>
                    <w:ins w:id="4030" w:author="Jochum, Michael D." w:date="2021-08-03T14:59:00Z"/>
                    <w:rFonts w:ascii="Calibri" w:eastAsia="Times New Roman" w:hAnsi="Calibri" w:cs="Calibri"/>
                    <w:color w:val="000000"/>
                  </w:rPr>
                </w:rPrChange>
              </w:rPr>
            </w:pPr>
            <w:ins w:id="4031" w:author="Jochum, Michael D." w:date="2021-08-03T14:59:00Z">
              <w:r w:rsidRPr="00F7092D">
                <w:rPr>
                  <w:rFonts w:eastAsia="Times New Roman" w:cstheme="minorHAnsi"/>
                  <w:color w:val="000000"/>
                  <w:rPrChange w:id="4032"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033" w:author="Jochum, Michael D." w:date="2021-08-03T15:01:00Z">
              <w:tcPr>
                <w:tcW w:w="880" w:type="dxa"/>
                <w:tcBorders>
                  <w:top w:val="nil"/>
                  <w:left w:val="nil"/>
                  <w:bottom w:val="nil"/>
                  <w:right w:val="nil"/>
                </w:tcBorders>
                <w:shd w:val="clear" w:color="auto" w:fill="auto"/>
                <w:noWrap/>
                <w:vAlign w:val="bottom"/>
                <w:hideMark/>
              </w:tcPr>
            </w:tcPrChange>
          </w:tcPr>
          <w:p w14:paraId="41E58813" w14:textId="77777777" w:rsidR="006030BE" w:rsidRPr="00F7092D" w:rsidRDefault="006030BE" w:rsidP="006030BE">
            <w:pPr>
              <w:spacing w:after="0" w:line="240" w:lineRule="auto"/>
              <w:jc w:val="center"/>
              <w:rPr>
                <w:ins w:id="4034" w:author="Jochum, Michael D." w:date="2021-08-03T14:59:00Z"/>
                <w:rFonts w:eastAsia="Times New Roman" w:cstheme="minorHAnsi"/>
                <w:color w:val="000000"/>
                <w:rPrChange w:id="4035" w:author="Jochum, Michael D." w:date="2021-08-05T16:09:00Z">
                  <w:rPr>
                    <w:ins w:id="4036" w:author="Jochum, Michael D." w:date="2021-08-03T14:59:00Z"/>
                    <w:rFonts w:ascii="Calibri" w:eastAsia="Times New Roman" w:hAnsi="Calibri" w:cs="Calibri"/>
                    <w:color w:val="000000"/>
                  </w:rPr>
                </w:rPrChange>
              </w:rPr>
            </w:pPr>
            <w:ins w:id="4037" w:author="Jochum, Michael D." w:date="2021-08-03T14:59:00Z">
              <w:r w:rsidRPr="00F7092D">
                <w:rPr>
                  <w:rFonts w:eastAsia="Times New Roman" w:cstheme="minorHAnsi"/>
                  <w:color w:val="000000"/>
                  <w:rPrChange w:id="4038" w:author="Jochum, Michael D." w:date="2021-08-05T16:09:00Z">
                    <w:rPr>
                      <w:rFonts w:ascii="Calibri" w:eastAsia="Times New Roman" w:hAnsi="Calibri" w:cs="Calibri"/>
                      <w:color w:val="000000"/>
                    </w:rPr>
                  </w:rPrChange>
                </w:rPr>
                <w:t>-0.545</w:t>
              </w:r>
            </w:ins>
          </w:p>
        </w:tc>
        <w:tc>
          <w:tcPr>
            <w:tcW w:w="880" w:type="dxa"/>
            <w:tcBorders>
              <w:top w:val="nil"/>
              <w:left w:val="nil"/>
              <w:bottom w:val="nil"/>
              <w:right w:val="nil"/>
            </w:tcBorders>
            <w:shd w:val="clear" w:color="auto" w:fill="auto"/>
            <w:noWrap/>
            <w:vAlign w:val="bottom"/>
            <w:hideMark/>
            <w:tcPrChange w:id="4039" w:author="Jochum, Michael D." w:date="2021-08-03T15:01:00Z">
              <w:tcPr>
                <w:tcW w:w="880" w:type="dxa"/>
                <w:tcBorders>
                  <w:top w:val="nil"/>
                  <w:left w:val="nil"/>
                  <w:bottom w:val="nil"/>
                  <w:right w:val="nil"/>
                </w:tcBorders>
                <w:shd w:val="clear" w:color="auto" w:fill="auto"/>
                <w:noWrap/>
                <w:vAlign w:val="bottom"/>
                <w:hideMark/>
              </w:tcPr>
            </w:tcPrChange>
          </w:tcPr>
          <w:p w14:paraId="1DA22828" w14:textId="77777777" w:rsidR="006030BE" w:rsidRPr="00F7092D" w:rsidRDefault="006030BE" w:rsidP="006030BE">
            <w:pPr>
              <w:spacing w:after="0" w:line="240" w:lineRule="auto"/>
              <w:jc w:val="center"/>
              <w:rPr>
                <w:ins w:id="4040" w:author="Jochum, Michael D." w:date="2021-08-03T14:59:00Z"/>
                <w:rFonts w:eastAsia="Times New Roman" w:cstheme="minorHAnsi"/>
                <w:color w:val="000000"/>
                <w:rPrChange w:id="4041" w:author="Jochum, Michael D." w:date="2021-08-05T16:09:00Z">
                  <w:rPr>
                    <w:ins w:id="4042" w:author="Jochum, Michael D." w:date="2021-08-03T14:59:00Z"/>
                    <w:rFonts w:ascii="Calibri" w:eastAsia="Times New Roman" w:hAnsi="Calibri" w:cs="Calibri"/>
                    <w:color w:val="000000"/>
                  </w:rPr>
                </w:rPrChange>
              </w:rPr>
            </w:pPr>
            <w:ins w:id="4043" w:author="Jochum, Michael D." w:date="2021-08-03T14:59:00Z">
              <w:r w:rsidRPr="00F7092D">
                <w:rPr>
                  <w:rFonts w:eastAsia="Times New Roman" w:cstheme="minorHAnsi"/>
                  <w:color w:val="000000"/>
                  <w:rPrChange w:id="4044" w:author="Jochum, Michael D." w:date="2021-08-05T16:09:00Z">
                    <w:rPr>
                      <w:rFonts w:ascii="Calibri" w:eastAsia="Times New Roman" w:hAnsi="Calibri" w:cs="Calibri"/>
                      <w:color w:val="000000"/>
                    </w:rPr>
                  </w:rPrChange>
                </w:rPr>
                <w:t>0.106</w:t>
              </w:r>
            </w:ins>
          </w:p>
        </w:tc>
        <w:tc>
          <w:tcPr>
            <w:tcW w:w="880" w:type="dxa"/>
            <w:tcBorders>
              <w:top w:val="nil"/>
              <w:left w:val="nil"/>
              <w:bottom w:val="nil"/>
              <w:right w:val="nil"/>
            </w:tcBorders>
            <w:shd w:val="clear" w:color="auto" w:fill="auto"/>
            <w:noWrap/>
            <w:vAlign w:val="bottom"/>
            <w:hideMark/>
            <w:tcPrChange w:id="4045" w:author="Jochum, Michael D." w:date="2021-08-03T15:01:00Z">
              <w:tcPr>
                <w:tcW w:w="880" w:type="dxa"/>
                <w:tcBorders>
                  <w:top w:val="nil"/>
                  <w:left w:val="nil"/>
                  <w:bottom w:val="nil"/>
                  <w:right w:val="nil"/>
                </w:tcBorders>
                <w:shd w:val="clear" w:color="auto" w:fill="auto"/>
                <w:noWrap/>
                <w:vAlign w:val="bottom"/>
                <w:hideMark/>
              </w:tcPr>
            </w:tcPrChange>
          </w:tcPr>
          <w:p w14:paraId="70EB458B" w14:textId="0CC4D63C" w:rsidR="006030BE" w:rsidRPr="00F7092D" w:rsidRDefault="006030BE" w:rsidP="006030BE">
            <w:pPr>
              <w:spacing w:after="0" w:line="240" w:lineRule="auto"/>
              <w:jc w:val="center"/>
              <w:rPr>
                <w:ins w:id="4046" w:author="Jochum, Michael D." w:date="2021-08-03T14:59:00Z"/>
                <w:rFonts w:eastAsia="Times New Roman" w:cstheme="minorHAnsi"/>
                <w:color w:val="000000"/>
                <w:rPrChange w:id="4047" w:author="Jochum, Michael D." w:date="2021-08-05T16:09:00Z">
                  <w:rPr>
                    <w:ins w:id="4048" w:author="Jochum, Michael D." w:date="2021-08-03T14:59:00Z"/>
                    <w:rFonts w:ascii="Calibri" w:eastAsia="Times New Roman" w:hAnsi="Calibri" w:cs="Calibri"/>
                    <w:color w:val="000000"/>
                  </w:rPr>
                </w:rPrChange>
              </w:rPr>
            </w:pPr>
            <w:ins w:id="4049" w:author="Jochum, Michael D." w:date="2021-08-03T15:00:00Z">
              <w:r w:rsidRPr="00F7092D">
                <w:rPr>
                  <w:rFonts w:eastAsia="Times New Roman" w:cstheme="minorHAnsi"/>
                  <w:color w:val="000000"/>
                  <w:rPrChange w:id="4050"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051" w:author="Jochum, Michael D." w:date="2021-08-03T15:01:00Z">
              <w:tcPr>
                <w:tcW w:w="880" w:type="dxa"/>
                <w:tcBorders>
                  <w:top w:val="nil"/>
                  <w:left w:val="nil"/>
                  <w:bottom w:val="nil"/>
                  <w:right w:val="nil"/>
                </w:tcBorders>
                <w:shd w:val="clear" w:color="auto" w:fill="auto"/>
                <w:noWrap/>
                <w:vAlign w:val="bottom"/>
                <w:hideMark/>
              </w:tcPr>
            </w:tcPrChange>
          </w:tcPr>
          <w:p w14:paraId="0CD7DC7C" w14:textId="19926057" w:rsidR="006030BE" w:rsidRPr="00F7092D" w:rsidRDefault="006030BE" w:rsidP="006030BE">
            <w:pPr>
              <w:spacing w:after="0" w:line="240" w:lineRule="auto"/>
              <w:jc w:val="center"/>
              <w:rPr>
                <w:ins w:id="4052" w:author="Jochum, Michael D." w:date="2021-08-03T14:59:00Z"/>
                <w:rFonts w:eastAsia="Times New Roman" w:cstheme="minorHAnsi"/>
                <w:color w:val="000000"/>
                <w:rPrChange w:id="4053" w:author="Jochum, Michael D." w:date="2021-08-05T16:09:00Z">
                  <w:rPr>
                    <w:ins w:id="4054" w:author="Jochum, Michael D." w:date="2021-08-03T14:59:00Z"/>
                    <w:rFonts w:ascii="Calibri" w:eastAsia="Times New Roman" w:hAnsi="Calibri" w:cs="Calibri"/>
                    <w:color w:val="000000"/>
                  </w:rPr>
                </w:rPrChange>
              </w:rPr>
            </w:pPr>
            <w:ins w:id="4055" w:author="Jochum, Michael D." w:date="2021-08-03T15:00:00Z">
              <w:r w:rsidRPr="00F7092D">
                <w:rPr>
                  <w:rFonts w:eastAsia="Times New Roman" w:cstheme="minorHAnsi"/>
                  <w:color w:val="000000"/>
                  <w:rPrChange w:id="4056"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057" w:author="Jochum, Michael D." w:date="2021-08-03T15:01:00Z">
              <w:tcPr>
                <w:tcW w:w="880" w:type="dxa"/>
                <w:tcBorders>
                  <w:top w:val="nil"/>
                  <w:left w:val="nil"/>
                  <w:bottom w:val="nil"/>
                  <w:right w:val="nil"/>
                </w:tcBorders>
                <w:shd w:val="clear" w:color="auto" w:fill="auto"/>
                <w:noWrap/>
                <w:vAlign w:val="bottom"/>
                <w:hideMark/>
              </w:tcPr>
            </w:tcPrChange>
          </w:tcPr>
          <w:p w14:paraId="5032459B" w14:textId="77777777" w:rsidR="006030BE" w:rsidRPr="00F7092D" w:rsidRDefault="006030BE" w:rsidP="006030BE">
            <w:pPr>
              <w:spacing w:after="0" w:line="240" w:lineRule="auto"/>
              <w:jc w:val="center"/>
              <w:rPr>
                <w:ins w:id="4058" w:author="Jochum, Michael D." w:date="2021-08-03T14:59:00Z"/>
                <w:rFonts w:eastAsia="Times New Roman" w:cstheme="minorHAnsi"/>
                <w:color w:val="000000"/>
                <w:rPrChange w:id="4059" w:author="Jochum, Michael D." w:date="2021-08-05T16:09:00Z">
                  <w:rPr>
                    <w:ins w:id="4060" w:author="Jochum, Michael D." w:date="2021-08-03T14:59:00Z"/>
                    <w:rFonts w:ascii="Calibri" w:eastAsia="Times New Roman" w:hAnsi="Calibri" w:cs="Calibri"/>
                    <w:color w:val="000000"/>
                  </w:rPr>
                </w:rPrChange>
              </w:rPr>
            </w:pPr>
            <w:ins w:id="4061" w:author="Jochum, Michael D." w:date="2021-08-03T14:59:00Z">
              <w:r w:rsidRPr="00F7092D">
                <w:rPr>
                  <w:rFonts w:eastAsia="Times New Roman" w:cstheme="minorHAnsi"/>
                  <w:color w:val="000000"/>
                  <w:rPrChange w:id="4062"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063" w:author="Jochum, Michael D." w:date="2021-08-03T15:01:00Z">
              <w:tcPr>
                <w:tcW w:w="1138" w:type="dxa"/>
                <w:tcBorders>
                  <w:top w:val="nil"/>
                  <w:left w:val="nil"/>
                  <w:bottom w:val="nil"/>
                  <w:right w:val="nil"/>
                </w:tcBorders>
                <w:shd w:val="clear" w:color="auto" w:fill="auto"/>
                <w:noWrap/>
                <w:vAlign w:val="bottom"/>
                <w:hideMark/>
              </w:tcPr>
            </w:tcPrChange>
          </w:tcPr>
          <w:p w14:paraId="33A52CDE" w14:textId="77777777" w:rsidR="006030BE" w:rsidRPr="00F7092D" w:rsidRDefault="006030BE" w:rsidP="006030BE">
            <w:pPr>
              <w:spacing w:after="0" w:line="240" w:lineRule="auto"/>
              <w:jc w:val="center"/>
              <w:rPr>
                <w:ins w:id="4064" w:author="Jochum, Michael D." w:date="2021-08-03T14:59:00Z"/>
                <w:rFonts w:eastAsia="Times New Roman" w:cstheme="minorHAnsi"/>
                <w:color w:val="000000"/>
                <w:rPrChange w:id="4065" w:author="Jochum, Michael D." w:date="2021-08-05T16:09:00Z">
                  <w:rPr>
                    <w:ins w:id="4066" w:author="Jochum, Michael D." w:date="2021-08-03T14:59:00Z"/>
                    <w:rFonts w:ascii="Calibri" w:eastAsia="Times New Roman" w:hAnsi="Calibri" w:cs="Calibri"/>
                    <w:color w:val="000000"/>
                  </w:rPr>
                </w:rPrChange>
              </w:rPr>
            </w:pPr>
            <w:ins w:id="4067" w:author="Jochum, Michael D." w:date="2021-08-03T14:59:00Z">
              <w:r w:rsidRPr="00F7092D">
                <w:rPr>
                  <w:rFonts w:eastAsia="Times New Roman" w:cstheme="minorHAnsi"/>
                  <w:color w:val="000000"/>
                  <w:rPrChange w:id="4068" w:author="Jochum, Michael D." w:date="2021-08-05T16:09:00Z">
                    <w:rPr>
                      <w:rFonts w:ascii="Calibri" w:eastAsia="Times New Roman" w:hAnsi="Calibri" w:cs="Calibri"/>
                      <w:color w:val="000000"/>
                    </w:rPr>
                  </w:rPrChange>
                </w:rPr>
                <w:t>25</w:t>
              </w:r>
            </w:ins>
          </w:p>
        </w:tc>
      </w:tr>
      <w:tr w:rsidR="006030BE" w:rsidRPr="00F7092D" w14:paraId="4F5BA51E" w14:textId="77777777" w:rsidTr="006030BE">
        <w:trPr>
          <w:trHeight w:val="253"/>
          <w:jc w:val="center"/>
          <w:ins w:id="4069" w:author="Jochum, Michael D." w:date="2021-08-03T14:59:00Z"/>
          <w:trPrChange w:id="4070"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071" w:author="Jochum, Michael D." w:date="2021-08-03T15:01:00Z">
              <w:tcPr>
                <w:tcW w:w="4916" w:type="dxa"/>
                <w:tcBorders>
                  <w:top w:val="nil"/>
                  <w:left w:val="nil"/>
                  <w:bottom w:val="nil"/>
                  <w:right w:val="nil"/>
                </w:tcBorders>
                <w:shd w:val="clear" w:color="auto" w:fill="auto"/>
                <w:noWrap/>
                <w:vAlign w:val="bottom"/>
                <w:hideMark/>
              </w:tcPr>
            </w:tcPrChange>
          </w:tcPr>
          <w:p w14:paraId="229A6073" w14:textId="77777777" w:rsidR="006030BE" w:rsidRPr="00F7092D" w:rsidRDefault="006030BE" w:rsidP="006030BE">
            <w:pPr>
              <w:spacing w:after="0" w:line="240" w:lineRule="auto"/>
              <w:jc w:val="right"/>
              <w:rPr>
                <w:ins w:id="4072" w:author="Jochum, Michael D." w:date="2021-08-03T14:59:00Z"/>
                <w:rFonts w:eastAsia="Times New Roman" w:cstheme="minorHAnsi"/>
                <w:color w:val="000000"/>
                <w:rPrChange w:id="4073" w:author="Jochum, Michael D." w:date="2021-08-05T16:09:00Z">
                  <w:rPr>
                    <w:ins w:id="4074" w:author="Jochum, Michael D." w:date="2021-08-03T14:59:00Z"/>
                    <w:rFonts w:ascii="Calibri" w:eastAsia="Times New Roman" w:hAnsi="Calibri" w:cs="Calibri"/>
                    <w:color w:val="000000"/>
                  </w:rPr>
                </w:rPrChange>
              </w:rPr>
            </w:pPr>
            <w:ins w:id="4075" w:author="Jochum, Michael D." w:date="2021-08-03T14:59:00Z">
              <w:r w:rsidRPr="00F7092D">
                <w:rPr>
                  <w:rFonts w:eastAsia="Times New Roman" w:cstheme="minorHAnsi"/>
                  <w:color w:val="000000"/>
                  <w:rPrChange w:id="4076" w:author="Jochum, Michael D." w:date="2021-08-05T16:09:00Z">
                    <w:rPr>
                      <w:rFonts w:ascii="Calibri" w:eastAsia="Times New Roman" w:hAnsi="Calibri" w:cs="Calibri"/>
                      <w:color w:val="000000"/>
                    </w:rPr>
                  </w:rPrChange>
                </w:rPr>
                <w:t>aromatic compound biosynthetic process</w:t>
              </w:r>
            </w:ins>
          </w:p>
        </w:tc>
        <w:tc>
          <w:tcPr>
            <w:tcW w:w="1966" w:type="dxa"/>
            <w:tcBorders>
              <w:top w:val="nil"/>
              <w:left w:val="nil"/>
              <w:bottom w:val="nil"/>
              <w:right w:val="nil"/>
            </w:tcBorders>
            <w:shd w:val="clear" w:color="auto" w:fill="auto"/>
            <w:noWrap/>
            <w:vAlign w:val="bottom"/>
            <w:hideMark/>
            <w:tcPrChange w:id="4077" w:author="Jochum, Michael D." w:date="2021-08-03T15:01:00Z">
              <w:tcPr>
                <w:tcW w:w="1923" w:type="dxa"/>
                <w:tcBorders>
                  <w:top w:val="nil"/>
                  <w:left w:val="nil"/>
                  <w:bottom w:val="nil"/>
                  <w:right w:val="nil"/>
                </w:tcBorders>
                <w:shd w:val="clear" w:color="auto" w:fill="auto"/>
                <w:noWrap/>
                <w:vAlign w:val="bottom"/>
                <w:hideMark/>
              </w:tcPr>
            </w:tcPrChange>
          </w:tcPr>
          <w:p w14:paraId="1772EA3B" w14:textId="77777777" w:rsidR="006030BE" w:rsidRPr="00F7092D" w:rsidRDefault="006030BE" w:rsidP="006030BE">
            <w:pPr>
              <w:spacing w:after="0" w:line="240" w:lineRule="auto"/>
              <w:jc w:val="center"/>
              <w:rPr>
                <w:ins w:id="4078" w:author="Jochum, Michael D." w:date="2021-08-03T14:59:00Z"/>
                <w:rFonts w:eastAsia="Times New Roman" w:cstheme="minorHAnsi"/>
                <w:color w:val="000000"/>
                <w:rPrChange w:id="4079" w:author="Jochum, Michael D." w:date="2021-08-05T16:09:00Z">
                  <w:rPr>
                    <w:ins w:id="4080" w:author="Jochum, Michael D." w:date="2021-08-03T14:59:00Z"/>
                    <w:rFonts w:ascii="Calibri" w:eastAsia="Times New Roman" w:hAnsi="Calibri" w:cs="Calibri"/>
                    <w:color w:val="000000"/>
                  </w:rPr>
                </w:rPrChange>
              </w:rPr>
            </w:pPr>
            <w:proofErr w:type="spellStart"/>
            <w:ins w:id="4081" w:author="Jochum, Michael D." w:date="2021-08-03T14:59:00Z">
              <w:r w:rsidRPr="00F7092D">
                <w:rPr>
                  <w:rFonts w:eastAsia="Times New Roman" w:cstheme="minorHAnsi"/>
                  <w:color w:val="000000"/>
                  <w:rPrChange w:id="4082"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083" w:author="Jochum, Michael D." w:date="2021-08-03T15:01:00Z">
              <w:tcPr>
                <w:tcW w:w="1310" w:type="dxa"/>
                <w:tcBorders>
                  <w:top w:val="nil"/>
                  <w:left w:val="nil"/>
                  <w:bottom w:val="nil"/>
                  <w:right w:val="nil"/>
                </w:tcBorders>
                <w:shd w:val="clear" w:color="auto" w:fill="auto"/>
                <w:noWrap/>
                <w:vAlign w:val="bottom"/>
                <w:hideMark/>
              </w:tcPr>
            </w:tcPrChange>
          </w:tcPr>
          <w:p w14:paraId="2E9093BB" w14:textId="77777777" w:rsidR="006030BE" w:rsidRPr="00F7092D" w:rsidRDefault="006030BE" w:rsidP="006030BE">
            <w:pPr>
              <w:spacing w:after="0" w:line="240" w:lineRule="auto"/>
              <w:jc w:val="center"/>
              <w:rPr>
                <w:ins w:id="4084" w:author="Jochum, Michael D." w:date="2021-08-03T14:59:00Z"/>
                <w:rFonts w:eastAsia="Times New Roman" w:cstheme="minorHAnsi"/>
                <w:color w:val="000000"/>
                <w:rPrChange w:id="4085" w:author="Jochum, Michael D." w:date="2021-08-05T16:09:00Z">
                  <w:rPr>
                    <w:ins w:id="4086" w:author="Jochum, Michael D." w:date="2021-08-03T14:59:00Z"/>
                    <w:rFonts w:ascii="Calibri" w:eastAsia="Times New Roman" w:hAnsi="Calibri" w:cs="Calibri"/>
                    <w:color w:val="000000"/>
                  </w:rPr>
                </w:rPrChange>
              </w:rPr>
            </w:pPr>
            <w:ins w:id="4087" w:author="Jochum, Michael D." w:date="2021-08-03T14:59:00Z">
              <w:r w:rsidRPr="00F7092D">
                <w:rPr>
                  <w:rFonts w:eastAsia="Times New Roman" w:cstheme="minorHAnsi"/>
                  <w:color w:val="000000"/>
                  <w:rPrChange w:id="4088" w:author="Jochum, Michael D." w:date="2021-08-05T16:09:00Z">
                    <w:rPr>
                      <w:rFonts w:ascii="Calibri" w:eastAsia="Times New Roman" w:hAnsi="Calibri" w:cs="Calibri"/>
                      <w:color w:val="000000"/>
                    </w:rPr>
                  </w:rPrChange>
                </w:rPr>
                <w:t>GO:0019438</w:t>
              </w:r>
            </w:ins>
          </w:p>
        </w:tc>
        <w:tc>
          <w:tcPr>
            <w:tcW w:w="746" w:type="dxa"/>
            <w:tcBorders>
              <w:top w:val="nil"/>
              <w:left w:val="nil"/>
              <w:bottom w:val="nil"/>
              <w:right w:val="nil"/>
            </w:tcBorders>
            <w:shd w:val="clear" w:color="auto" w:fill="auto"/>
            <w:noWrap/>
            <w:vAlign w:val="bottom"/>
            <w:hideMark/>
            <w:tcPrChange w:id="4089" w:author="Jochum, Michael D." w:date="2021-08-03T15:01:00Z">
              <w:tcPr>
                <w:tcW w:w="729" w:type="dxa"/>
                <w:tcBorders>
                  <w:top w:val="nil"/>
                  <w:left w:val="nil"/>
                  <w:bottom w:val="nil"/>
                  <w:right w:val="nil"/>
                </w:tcBorders>
                <w:shd w:val="clear" w:color="auto" w:fill="auto"/>
                <w:noWrap/>
                <w:vAlign w:val="bottom"/>
                <w:hideMark/>
              </w:tcPr>
            </w:tcPrChange>
          </w:tcPr>
          <w:p w14:paraId="7B802C8B" w14:textId="77777777" w:rsidR="006030BE" w:rsidRPr="00F7092D" w:rsidRDefault="006030BE" w:rsidP="006030BE">
            <w:pPr>
              <w:spacing w:after="0" w:line="240" w:lineRule="auto"/>
              <w:jc w:val="center"/>
              <w:rPr>
                <w:ins w:id="4090" w:author="Jochum, Michael D." w:date="2021-08-03T14:59:00Z"/>
                <w:rFonts w:eastAsia="Times New Roman" w:cstheme="minorHAnsi"/>
                <w:color w:val="000000"/>
                <w:rPrChange w:id="4091" w:author="Jochum, Michael D." w:date="2021-08-05T16:09:00Z">
                  <w:rPr>
                    <w:ins w:id="4092" w:author="Jochum, Michael D." w:date="2021-08-03T14:59:00Z"/>
                    <w:rFonts w:ascii="Calibri" w:eastAsia="Times New Roman" w:hAnsi="Calibri" w:cs="Calibri"/>
                    <w:color w:val="000000"/>
                  </w:rPr>
                </w:rPrChange>
              </w:rPr>
            </w:pPr>
            <w:ins w:id="4093" w:author="Jochum, Michael D." w:date="2021-08-03T14:59:00Z">
              <w:r w:rsidRPr="00F7092D">
                <w:rPr>
                  <w:rFonts w:eastAsia="Times New Roman" w:cstheme="minorHAnsi"/>
                  <w:color w:val="000000"/>
                  <w:rPrChange w:id="4094"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095" w:author="Jochum, Michael D." w:date="2021-08-03T15:01:00Z">
              <w:tcPr>
                <w:tcW w:w="880" w:type="dxa"/>
                <w:tcBorders>
                  <w:top w:val="nil"/>
                  <w:left w:val="nil"/>
                  <w:bottom w:val="nil"/>
                  <w:right w:val="nil"/>
                </w:tcBorders>
                <w:shd w:val="clear" w:color="auto" w:fill="auto"/>
                <w:noWrap/>
                <w:vAlign w:val="bottom"/>
                <w:hideMark/>
              </w:tcPr>
            </w:tcPrChange>
          </w:tcPr>
          <w:p w14:paraId="11D5A694" w14:textId="77777777" w:rsidR="006030BE" w:rsidRPr="00F7092D" w:rsidRDefault="006030BE" w:rsidP="006030BE">
            <w:pPr>
              <w:spacing w:after="0" w:line="240" w:lineRule="auto"/>
              <w:jc w:val="center"/>
              <w:rPr>
                <w:ins w:id="4096" w:author="Jochum, Michael D." w:date="2021-08-03T14:59:00Z"/>
                <w:rFonts w:eastAsia="Times New Roman" w:cstheme="minorHAnsi"/>
                <w:color w:val="000000"/>
                <w:rPrChange w:id="4097" w:author="Jochum, Michael D." w:date="2021-08-05T16:09:00Z">
                  <w:rPr>
                    <w:ins w:id="4098" w:author="Jochum, Michael D." w:date="2021-08-03T14:59:00Z"/>
                    <w:rFonts w:ascii="Calibri" w:eastAsia="Times New Roman" w:hAnsi="Calibri" w:cs="Calibri"/>
                    <w:color w:val="000000"/>
                  </w:rPr>
                </w:rPrChange>
              </w:rPr>
            </w:pPr>
            <w:ins w:id="4099" w:author="Jochum, Michael D." w:date="2021-08-03T14:59:00Z">
              <w:r w:rsidRPr="00F7092D">
                <w:rPr>
                  <w:rFonts w:eastAsia="Times New Roman" w:cstheme="minorHAnsi"/>
                  <w:color w:val="000000"/>
                  <w:rPrChange w:id="4100" w:author="Jochum, Michael D." w:date="2021-08-05T16:09:00Z">
                    <w:rPr>
                      <w:rFonts w:ascii="Calibri" w:eastAsia="Times New Roman" w:hAnsi="Calibri" w:cs="Calibri"/>
                      <w:color w:val="000000"/>
                    </w:rPr>
                  </w:rPrChange>
                </w:rPr>
                <w:t>-0.478</w:t>
              </w:r>
            </w:ins>
          </w:p>
        </w:tc>
        <w:tc>
          <w:tcPr>
            <w:tcW w:w="880" w:type="dxa"/>
            <w:tcBorders>
              <w:top w:val="nil"/>
              <w:left w:val="nil"/>
              <w:bottom w:val="nil"/>
              <w:right w:val="nil"/>
            </w:tcBorders>
            <w:shd w:val="clear" w:color="auto" w:fill="auto"/>
            <w:noWrap/>
            <w:vAlign w:val="bottom"/>
            <w:hideMark/>
            <w:tcPrChange w:id="4101" w:author="Jochum, Michael D." w:date="2021-08-03T15:01:00Z">
              <w:tcPr>
                <w:tcW w:w="880" w:type="dxa"/>
                <w:tcBorders>
                  <w:top w:val="nil"/>
                  <w:left w:val="nil"/>
                  <w:bottom w:val="nil"/>
                  <w:right w:val="nil"/>
                </w:tcBorders>
                <w:shd w:val="clear" w:color="auto" w:fill="auto"/>
                <w:noWrap/>
                <w:vAlign w:val="bottom"/>
                <w:hideMark/>
              </w:tcPr>
            </w:tcPrChange>
          </w:tcPr>
          <w:p w14:paraId="4C642D11" w14:textId="77777777" w:rsidR="006030BE" w:rsidRPr="00F7092D" w:rsidRDefault="006030BE" w:rsidP="006030BE">
            <w:pPr>
              <w:spacing w:after="0" w:line="240" w:lineRule="auto"/>
              <w:jc w:val="center"/>
              <w:rPr>
                <w:ins w:id="4102" w:author="Jochum, Michael D." w:date="2021-08-03T14:59:00Z"/>
                <w:rFonts w:eastAsia="Times New Roman" w:cstheme="minorHAnsi"/>
                <w:color w:val="000000"/>
                <w:rPrChange w:id="4103" w:author="Jochum, Michael D." w:date="2021-08-05T16:09:00Z">
                  <w:rPr>
                    <w:ins w:id="4104" w:author="Jochum, Michael D." w:date="2021-08-03T14:59:00Z"/>
                    <w:rFonts w:ascii="Calibri" w:eastAsia="Times New Roman" w:hAnsi="Calibri" w:cs="Calibri"/>
                    <w:color w:val="000000"/>
                  </w:rPr>
                </w:rPrChange>
              </w:rPr>
            </w:pPr>
            <w:ins w:id="4105" w:author="Jochum, Michael D." w:date="2021-08-03T14:59:00Z">
              <w:r w:rsidRPr="00F7092D">
                <w:rPr>
                  <w:rFonts w:eastAsia="Times New Roman" w:cstheme="minorHAnsi"/>
                  <w:color w:val="000000"/>
                  <w:rPrChange w:id="4106" w:author="Jochum, Michael D." w:date="2021-08-05T16:09:00Z">
                    <w:rPr>
                      <w:rFonts w:ascii="Calibri" w:eastAsia="Times New Roman" w:hAnsi="Calibri" w:cs="Calibri"/>
                      <w:color w:val="000000"/>
                    </w:rPr>
                  </w:rPrChange>
                </w:rPr>
                <w:t>0.116</w:t>
              </w:r>
            </w:ins>
          </w:p>
        </w:tc>
        <w:tc>
          <w:tcPr>
            <w:tcW w:w="880" w:type="dxa"/>
            <w:tcBorders>
              <w:top w:val="nil"/>
              <w:left w:val="nil"/>
              <w:bottom w:val="nil"/>
              <w:right w:val="nil"/>
            </w:tcBorders>
            <w:shd w:val="clear" w:color="auto" w:fill="auto"/>
            <w:noWrap/>
            <w:vAlign w:val="bottom"/>
            <w:hideMark/>
            <w:tcPrChange w:id="4107" w:author="Jochum, Michael D." w:date="2021-08-03T15:01:00Z">
              <w:tcPr>
                <w:tcW w:w="880" w:type="dxa"/>
                <w:tcBorders>
                  <w:top w:val="nil"/>
                  <w:left w:val="nil"/>
                  <w:bottom w:val="nil"/>
                  <w:right w:val="nil"/>
                </w:tcBorders>
                <w:shd w:val="clear" w:color="auto" w:fill="auto"/>
                <w:noWrap/>
                <w:vAlign w:val="bottom"/>
                <w:hideMark/>
              </w:tcPr>
            </w:tcPrChange>
          </w:tcPr>
          <w:p w14:paraId="3A21D2F2" w14:textId="5C854910" w:rsidR="006030BE" w:rsidRPr="00F7092D" w:rsidRDefault="006030BE" w:rsidP="006030BE">
            <w:pPr>
              <w:spacing w:after="0" w:line="240" w:lineRule="auto"/>
              <w:jc w:val="center"/>
              <w:rPr>
                <w:ins w:id="4108" w:author="Jochum, Michael D." w:date="2021-08-03T14:59:00Z"/>
                <w:rFonts w:eastAsia="Times New Roman" w:cstheme="minorHAnsi"/>
                <w:color w:val="000000"/>
                <w:rPrChange w:id="4109" w:author="Jochum, Michael D." w:date="2021-08-05T16:09:00Z">
                  <w:rPr>
                    <w:ins w:id="4110" w:author="Jochum, Michael D." w:date="2021-08-03T14:59:00Z"/>
                    <w:rFonts w:ascii="Calibri" w:eastAsia="Times New Roman" w:hAnsi="Calibri" w:cs="Calibri"/>
                    <w:color w:val="000000"/>
                  </w:rPr>
                </w:rPrChange>
              </w:rPr>
            </w:pPr>
            <w:ins w:id="4111" w:author="Jochum, Michael D." w:date="2021-08-03T15:00:00Z">
              <w:r w:rsidRPr="00F7092D">
                <w:rPr>
                  <w:rFonts w:eastAsia="Times New Roman" w:cstheme="minorHAnsi"/>
                  <w:color w:val="000000"/>
                  <w:rPrChange w:id="4112"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113" w:author="Jochum, Michael D." w:date="2021-08-03T15:01:00Z">
              <w:tcPr>
                <w:tcW w:w="880" w:type="dxa"/>
                <w:tcBorders>
                  <w:top w:val="nil"/>
                  <w:left w:val="nil"/>
                  <w:bottom w:val="nil"/>
                  <w:right w:val="nil"/>
                </w:tcBorders>
                <w:shd w:val="clear" w:color="auto" w:fill="auto"/>
                <w:noWrap/>
                <w:vAlign w:val="bottom"/>
                <w:hideMark/>
              </w:tcPr>
            </w:tcPrChange>
          </w:tcPr>
          <w:p w14:paraId="3EA66BBA" w14:textId="77777777" w:rsidR="006030BE" w:rsidRPr="00F7092D" w:rsidRDefault="006030BE" w:rsidP="006030BE">
            <w:pPr>
              <w:spacing w:after="0" w:line="240" w:lineRule="auto"/>
              <w:jc w:val="center"/>
              <w:rPr>
                <w:ins w:id="4114" w:author="Jochum, Michael D." w:date="2021-08-03T14:59:00Z"/>
                <w:rFonts w:eastAsia="Times New Roman" w:cstheme="minorHAnsi"/>
                <w:color w:val="000000"/>
                <w:rPrChange w:id="4115" w:author="Jochum, Michael D." w:date="2021-08-05T16:09:00Z">
                  <w:rPr>
                    <w:ins w:id="4116" w:author="Jochum, Michael D." w:date="2021-08-03T14:59:00Z"/>
                    <w:rFonts w:ascii="Calibri" w:eastAsia="Times New Roman" w:hAnsi="Calibri" w:cs="Calibri"/>
                    <w:color w:val="000000"/>
                  </w:rPr>
                </w:rPrChange>
              </w:rPr>
            </w:pPr>
            <w:ins w:id="4117" w:author="Jochum, Michael D." w:date="2021-08-03T14:59:00Z">
              <w:r w:rsidRPr="00F7092D">
                <w:rPr>
                  <w:rFonts w:eastAsia="Times New Roman" w:cstheme="minorHAnsi"/>
                  <w:color w:val="000000"/>
                  <w:rPrChange w:id="4118" w:author="Jochum, Michael D." w:date="2021-08-05T16:09:00Z">
                    <w:rPr>
                      <w:rFonts w:ascii="Calibri" w:eastAsia="Times New Roman" w:hAnsi="Calibri" w:cs="Calibri"/>
                      <w:color w:val="000000"/>
                    </w:rPr>
                  </w:rPrChange>
                </w:rPr>
                <w:t>0.004</w:t>
              </w:r>
            </w:ins>
          </w:p>
        </w:tc>
        <w:tc>
          <w:tcPr>
            <w:tcW w:w="880" w:type="dxa"/>
            <w:tcBorders>
              <w:top w:val="nil"/>
              <w:left w:val="nil"/>
              <w:bottom w:val="nil"/>
              <w:right w:val="nil"/>
            </w:tcBorders>
            <w:shd w:val="clear" w:color="auto" w:fill="auto"/>
            <w:noWrap/>
            <w:vAlign w:val="bottom"/>
            <w:hideMark/>
            <w:tcPrChange w:id="4119" w:author="Jochum, Michael D." w:date="2021-08-03T15:01:00Z">
              <w:tcPr>
                <w:tcW w:w="880" w:type="dxa"/>
                <w:tcBorders>
                  <w:top w:val="nil"/>
                  <w:left w:val="nil"/>
                  <w:bottom w:val="nil"/>
                  <w:right w:val="nil"/>
                </w:tcBorders>
                <w:shd w:val="clear" w:color="auto" w:fill="auto"/>
                <w:noWrap/>
                <w:vAlign w:val="bottom"/>
                <w:hideMark/>
              </w:tcPr>
            </w:tcPrChange>
          </w:tcPr>
          <w:p w14:paraId="117F81EF" w14:textId="77777777" w:rsidR="006030BE" w:rsidRPr="00F7092D" w:rsidRDefault="006030BE" w:rsidP="006030BE">
            <w:pPr>
              <w:spacing w:after="0" w:line="240" w:lineRule="auto"/>
              <w:jc w:val="center"/>
              <w:rPr>
                <w:ins w:id="4120" w:author="Jochum, Michael D." w:date="2021-08-03T14:59:00Z"/>
                <w:rFonts w:eastAsia="Times New Roman" w:cstheme="minorHAnsi"/>
                <w:color w:val="000000"/>
                <w:rPrChange w:id="4121" w:author="Jochum, Michael D." w:date="2021-08-05T16:09:00Z">
                  <w:rPr>
                    <w:ins w:id="4122" w:author="Jochum, Michael D." w:date="2021-08-03T14:59:00Z"/>
                    <w:rFonts w:ascii="Calibri" w:eastAsia="Times New Roman" w:hAnsi="Calibri" w:cs="Calibri"/>
                    <w:color w:val="000000"/>
                  </w:rPr>
                </w:rPrChange>
              </w:rPr>
            </w:pPr>
            <w:ins w:id="4123" w:author="Jochum, Michael D." w:date="2021-08-03T14:59:00Z">
              <w:r w:rsidRPr="00F7092D">
                <w:rPr>
                  <w:rFonts w:eastAsia="Times New Roman" w:cstheme="minorHAnsi"/>
                  <w:color w:val="000000"/>
                  <w:rPrChange w:id="4124"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125" w:author="Jochum, Michael D." w:date="2021-08-03T15:01:00Z">
              <w:tcPr>
                <w:tcW w:w="1138" w:type="dxa"/>
                <w:tcBorders>
                  <w:top w:val="nil"/>
                  <w:left w:val="nil"/>
                  <w:bottom w:val="nil"/>
                  <w:right w:val="nil"/>
                </w:tcBorders>
                <w:shd w:val="clear" w:color="auto" w:fill="auto"/>
                <w:noWrap/>
                <w:vAlign w:val="bottom"/>
                <w:hideMark/>
              </w:tcPr>
            </w:tcPrChange>
          </w:tcPr>
          <w:p w14:paraId="63A86C9D" w14:textId="77777777" w:rsidR="006030BE" w:rsidRPr="00F7092D" w:rsidRDefault="006030BE" w:rsidP="006030BE">
            <w:pPr>
              <w:spacing w:after="0" w:line="240" w:lineRule="auto"/>
              <w:jc w:val="center"/>
              <w:rPr>
                <w:ins w:id="4126" w:author="Jochum, Michael D." w:date="2021-08-03T14:59:00Z"/>
                <w:rFonts w:eastAsia="Times New Roman" w:cstheme="minorHAnsi"/>
                <w:color w:val="000000"/>
                <w:rPrChange w:id="4127" w:author="Jochum, Michael D." w:date="2021-08-05T16:09:00Z">
                  <w:rPr>
                    <w:ins w:id="4128" w:author="Jochum, Michael D." w:date="2021-08-03T14:59:00Z"/>
                    <w:rFonts w:ascii="Calibri" w:eastAsia="Times New Roman" w:hAnsi="Calibri" w:cs="Calibri"/>
                    <w:color w:val="000000"/>
                  </w:rPr>
                </w:rPrChange>
              </w:rPr>
            </w:pPr>
            <w:ins w:id="4129" w:author="Jochum, Michael D." w:date="2021-08-03T14:59:00Z">
              <w:r w:rsidRPr="00F7092D">
                <w:rPr>
                  <w:rFonts w:eastAsia="Times New Roman" w:cstheme="minorHAnsi"/>
                  <w:color w:val="000000"/>
                  <w:rPrChange w:id="4130" w:author="Jochum, Michael D." w:date="2021-08-05T16:09:00Z">
                    <w:rPr>
                      <w:rFonts w:ascii="Calibri" w:eastAsia="Times New Roman" w:hAnsi="Calibri" w:cs="Calibri"/>
                      <w:color w:val="000000"/>
                    </w:rPr>
                  </w:rPrChange>
                </w:rPr>
                <w:t>25</w:t>
              </w:r>
            </w:ins>
          </w:p>
        </w:tc>
      </w:tr>
      <w:tr w:rsidR="006030BE" w:rsidRPr="00F7092D" w14:paraId="1685F520" w14:textId="77777777" w:rsidTr="006030BE">
        <w:trPr>
          <w:trHeight w:val="253"/>
          <w:jc w:val="center"/>
          <w:ins w:id="4131" w:author="Jochum, Michael D." w:date="2021-08-03T14:59:00Z"/>
          <w:trPrChange w:id="4132"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133" w:author="Jochum, Michael D." w:date="2021-08-03T15:01:00Z">
              <w:tcPr>
                <w:tcW w:w="4916" w:type="dxa"/>
                <w:tcBorders>
                  <w:top w:val="nil"/>
                  <w:left w:val="nil"/>
                  <w:bottom w:val="nil"/>
                  <w:right w:val="nil"/>
                </w:tcBorders>
                <w:shd w:val="clear" w:color="auto" w:fill="auto"/>
                <w:noWrap/>
                <w:vAlign w:val="bottom"/>
                <w:hideMark/>
              </w:tcPr>
            </w:tcPrChange>
          </w:tcPr>
          <w:p w14:paraId="09DA40D3" w14:textId="77777777" w:rsidR="006030BE" w:rsidRPr="00F7092D" w:rsidRDefault="006030BE" w:rsidP="006030BE">
            <w:pPr>
              <w:spacing w:after="0" w:line="240" w:lineRule="auto"/>
              <w:jc w:val="right"/>
              <w:rPr>
                <w:ins w:id="4134" w:author="Jochum, Michael D." w:date="2021-08-03T14:59:00Z"/>
                <w:rFonts w:eastAsia="Times New Roman" w:cstheme="minorHAnsi"/>
                <w:color w:val="000000"/>
                <w:rPrChange w:id="4135" w:author="Jochum, Michael D." w:date="2021-08-05T16:09:00Z">
                  <w:rPr>
                    <w:ins w:id="4136" w:author="Jochum, Michael D." w:date="2021-08-03T14:59:00Z"/>
                    <w:rFonts w:ascii="Calibri" w:eastAsia="Times New Roman" w:hAnsi="Calibri" w:cs="Calibri"/>
                    <w:color w:val="000000"/>
                  </w:rPr>
                </w:rPrChange>
              </w:rPr>
            </w:pPr>
            <w:ins w:id="4137" w:author="Jochum, Michael D." w:date="2021-08-03T14:59:00Z">
              <w:r w:rsidRPr="00F7092D">
                <w:rPr>
                  <w:rFonts w:eastAsia="Times New Roman" w:cstheme="minorHAnsi"/>
                  <w:color w:val="000000"/>
                  <w:rPrChange w:id="4138" w:author="Jochum, Michael D." w:date="2021-08-05T16:09:00Z">
                    <w:rPr>
                      <w:rFonts w:ascii="Calibri" w:eastAsia="Times New Roman" w:hAnsi="Calibri" w:cs="Calibri"/>
                      <w:color w:val="000000"/>
                    </w:rPr>
                  </w:rPrChange>
                </w:rPr>
                <w:t>heterocycle biosynthetic process</w:t>
              </w:r>
            </w:ins>
          </w:p>
        </w:tc>
        <w:tc>
          <w:tcPr>
            <w:tcW w:w="1966" w:type="dxa"/>
            <w:tcBorders>
              <w:top w:val="nil"/>
              <w:left w:val="nil"/>
              <w:bottom w:val="nil"/>
              <w:right w:val="nil"/>
            </w:tcBorders>
            <w:shd w:val="clear" w:color="auto" w:fill="auto"/>
            <w:noWrap/>
            <w:vAlign w:val="bottom"/>
            <w:hideMark/>
            <w:tcPrChange w:id="4139" w:author="Jochum, Michael D." w:date="2021-08-03T15:01:00Z">
              <w:tcPr>
                <w:tcW w:w="1923" w:type="dxa"/>
                <w:tcBorders>
                  <w:top w:val="nil"/>
                  <w:left w:val="nil"/>
                  <w:bottom w:val="nil"/>
                  <w:right w:val="nil"/>
                </w:tcBorders>
                <w:shd w:val="clear" w:color="auto" w:fill="auto"/>
                <w:noWrap/>
                <w:vAlign w:val="bottom"/>
                <w:hideMark/>
              </w:tcPr>
            </w:tcPrChange>
          </w:tcPr>
          <w:p w14:paraId="14F598BA" w14:textId="77777777" w:rsidR="006030BE" w:rsidRPr="00F7092D" w:rsidRDefault="006030BE" w:rsidP="006030BE">
            <w:pPr>
              <w:spacing w:after="0" w:line="240" w:lineRule="auto"/>
              <w:jc w:val="center"/>
              <w:rPr>
                <w:ins w:id="4140" w:author="Jochum, Michael D." w:date="2021-08-03T14:59:00Z"/>
                <w:rFonts w:eastAsia="Times New Roman" w:cstheme="minorHAnsi"/>
                <w:color w:val="000000"/>
                <w:rPrChange w:id="4141" w:author="Jochum, Michael D." w:date="2021-08-05T16:09:00Z">
                  <w:rPr>
                    <w:ins w:id="4142" w:author="Jochum, Michael D." w:date="2021-08-03T14:59:00Z"/>
                    <w:rFonts w:ascii="Calibri" w:eastAsia="Times New Roman" w:hAnsi="Calibri" w:cs="Calibri"/>
                    <w:color w:val="000000"/>
                  </w:rPr>
                </w:rPrChange>
              </w:rPr>
            </w:pPr>
            <w:proofErr w:type="spellStart"/>
            <w:ins w:id="4143" w:author="Jochum, Michael D." w:date="2021-08-03T14:59:00Z">
              <w:r w:rsidRPr="00F7092D">
                <w:rPr>
                  <w:rFonts w:eastAsia="Times New Roman" w:cstheme="minorHAnsi"/>
                  <w:color w:val="000000"/>
                  <w:rPrChange w:id="4144"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145" w:author="Jochum, Michael D." w:date="2021-08-03T15:01:00Z">
              <w:tcPr>
                <w:tcW w:w="1310" w:type="dxa"/>
                <w:tcBorders>
                  <w:top w:val="nil"/>
                  <w:left w:val="nil"/>
                  <w:bottom w:val="nil"/>
                  <w:right w:val="nil"/>
                </w:tcBorders>
                <w:shd w:val="clear" w:color="auto" w:fill="auto"/>
                <w:noWrap/>
                <w:vAlign w:val="bottom"/>
                <w:hideMark/>
              </w:tcPr>
            </w:tcPrChange>
          </w:tcPr>
          <w:p w14:paraId="2CF0C248" w14:textId="77777777" w:rsidR="006030BE" w:rsidRPr="00F7092D" w:rsidRDefault="006030BE" w:rsidP="006030BE">
            <w:pPr>
              <w:spacing w:after="0" w:line="240" w:lineRule="auto"/>
              <w:jc w:val="center"/>
              <w:rPr>
                <w:ins w:id="4146" w:author="Jochum, Michael D." w:date="2021-08-03T14:59:00Z"/>
                <w:rFonts w:eastAsia="Times New Roman" w:cstheme="minorHAnsi"/>
                <w:color w:val="000000"/>
                <w:rPrChange w:id="4147" w:author="Jochum, Michael D." w:date="2021-08-05T16:09:00Z">
                  <w:rPr>
                    <w:ins w:id="4148" w:author="Jochum, Michael D." w:date="2021-08-03T14:59:00Z"/>
                    <w:rFonts w:ascii="Calibri" w:eastAsia="Times New Roman" w:hAnsi="Calibri" w:cs="Calibri"/>
                    <w:color w:val="000000"/>
                  </w:rPr>
                </w:rPrChange>
              </w:rPr>
            </w:pPr>
            <w:ins w:id="4149" w:author="Jochum, Michael D." w:date="2021-08-03T14:59:00Z">
              <w:r w:rsidRPr="00F7092D">
                <w:rPr>
                  <w:rFonts w:eastAsia="Times New Roman" w:cstheme="minorHAnsi"/>
                  <w:color w:val="000000"/>
                  <w:rPrChange w:id="4150" w:author="Jochum, Michael D." w:date="2021-08-05T16:09:00Z">
                    <w:rPr>
                      <w:rFonts w:ascii="Calibri" w:eastAsia="Times New Roman" w:hAnsi="Calibri" w:cs="Calibri"/>
                      <w:color w:val="000000"/>
                    </w:rPr>
                  </w:rPrChange>
                </w:rPr>
                <w:t>GO:0018130</w:t>
              </w:r>
            </w:ins>
          </w:p>
        </w:tc>
        <w:tc>
          <w:tcPr>
            <w:tcW w:w="746" w:type="dxa"/>
            <w:tcBorders>
              <w:top w:val="nil"/>
              <w:left w:val="nil"/>
              <w:bottom w:val="nil"/>
              <w:right w:val="nil"/>
            </w:tcBorders>
            <w:shd w:val="clear" w:color="auto" w:fill="auto"/>
            <w:noWrap/>
            <w:vAlign w:val="bottom"/>
            <w:hideMark/>
            <w:tcPrChange w:id="4151" w:author="Jochum, Michael D." w:date="2021-08-03T15:01:00Z">
              <w:tcPr>
                <w:tcW w:w="729" w:type="dxa"/>
                <w:tcBorders>
                  <w:top w:val="nil"/>
                  <w:left w:val="nil"/>
                  <w:bottom w:val="nil"/>
                  <w:right w:val="nil"/>
                </w:tcBorders>
                <w:shd w:val="clear" w:color="auto" w:fill="auto"/>
                <w:noWrap/>
                <w:vAlign w:val="bottom"/>
                <w:hideMark/>
              </w:tcPr>
            </w:tcPrChange>
          </w:tcPr>
          <w:p w14:paraId="2B5A0C2A" w14:textId="77777777" w:rsidR="006030BE" w:rsidRPr="00F7092D" w:rsidRDefault="006030BE" w:rsidP="006030BE">
            <w:pPr>
              <w:spacing w:after="0" w:line="240" w:lineRule="auto"/>
              <w:jc w:val="center"/>
              <w:rPr>
                <w:ins w:id="4152" w:author="Jochum, Michael D." w:date="2021-08-03T14:59:00Z"/>
                <w:rFonts w:eastAsia="Times New Roman" w:cstheme="minorHAnsi"/>
                <w:color w:val="000000"/>
                <w:rPrChange w:id="4153" w:author="Jochum, Michael D." w:date="2021-08-05T16:09:00Z">
                  <w:rPr>
                    <w:ins w:id="4154" w:author="Jochum, Michael D." w:date="2021-08-03T14:59:00Z"/>
                    <w:rFonts w:ascii="Calibri" w:eastAsia="Times New Roman" w:hAnsi="Calibri" w:cs="Calibri"/>
                    <w:color w:val="000000"/>
                  </w:rPr>
                </w:rPrChange>
              </w:rPr>
            </w:pPr>
            <w:ins w:id="4155" w:author="Jochum, Michael D." w:date="2021-08-03T14:59:00Z">
              <w:r w:rsidRPr="00F7092D">
                <w:rPr>
                  <w:rFonts w:eastAsia="Times New Roman" w:cstheme="minorHAnsi"/>
                  <w:color w:val="000000"/>
                  <w:rPrChange w:id="4156"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157" w:author="Jochum, Michael D." w:date="2021-08-03T15:01:00Z">
              <w:tcPr>
                <w:tcW w:w="880" w:type="dxa"/>
                <w:tcBorders>
                  <w:top w:val="nil"/>
                  <w:left w:val="nil"/>
                  <w:bottom w:val="nil"/>
                  <w:right w:val="nil"/>
                </w:tcBorders>
                <w:shd w:val="clear" w:color="auto" w:fill="auto"/>
                <w:noWrap/>
                <w:vAlign w:val="bottom"/>
                <w:hideMark/>
              </w:tcPr>
            </w:tcPrChange>
          </w:tcPr>
          <w:p w14:paraId="32997953" w14:textId="77777777" w:rsidR="006030BE" w:rsidRPr="00F7092D" w:rsidRDefault="006030BE" w:rsidP="006030BE">
            <w:pPr>
              <w:spacing w:after="0" w:line="240" w:lineRule="auto"/>
              <w:jc w:val="center"/>
              <w:rPr>
                <w:ins w:id="4158" w:author="Jochum, Michael D." w:date="2021-08-03T14:59:00Z"/>
                <w:rFonts w:eastAsia="Times New Roman" w:cstheme="minorHAnsi"/>
                <w:color w:val="000000"/>
                <w:rPrChange w:id="4159" w:author="Jochum, Michael D." w:date="2021-08-05T16:09:00Z">
                  <w:rPr>
                    <w:ins w:id="4160" w:author="Jochum, Michael D." w:date="2021-08-03T14:59:00Z"/>
                    <w:rFonts w:ascii="Calibri" w:eastAsia="Times New Roman" w:hAnsi="Calibri" w:cs="Calibri"/>
                    <w:color w:val="000000"/>
                  </w:rPr>
                </w:rPrChange>
              </w:rPr>
            </w:pPr>
            <w:ins w:id="4161" w:author="Jochum, Michael D." w:date="2021-08-03T14:59:00Z">
              <w:r w:rsidRPr="00F7092D">
                <w:rPr>
                  <w:rFonts w:eastAsia="Times New Roman" w:cstheme="minorHAnsi"/>
                  <w:color w:val="000000"/>
                  <w:rPrChange w:id="4162" w:author="Jochum, Michael D." w:date="2021-08-05T16:09:00Z">
                    <w:rPr>
                      <w:rFonts w:ascii="Calibri" w:eastAsia="Times New Roman" w:hAnsi="Calibri" w:cs="Calibri"/>
                      <w:color w:val="000000"/>
                    </w:rPr>
                  </w:rPrChange>
                </w:rPr>
                <w:t>-0.393</w:t>
              </w:r>
            </w:ins>
          </w:p>
        </w:tc>
        <w:tc>
          <w:tcPr>
            <w:tcW w:w="880" w:type="dxa"/>
            <w:tcBorders>
              <w:top w:val="nil"/>
              <w:left w:val="nil"/>
              <w:bottom w:val="nil"/>
              <w:right w:val="nil"/>
            </w:tcBorders>
            <w:shd w:val="clear" w:color="auto" w:fill="auto"/>
            <w:noWrap/>
            <w:vAlign w:val="bottom"/>
            <w:hideMark/>
            <w:tcPrChange w:id="4163" w:author="Jochum, Michael D." w:date="2021-08-03T15:01:00Z">
              <w:tcPr>
                <w:tcW w:w="880" w:type="dxa"/>
                <w:tcBorders>
                  <w:top w:val="nil"/>
                  <w:left w:val="nil"/>
                  <w:bottom w:val="nil"/>
                  <w:right w:val="nil"/>
                </w:tcBorders>
                <w:shd w:val="clear" w:color="auto" w:fill="auto"/>
                <w:noWrap/>
                <w:vAlign w:val="bottom"/>
                <w:hideMark/>
              </w:tcPr>
            </w:tcPrChange>
          </w:tcPr>
          <w:p w14:paraId="44D02B0F" w14:textId="77777777" w:rsidR="006030BE" w:rsidRPr="00F7092D" w:rsidRDefault="006030BE" w:rsidP="006030BE">
            <w:pPr>
              <w:spacing w:after="0" w:line="240" w:lineRule="auto"/>
              <w:jc w:val="center"/>
              <w:rPr>
                <w:ins w:id="4164" w:author="Jochum, Michael D." w:date="2021-08-03T14:59:00Z"/>
                <w:rFonts w:eastAsia="Times New Roman" w:cstheme="minorHAnsi"/>
                <w:color w:val="000000"/>
                <w:rPrChange w:id="4165" w:author="Jochum, Michael D." w:date="2021-08-05T16:09:00Z">
                  <w:rPr>
                    <w:ins w:id="4166" w:author="Jochum, Michael D." w:date="2021-08-03T14:59:00Z"/>
                    <w:rFonts w:ascii="Calibri" w:eastAsia="Times New Roman" w:hAnsi="Calibri" w:cs="Calibri"/>
                    <w:color w:val="000000"/>
                  </w:rPr>
                </w:rPrChange>
              </w:rPr>
            </w:pPr>
            <w:ins w:id="4167" w:author="Jochum, Michael D." w:date="2021-08-03T14:59:00Z">
              <w:r w:rsidRPr="00F7092D">
                <w:rPr>
                  <w:rFonts w:eastAsia="Times New Roman" w:cstheme="minorHAnsi"/>
                  <w:color w:val="000000"/>
                  <w:rPrChange w:id="4168" w:author="Jochum, Michael D." w:date="2021-08-05T16:09:00Z">
                    <w:rPr>
                      <w:rFonts w:ascii="Calibri" w:eastAsia="Times New Roman" w:hAnsi="Calibri" w:cs="Calibri"/>
                      <w:color w:val="000000"/>
                    </w:rPr>
                  </w:rPrChange>
                </w:rPr>
                <w:t>0.100</w:t>
              </w:r>
            </w:ins>
          </w:p>
        </w:tc>
        <w:tc>
          <w:tcPr>
            <w:tcW w:w="880" w:type="dxa"/>
            <w:tcBorders>
              <w:top w:val="nil"/>
              <w:left w:val="nil"/>
              <w:bottom w:val="nil"/>
              <w:right w:val="nil"/>
            </w:tcBorders>
            <w:shd w:val="clear" w:color="auto" w:fill="auto"/>
            <w:noWrap/>
            <w:vAlign w:val="bottom"/>
            <w:hideMark/>
            <w:tcPrChange w:id="4169" w:author="Jochum, Michael D." w:date="2021-08-03T15:01:00Z">
              <w:tcPr>
                <w:tcW w:w="880" w:type="dxa"/>
                <w:tcBorders>
                  <w:top w:val="nil"/>
                  <w:left w:val="nil"/>
                  <w:bottom w:val="nil"/>
                  <w:right w:val="nil"/>
                </w:tcBorders>
                <w:shd w:val="clear" w:color="auto" w:fill="auto"/>
                <w:noWrap/>
                <w:vAlign w:val="bottom"/>
                <w:hideMark/>
              </w:tcPr>
            </w:tcPrChange>
          </w:tcPr>
          <w:p w14:paraId="0110CA5A" w14:textId="35CE89C1" w:rsidR="006030BE" w:rsidRPr="00F7092D" w:rsidRDefault="006030BE" w:rsidP="006030BE">
            <w:pPr>
              <w:spacing w:after="0" w:line="240" w:lineRule="auto"/>
              <w:jc w:val="center"/>
              <w:rPr>
                <w:ins w:id="4170" w:author="Jochum, Michael D." w:date="2021-08-03T14:59:00Z"/>
                <w:rFonts w:eastAsia="Times New Roman" w:cstheme="minorHAnsi"/>
                <w:color w:val="000000"/>
                <w:rPrChange w:id="4171" w:author="Jochum, Michael D." w:date="2021-08-05T16:09:00Z">
                  <w:rPr>
                    <w:ins w:id="4172" w:author="Jochum, Michael D." w:date="2021-08-03T14:59:00Z"/>
                    <w:rFonts w:ascii="Calibri" w:eastAsia="Times New Roman" w:hAnsi="Calibri" w:cs="Calibri"/>
                    <w:color w:val="000000"/>
                  </w:rPr>
                </w:rPrChange>
              </w:rPr>
            </w:pPr>
            <w:ins w:id="4173" w:author="Jochum, Michael D." w:date="2021-08-03T15:00:00Z">
              <w:r w:rsidRPr="00F7092D">
                <w:rPr>
                  <w:rFonts w:eastAsia="Times New Roman" w:cstheme="minorHAnsi"/>
                  <w:color w:val="000000"/>
                  <w:rPrChange w:id="4174"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175" w:author="Jochum, Michael D." w:date="2021-08-03T15:01:00Z">
              <w:tcPr>
                <w:tcW w:w="880" w:type="dxa"/>
                <w:tcBorders>
                  <w:top w:val="nil"/>
                  <w:left w:val="nil"/>
                  <w:bottom w:val="nil"/>
                  <w:right w:val="nil"/>
                </w:tcBorders>
                <w:shd w:val="clear" w:color="auto" w:fill="auto"/>
                <w:noWrap/>
                <w:vAlign w:val="bottom"/>
                <w:hideMark/>
              </w:tcPr>
            </w:tcPrChange>
          </w:tcPr>
          <w:p w14:paraId="7C2F8162" w14:textId="77777777" w:rsidR="006030BE" w:rsidRPr="00F7092D" w:rsidRDefault="006030BE" w:rsidP="006030BE">
            <w:pPr>
              <w:spacing w:after="0" w:line="240" w:lineRule="auto"/>
              <w:jc w:val="center"/>
              <w:rPr>
                <w:ins w:id="4176" w:author="Jochum, Michael D." w:date="2021-08-03T14:59:00Z"/>
                <w:rFonts w:eastAsia="Times New Roman" w:cstheme="minorHAnsi"/>
                <w:color w:val="000000"/>
                <w:rPrChange w:id="4177" w:author="Jochum, Michael D." w:date="2021-08-05T16:09:00Z">
                  <w:rPr>
                    <w:ins w:id="4178" w:author="Jochum, Michael D." w:date="2021-08-03T14:59:00Z"/>
                    <w:rFonts w:ascii="Calibri" w:eastAsia="Times New Roman" w:hAnsi="Calibri" w:cs="Calibri"/>
                    <w:color w:val="000000"/>
                  </w:rPr>
                </w:rPrChange>
              </w:rPr>
            </w:pPr>
            <w:ins w:id="4179" w:author="Jochum, Michael D." w:date="2021-08-03T14:59:00Z">
              <w:r w:rsidRPr="00F7092D">
                <w:rPr>
                  <w:rFonts w:eastAsia="Times New Roman" w:cstheme="minorHAnsi"/>
                  <w:color w:val="000000"/>
                  <w:rPrChange w:id="4180" w:author="Jochum, Michael D." w:date="2021-08-05T16:09:00Z">
                    <w:rPr>
                      <w:rFonts w:ascii="Calibri" w:eastAsia="Times New Roman" w:hAnsi="Calibri" w:cs="Calibri"/>
                      <w:color w:val="000000"/>
                    </w:rPr>
                  </w:rPrChange>
                </w:rPr>
                <w:t>0.007</w:t>
              </w:r>
            </w:ins>
          </w:p>
        </w:tc>
        <w:tc>
          <w:tcPr>
            <w:tcW w:w="880" w:type="dxa"/>
            <w:tcBorders>
              <w:top w:val="nil"/>
              <w:left w:val="nil"/>
              <w:bottom w:val="nil"/>
              <w:right w:val="nil"/>
            </w:tcBorders>
            <w:shd w:val="clear" w:color="auto" w:fill="auto"/>
            <w:noWrap/>
            <w:vAlign w:val="bottom"/>
            <w:hideMark/>
            <w:tcPrChange w:id="4181" w:author="Jochum, Michael D." w:date="2021-08-03T15:01:00Z">
              <w:tcPr>
                <w:tcW w:w="880" w:type="dxa"/>
                <w:tcBorders>
                  <w:top w:val="nil"/>
                  <w:left w:val="nil"/>
                  <w:bottom w:val="nil"/>
                  <w:right w:val="nil"/>
                </w:tcBorders>
                <w:shd w:val="clear" w:color="auto" w:fill="auto"/>
                <w:noWrap/>
                <w:vAlign w:val="bottom"/>
                <w:hideMark/>
              </w:tcPr>
            </w:tcPrChange>
          </w:tcPr>
          <w:p w14:paraId="458390A0" w14:textId="77777777" w:rsidR="006030BE" w:rsidRPr="00F7092D" w:rsidRDefault="006030BE" w:rsidP="006030BE">
            <w:pPr>
              <w:spacing w:after="0" w:line="240" w:lineRule="auto"/>
              <w:jc w:val="center"/>
              <w:rPr>
                <w:ins w:id="4182" w:author="Jochum, Michael D." w:date="2021-08-03T14:59:00Z"/>
                <w:rFonts w:eastAsia="Times New Roman" w:cstheme="minorHAnsi"/>
                <w:color w:val="000000"/>
                <w:rPrChange w:id="4183" w:author="Jochum, Michael D." w:date="2021-08-05T16:09:00Z">
                  <w:rPr>
                    <w:ins w:id="4184" w:author="Jochum, Michael D." w:date="2021-08-03T14:59:00Z"/>
                    <w:rFonts w:ascii="Calibri" w:eastAsia="Times New Roman" w:hAnsi="Calibri" w:cs="Calibri"/>
                    <w:color w:val="000000"/>
                  </w:rPr>
                </w:rPrChange>
              </w:rPr>
            </w:pPr>
            <w:ins w:id="4185" w:author="Jochum, Michael D." w:date="2021-08-03T14:59:00Z">
              <w:r w:rsidRPr="00F7092D">
                <w:rPr>
                  <w:rFonts w:eastAsia="Times New Roman" w:cstheme="minorHAnsi"/>
                  <w:color w:val="000000"/>
                  <w:rPrChange w:id="4186"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187" w:author="Jochum, Michael D." w:date="2021-08-03T15:01:00Z">
              <w:tcPr>
                <w:tcW w:w="1138" w:type="dxa"/>
                <w:tcBorders>
                  <w:top w:val="nil"/>
                  <w:left w:val="nil"/>
                  <w:bottom w:val="nil"/>
                  <w:right w:val="nil"/>
                </w:tcBorders>
                <w:shd w:val="clear" w:color="auto" w:fill="auto"/>
                <w:noWrap/>
                <w:vAlign w:val="bottom"/>
                <w:hideMark/>
              </w:tcPr>
            </w:tcPrChange>
          </w:tcPr>
          <w:p w14:paraId="63503173" w14:textId="77777777" w:rsidR="006030BE" w:rsidRPr="00F7092D" w:rsidRDefault="006030BE" w:rsidP="006030BE">
            <w:pPr>
              <w:spacing w:after="0" w:line="240" w:lineRule="auto"/>
              <w:jc w:val="center"/>
              <w:rPr>
                <w:ins w:id="4188" w:author="Jochum, Michael D." w:date="2021-08-03T14:59:00Z"/>
                <w:rFonts w:eastAsia="Times New Roman" w:cstheme="minorHAnsi"/>
                <w:color w:val="000000"/>
                <w:rPrChange w:id="4189" w:author="Jochum, Michael D." w:date="2021-08-05T16:09:00Z">
                  <w:rPr>
                    <w:ins w:id="4190" w:author="Jochum, Michael D." w:date="2021-08-03T14:59:00Z"/>
                    <w:rFonts w:ascii="Calibri" w:eastAsia="Times New Roman" w:hAnsi="Calibri" w:cs="Calibri"/>
                    <w:color w:val="000000"/>
                  </w:rPr>
                </w:rPrChange>
              </w:rPr>
            </w:pPr>
            <w:ins w:id="4191" w:author="Jochum, Michael D." w:date="2021-08-03T14:59:00Z">
              <w:r w:rsidRPr="00F7092D">
                <w:rPr>
                  <w:rFonts w:eastAsia="Times New Roman" w:cstheme="minorHAnsi"/>
                  <w:color w:val="000000"/>
                  <w:rPrChange w:id="4192" w:author="Jochum, Michael D." w:date="2021-08-05T16:09:00Z">
                    <w:rPr>
                      <w:rFonts w:ascii="Calibri" w:eastAsia="Times New Roman" w:hAnsi="Calibri" w:cs="Calibri"/>
                      <w:color w:val="000000"/>
                    </w:rPr>
                  </w:rPrChange>
                </w:rPr>
                <w:t>25</w:t>
              </w:r>
            </w:ins>
          </w:p>
        </w:tc>
      </w:tr>
      <w:tr w:rsidR="006030BE" w:rsidRPr="00F7092D" w14:paraId="78CD9740" w14:textId="77777777" w:rsidTr="006030BE">
        <w:trPr>
          <w:trHeight w:val="253"/>
          <w:jc w:val="center"/>
          <w:ins w:id="4193" w:author="Jochum, Michael D." w:date="2021-08-03T14:59:00Z"/>
          <w:trPrChange w:id="4194"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195" w:author="Jochum, Michael D." w:date="2021-08-03T15:01:00Z">
              <w:tcPr>
                <w:tcW w:w="4916" w:type="dxa"/>
                <w:tcBorders>
                  <w:top w:val="nil"/>
                  <w:left w:val="nil"/>
                  <w:bottom w:val="nil"/>
                  <w:right w:val="nil"/>
                </w:tcBorders>
                <w:shd w:val="clear" w:color="auto" w:fill="auto"/>
                <w:noWrap/>
                <w:vAlign w:val="bottom"/>
                <w:hideMark/>
              </w:tcPr>
            </w:tcPrChange>
          </w:tcPr>
          <w:p w14:paraId="2C199921" w14:textId="77777777" w:rsidR="006030BE" w:rsidRPr="00F7092D" w:rsidRDefault="006030BE" w:rsidP="006030BE">
            <w:pPr>
              <w:spacing w:after="0" w:line="240" w:lineRule="auto"/>
              <w:jc w:val="right"/>
              <w:rPr>
                <w:ins w:id="4196" w:author="Jochum, Michael D." w:date="2021-08-03T14:59:00Z"/>
                <w:rFonts w:eastAsia="Times New Roman" w:cstheme="minorHAnsi"/>
                <w:color w:val="000000"/>
                <w:rPrChange w:id="4197" w:author="Jochum, Michael D." w:date="2021-08-05T16:09:00Z">
                  <w:rPr>
                    <w:ins w:id="4198" w:author="Jochum, Michael D." w:date="2021-08-03T14:59:00Z"/>
                    <w:rFonts w:ascii="Calibri" w:eastAsia="Times New Roman" w:hAnsi="Calibri" w:cs="Calibri"/>
                    <w:color w:val="000000"/>
                  </w:rPr>
                </w:rPrChange>
              </w:rPr>
            </w:pPr>
            <w:ins w:id="4199" w:author="Jochum, Michael D." w:date="2021-08-03T14:59:00Z">
              <w:r w:rsidRPr="00F7092D">
                <w:rPr>
                  <w:rFonts w:eastAsia="Times New Roman" w:cstheme="minorHAnsi"/>
                  <w:color w:val="000000"/>
                  <w:rPrChange w:id="4200" w:author="Jochum, Michael D." w:date="2021-08-05T16:09:00Z">
                    <w:rPr>
                      <w:rFonts w:ascii="Calibri" w:eastAsia="Times New Roman" w:hAnsi="Calibri" w:cs="Calibri"/>
                      <w:color w:val="000000"/>
                    </w:rPr>
                  </w:rPrChange>
                </w:rPr>
                <w:t>macromolecule biosynthetic process</w:t>
              </w:r>
            </w:ins>
          </w:p>
        </w:tc>
        <w:tc>
          <w:tcPr>
            <w:tcW w:w="1966" w:type="dxa"/>
            <w:tcBorders>
              <w:top w:val="nil"/>
              <w:left w:val="nil"/>
              <w:bottom w:val="nil"/>
              <w:right w:val="nil"/>
            </w:tcBorders>
            <w:shd w:val="clear" w:color="auto" w:fill="auto"/>
            <w:noWrap/>
            <w:vAlign w:val="bottom"/>
            <w:hideMark/>
            <w:tcPrChange w:id="4201" w:author="Jochum, Michael D." w:date="2021-08-03T15:01:00Z">
              <w:tcPr>
                <w:tcW w:w="1923" w:type="dxa"/>
                <w:tcBorders>
                  <w:top w:val="nil"/>
                  <w:left w:val="nil"/>
                  <w:bottom w:val="nil"/>
                  <w:right w:val="nil"/>
                </w:tcBorders>
                <w:shd w:val="clear" w:color="auto" w:fill="auto"/>
                <w:noWrap/>
                <w:vAlign w:val="bottom"/>
                <w:hideMark/>
              </w:tcPr>
            </w:tcPrChange>
          </w:tcPr>
          <w:p w14:paraId="6D144BEB" w14:textId="77777777" w:rsidR="006030BE" w:rsidRPr="00F7092D" w:rsidRDefault="006030BE" w:rsidP="006030BE">
            <w:pPr>
              <w:spacing w:after="0" w:line="240" w:lineRule="auto"/>
              <w:jc w:val="center"/>
              <w:rPr>
                <w:ins w:id="4202" w:author="Jochum, Michael D." w:date="2021-08-03T14:59:00Z"/>
                <w:rFonts w:eastAsia="Times New Roman" w:cstheme="minorHAnsi"/>
                <w:color w:val="000000"/>
                <w:rPrChange w:id="4203" w:author="Jochum, Michael D." w:date="2021-08-05T16:09:00Z">
                  <w:rPr>
                    <w:ins w:id="4204" w:author="Jochum, Michael D." w:date="2021-08-03T14:59:00Z"/>
                    <w:rFonts w:ascii="Calibri" w:eastAsia="Times New Roman" w:hAnsi="Calibri" w:cs="Calibri"/>
                    <w:color w:val="000000"/>
                  </w:rPr>
                </w:rPrChange>
              </w:rPr>
            </w:pPr>
            <w:proofErr w:type="spellStart"/>
            <w:ins w:id="4205" w:author="Jochum, Michael D." w:date="2021-08-03T14:59:00Z">
              <w:r w:rsidRPr="00F7092D">
                <w:rPr>
                  <w:rFonts w:eastAsia="Times New Roman" w:cstheme="minorHAnsi"/>
                  <w:color w:val="000000"/>
                  <w:rPrChange w:id="4206"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207" w:author="Jochum, Michael D." w:date="2021-08-03T15:01:00Z">
              <w:tcPr>
                <w:tcW w:w="1310" w:type="dxa"/>
                <w:tcBorders>
                  <w:top w:val="nil"/>
                  <w:left w:val="nil"/>
                  <w:bottom w:val="nil"/>
                  <w:right w:val="nil"/>
                </w:tcBorders>
                <w:shd w:val="clear" w:color="auto" w:fill="auto"/>
                <w:noWrap/>
                <w:vAlign w:val="bottom"/>
                <w:hideMark/>
              </w:tcPr>
            </w:tcPrChange>
          </w:tcPr>
          <w:p w14:paraId="3EB17AC5" w14:textId="77777777" w:rsidR="006030BE" w:rsidRPr="00F7092D" w:rsidRDefault="006030BE" w:rsidP="006030BE">
            <w:pPr>
              <w:spacing w:after="0" w:line="240" w:lineRule="auto"/>
              <w:jc w:val="center"/>
              <w:rPr>
                <w:ins w:id="4208" w:author="Jochum, Michael D." w:date="2021-08-03T14:59:00Z"/>
                <w:rFonts w:eastAsia="Times New Roman" w:cstheme="minorHAnsi"/>
                <w:color w:val="000000"/>
                <w:rPrChange w:id="4209" w:author="Jochum, Michael D." w:date="2021-08-05T16:09:00Z">
                  <w:rPr>
                    <w:ins w:id="4210" w:author="Jochum, Michael D." w:date="2021-08-03T14:59:00Z"/>
                    <w:rFonts w:ascii="Calibri" w:eastAsia="Times New Roman" w:hAnsi="Calibri" w:cs="Calibri"/>
                    <w:color w:val="000000"/>
                  </w:rPr>
                </w:rPrChange>
              </w:rPr>
            </w:pPr>
            <w:ins w:id="4211" w:author="Jochum, Michael D." w:date="2021-08-03T14:59:00Z">
              <w:r w:rsidRPr="00F7092D">
                <w:rPr>
                  <w:rFonts w:eastAsia="Times New Roman" w:cstheme="minorHAnsi"/>
                  <w:color w:val="000000"/>
                  <w:rPrChange w:id="4212" w:author="Jochum, Michael D." w:date="2021-08-05T16:09:00Z">
                    <w:rPr>
                      <w:rFonts w:ascii="Calibri" w:eastAsia="Times New Roman" w:hAnsi="Calibri" w:cs="Calibri"/>
                      <w:color w:val="000000"/>
                    </w:rPr>
                  </w:rPrChange>
                </w:rPr>
                <w:t>GO:0009059</w:t>
              </w:r>
            </w:ins>
          </w:p>
        </w:tc>
        <w:tc>
          <w:tcPr>
            <w:tcW w:w="746" w:type="dxa"/>
            <w:tcBorders>
              <w:top w:val="nil"/>
              <w:left w:val="nil"/>
              <w:bottom w:val="nil"/>
              <w:right w:val="nil"/>
            </w:tcBorders>
            <w:shd w:val="clear" w:color="auto" w:fill="auto"/>
            <w:noWrap/>
            <w:vAlign w:val="bottom"/>
            <w:hideMark/>
            <w:tcPrChange w:id="4213" w:author="Jochum, Michael D." w:date="2021-08-03T15:01:00Z">
              <w:tcPr>
                <w:tcW w:w="729" w:type="dxa"/>
                <w:tcBorders>
                  <w:top w:val="nil"/>
                  <w:left w:val="nil"/>
                  <w:bottom w:val="nil"/>
                  <w:right w:val="nil"/>
                </w:tcBorders>
                <w:shd w:val="clear" w:color="auto" w:fill="auto"/>
                <w:noWrap/>
                <w:vAlign w:val="bottom"/>
                <w:hideMark/>
              </w:tcPr>
            </w:tcPrChange>
          </w:tcPr>
          <w:p w14:paraId="39BFAFE8" w14:textId="77777777" w:rsidR="006030BE" w:rsidRPr="00F7092D" w:rsidRDefault="006030BE" w:rsidP="006030BE">
            <w:pPr>
              <w:spacing w:after="0" w:line="240" w:lineRule="auto"/>
              <w:jc w:val="center"/>
              <w:rPr>
                <w:ins w:id="4214" w:author="Jochum, Michael D." w:date="2021-08-03T14:59:00Z"/>
                <w:rFonts w:eastAsia="Times New Roman" w:cstheme="minorHAnsi"/>
                <w:color w:val="000000"/>
                <w:rPrChange w:id="4215" w:author="Jochum, Michael D." w:date="2021-08-05T16:09:00Z">
                  <w:rPr>
                    <w:ins w:id="4216" w:author="Jochum, Michael D." w:date="2021-08-03T14:59:00Z"/>
                    <w:rFonts w:ascii="Calibri" w:eastAsia="Times New Roman" w:hAnsi="Calibri" w:cs="Calibri"/>
                    <w:color w:val="000000"/>
                  </w:rPr>
                </w:rPrChange>
              </w:rPr>
            </w:pPr>
            <w:ins w:id="4217" w:author="Jochum, Michael D." w:date="2021-08-03T14:59:00Z">
              <w:r w:rsidRPr="00F7092D">
                <w:rPr>
                  <w:rFonts w:eastAsia="Times New Roman" w:cstheme="minorHAnsi"/>
                  <w:color w:val="000000"/>
                  <w:rPrChange w:id="4218"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219" w:author="Jochum, Michael D." w:date="2021-08-03T15:01:00Z">
              <w:tcPr>
                <w:tcW w:w="880" w:type="dxa"/>
                <w:tcBorders>
                  <w:top w:val="nil"/>
                  <w:left w:val="nil"/>
                  <w:bottom w:val="nil"/>
                  <w:right w:val="nil"/>
                </w:tcBorders>
                <w:shd w:val="clear" w:color="auto" w:fill="auto"/>
                <w:noWrap/>
                <w:vAlign w:val="bottom"/>
                <w:hideMark/>
              </w:tcPr>
            </w:tcPrChange>
          </w:tcPr>
          <w:p w14:paraId="1046AE94" w14:textId="77777777" w:rsidR="006030BE" w:rsidRPr="00F7092D" w:rsidRDefault="006030BE" w:rsidP="006030BE">
            <w:pPr>
              <w:spacing w:after="0" w:line="240" w:lineRule="auto"/>
              <w:jc w:val="center"/>
              <w:rPr>
                <w:ins w:id="4220" w:author="Jochum, Michael D." w:date="2021-08-03T14:59:00Z"/>
                <w:rFonts w:eastAsia="Times New Roman" w:cstheme="minorHAnsi"/>
                <w:color w:val="000000"/>
                <w:rPrChange w:id="4221" w:author="Jochum, Michael D." w:date="2021-08-05T16:09:00Z">
                  <w:rPr>
                    <w:ins w:id="4222" w:author="Jochum, Michael D." w:date="2021-08-03T14:59:00Z"/>
                    <w:rFonts w:ascii="Calibri" w:eastAsia="Times New Roman" w:hAnsi="Calibri" w:cs="Calibri"/>
                    <w:color w:val="000000"/>
                  </w:rPr>
                </w:rPrChange>
              </w:rPr>
            </w:pPr>
            <w:ins w:id="4223" w:author="Jochum, Michael D." w:date="2021-08-03T14:59:00Z">
              <w:r w:rsidRPr="00F7092D">
                <w:rPr>
                  <w:rFonts w:eastAsia="Times New Roman" w:cstheme="minorHAnsi"/>
                  <w:color w:val="000000"/>
                  <w:rPrChange w:id="4224" w:author="Jochum, Michael D." w:date="2021-08-05T16:09:00Z">
                    <w:rPr>
                      <w:rFonts w:ascii="Calibri" w:eastAsia="Times New Roman" w:hAnsi="Calibri" w:cs="Calibri"/>
                      <w:color w:val="000000"/>
                    </w:rPr>
                  </w:rPrChange>
                </w:rPr>
                <w:t>0.382</w:t>
              </w:r>
            </w:ins>
          </w:p>
        </w:tc>
        <w:tc>
          <w:tcPr>
            <w:tcW w:w="880" w:type="dxa"/>
            <w:tcBorders>
              <w:top w:val="nil"/>
              <w:left w:val="nil"/>
              <w:bottom w:val="nil"/>
              <w:right w:val="nil"/>
            </w:tcBorders>
            <w:shd w:val="clear" w:color="auto" w:fill="auto"/>
            <w:noWrap/>
            <w:vAlign w:val="bottom"/>
            <w:hideMark/>
            <w:tcPrChange w:id="4225" w:author="Jochum, Michael D." w:date="2021-08-03T15:01:00Z">
              <w:tcPr>
                <w:tcW w:w="880" w:type="dxa"/>
                <w:tcBorders>
                  <w:top w:val="nil"/>
                  <w:left w:val="nil"/>
                  <w:bottom w:val="nil"/>
                  <w:right w:val="nil"/>
                </w:tcBorders>
                <w:shd w:val="clear" w:color="auto" w:fill="auto"/>
                <w:noWrap/>
                <w:vAlign w:val="bottom"/>
                <w:hideMark/>
              </w:tcPr>
            </w:tcPrChange>
          </w:tcPr>
          <w:p w14:paraId="02A4293A" w14:textId="77777777" w:rsidR="006030BE" w:rsidRPr="00F7092D" w:rsidRDefault="006030BE" w:rsidP="006030BE">
            <w:pPr>
              <w:spacing w:after="0" w:line="240" w:lineRule="auto"/>
              <w:jc w:val="center"/>
              <w:rPr>
                <w:ins w:id="4226" w:author="Jochum, Michael D." w:date="2021-08-03T14:59:00Z"/>
                <w:rFonts w:eastAsia="Times New Roman" w:cstheme="minorHAnsi"/>
                <w:color w:val="000000"/>
                <w:rPrChange w:id="4227" w:author="Jochum, Michael D." w:date="2021-08-05T16:09:00Z">
                  <w:rPr>
                    <w:ins w:id="4228" w:author="Jochum, Michael D." w:date="2021-08-03T14:59:00Z"/>
                    <w:rFonts w:ascii="Calibri" w:eastAsia="Times New Roman" w:hAnsi="Calibri" w:cs="Calibri"/>
                    <w:color w:val="000000"/>
                  </w:rPr>
                </w:rPrChange>
              </w:rPr>
            </w:pPr>
            <w:ins w:id="4229" w:author="Jochum, Michael D." w:date="2021-08-03T14:59:00Z">
              <w:r w:rsidRPr="00F7092D">
                <w:rPr>
                  <w:rFonts w:eastAsia="Times New Roman" w:cstheme="minorHAnsi"/>
                  <w:color w:val="000000"/>
                  <w:rPrChange w:id="4230" w:author="Jochum, Michael D." w:date="2021-08-05T16:09:00Z">
                    <w:rPr>
                      <w:rFonts w:ascii="Calibri" w:eastAsia="Times New Roman" w:hAnsi="Calibri" w:cs="Calibri"/>
                      <w:color w:val="000000"/>
                    </w:rPr>
                  </w:rPrChange>
                </w:rPr>
                <w:t>0.103</w:t>
              </w:r>
            </w:ins>
          </w:p>
        </w:tc>
        <w:tc>
          <w:tcPr>
            <w:tcW w:w="880" w:type="dxa"/>
            <w:tcBorders>
              <w:top w:val="nil"/>
              <w:left w:val="nil"/>
              <w:bottom w:val="nil"/>
              <w:right w:val="nil"/>
            </w:tcBorders>
            <w:shd w:val="clear" w:color="auto" w:fill="auto"/>
            <w:noWrap/>
            <w:vAlign w:val="bottom"/>
            <w:hideMark/>
            <w:tcPrChange w:id="4231" w:author="Jochum, Michael D." w:date="2021-08-03T15:01:00Z">
              <w:tcPr>
                <w:tcW w:w="880" w:type="dxa"/>
                <w:tcBorders>
                  <w:top w:val="nil"/>
                  <w:left w:val="nil"/>
                  <w:bottom w:val="nil"/>
                  <w:right w:val="nil"/>
                </w:tcBorders>
                <w:shd w:val="clear" w:color="auto" w:fill="auto"/>
                <w:noWrap/>
                <w:vAlign w:val="bottom"/>
                <w:hideMark/>
              </w:tcPr>
            </w:tcPrChange>
          </w:tcPr>
          <w:p w14:paraId="6ECE5828" w14:textId="1CFEDD4E" w:rsidR="006030BE" w:rsidRPr="00F7092D" w:rsidRDefault="006030BE" w:rsidP="006030BE">
            <w:pPr>
              <w:spacing w:after="0" w:line="240" w:lineRule="auto"/>
              <w:jc w:val="center"/>
              <w:rPr>
                <w:ins w:id="4232" w:author="Jochum, Michael D." w:date="2021-08-03T14:59:00Z"/>
                <w:rFonts w:eastAsia="Times New Roman" w:cstheme="minorHAnsi"/>
                <w:color w:val="000000"/>
                <w:rPrChange w:id="4233" w:author="Jochum, Michael D." w:date="2021-08-05T16:09:00Z">
                  <w:rPr>
                    <w:ins w:id="4234" w:author="Jochum, Michael D." w:date="2021-08-03T14:59:00Z"/>
                    <w:rFonts w:ascii="Calibri" w:eastAsia="Times New Roman" w:hAnsi="Calibri" w:cs="Calibri"/>
                    <w:color w:val="000000"/>
                  </w:rPr>
                </w:rPrChange>
              </w:rPr>
            </w:pPr>
            <w:ins w:id="4235" w:author="Jochum, Michael D." w:date="2021-08-03T15:00:00Z">
              <w:r w:rsidRPr="00F7092D">
                <w:rPr>
                  <w:rFonts w:eastAsia="Times New Roman" w:cstheme="minorHAnsi"/>
                  <w:color w:val="000000"/>
                  <w:rPrChange w:id="4236"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237" w:author="Jochum, Michael D." w:date="2021-08-03T15:01:00Z">
              <w:tcPr>
                <w:tcW w:w="880" w:type="dxa"/>
                <w:tcBorders>
                  <w:top w:val="nil"/>
                  <w:left w:val="nil"/>
                  <w:bottom w:val="nil"/>
                  <w:right w:val="nil"/>
                </w:tcBorders>
                <w:shd w:val="clear" w:color="auto" w:fill="auto"/>
                <w:noWrap/>
                <w:vAlign w:val="bottom"/>
                <w:hideMark/>
              </w:tcPr>
            </w:tcPrChange>
          </w:tcPr>
          <w:p w14:paraId="7D18D850" w14:textId="77777777" w:rsidR="006030BE" w:rsidRPr="00F7092D" w:rsidRDefault="006030BE" w:rsidP="006030BE">
            <w:pPr>
              <w:spacing w:after="0" w:line="240" w:lineRule="auto"/>
              <w:jc w:val="center"/>
              <w:rPr>
                <w:ins w:id="4238" w:author="Jochum, Michael D." w:date="2021-08-03T14:59:00Z"/>
                <w:rFonts w:eastAsia="Times New Roman" w:cstheme="minorHAnsi"/>
                <w:color w:val="000000"/>
                <w:rPrChange w:id="4239" w:author="Jochum, Michael D." w:date="2021-08-05T16:09:00Z">
                  <w:rPr>
                    <w:ins w:id="4240" w:author="Jochum, Michael D." w:date="2021-08-03T14:59:00Z"/>
                    <w:rFonts w:ascii="Calibri" w:eastAsia="Times New Roman" w:hAnsi="Calibri" w:cs="Calibri"/>
                    <w:color w:val="000000"/>
                  </w:rPr>
                </w:rPrChange>
              </w:rPr>
            </w:pPr>
            <w:ins w:id="4241" w:author="Jochum, Michael D." w:date="2021-08-03T14:59:00Z">
              <w:r w:rsidRPr="00F7092D">
                <w:rPr>
                  <w:rFonts w:eastAsia="Times New Roman" w:cstheme="minorHAnsi"/>
                  <w:color w:val="000000"/>
                  <w:rPrChange w:id="4242" w:author="Jochum, Michael D." w:date="2021-08-05T16:09:00Z">
                    <w:rPr>
                      <w:rFonts w:ascii="Calibri" w:eastAsia="Times New Roman" w:hAnsi="Calibri" w:cs="Calibri"/>
                      <w:color w:val="000000"/>
                    </w:rPr>
                  </w:rPrChange>
                </w:rPr>
                <w:t>0.015</w:t>
              </w:r>
            </w:ins>
          </w:p>
        </w:tc>
        <w:tc>
          <w:tcPr>
            <w:tcW w:w="880" w:type="dxa"/>
            <w:tcBorders>
              <w:top w:val="nil"/>
              <w:left w:val="nil"/>
              <w:bottom w:val="nil"/>
              <w:right w:val="nil"/>
            </w:tcBorders>
            <w:shd w:val="clear" w:color="auto" w:fill="auto"/>
            <w:noWrap/>
            <w:vAlign w:val="bottom"/>
            <w:hideMark/>
            <w:tcPrChange w:id="4243" w:author="Jochum, Michael D." w:date="2021-08-03T15:01:00Z">
              <w:tcPr>
                <w:tcW w:w="880" w:type="dxa"/>
                <w:tcBorders>
                  <w:top w:val="nil"/>
                  <w:left w:val="nil"/>
                  <w:bottom w:val="nil"/>
                  <w:right w:val="nil"/>
                </w:tcBorders>
                <w:shd w:val="clear" w:color="auto" w:fill="auto"/>
                <w:noWrap/>
                <w:vAlign w:val="bottom"/>
                <w:hideMark/>
              </w:tcPr>
            </w:tcPrChange>
          </w:tcPr>
          <w:p w14:paraId="3D2F677A" w14:textId="77777777" w:rsidR="006030BE" w:rsidRPr="00F7092D" w:rsidRDefault="006030BE" w:rsidP="006030BE">
            <w:pPr>
              <w:spacing w:after="0" w:line="240" w:lineRule="auto"/>
              <w:jc w:val="center"/>
              <w:rPr>
                <w:ins w:id="4244" w:author="Jochum, Michael D." w:date="2021-08-03T14:59:00Z"/>
                <w:rFonts w:eastAsia="Times New Roman" w:cstheme="minorHAnsi"/>
                <w:color w:val="000000"/>
                <w:rPrChange w:id="4245" w:author="Jochum, Michael D." w:date="2021-08-05T16:09:00Z">
                  <w:rPr>
                    <w:ins w:id="4246" w:author="Jochum, Michael D." w:date="2021-08-03T14:59:00Z"/>
                    <w:rFonts w:ascii="Calibri" w:eastAsia="Times New Roman" w:hAnsi="Calibri" w:cs="Calibri"/>
                    <w:color w:val="000000"/>
                  </w:rPr>
                </w:rPrChange>
              </w:rPr>
            </w:pPr>
            <w:ins w:id="4247" w:author="Jochum, Michael D." w:date="2021-08-03T14:59:00Z">
              <w:r w:rsidRPr="00F7092D">
                <w:rPr>
                  <w:rFonts w:eastAsia="Times New Roman" w:cstheme="minorHAnsi"/>
                  <w:color w:val="000000"/>
                  <w:rPrChange w:id="4248"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249" w:author="Jochum, Michael D." w:date="2021-08-03T15:01:00Z">
              <w:tcPr>
                <w:tcW w:w="1138" w:type="dxa"/>
                <w:tcBorders>
                  <w:top w:val="nil"/>
                  <w:left w:val="nil"/>
                  <w:bottom w:val="nil"/>
                  <w:right w:val="nil"/>
                </w:tcBorders>
                <w:shd w:val="clear" w:color="auto" w:fill="auto"/>
                <w:noWrap/>
                <w:vAlign w:val="bottom"/>
                <w:hideMark/>
              </w:tcPr>
            </w:tcPrChange>
          </w:tcPr>
          <w:p w14:paraId="5EA19B3F" w14:textId="77777777" w:rsidR="006030BE" w:rsidRPr="00F7092D" w:rsidRDefault="006030BE" w:rsidP="006030BE">
            <w:pPr>
              <w:spacing w:after="0" w:line="240" w:lineRule="auto"/>
              <w:jc w:val="center"/>
              <w:rPr>
                <w:ins w:id="4250" w:author="Jochum, Michael D." w:date="2021-08-03T14:59:00Z"/>
                <w:rFonts w:eastAsia="Times New Roman" w:cstheme="minorHAnsi"/>
                <w:color w:val="000000"/>
                <w:rPrChange w:id="4251" w:author="Jochum, Michael D." w:date="2021-08-05T16:09:00Z">
                  <w:rPr>
                    <w:ins w:id="4252" w:author="Jochum, Michael D." w:date="2021-08-03T14:59:00Z"/>
                    <w:rFonts w:ascii="Calibri" w:eastAsia="Times New Roman" w:hAnsi="Calibri" w:cs="Calibri"/>
                    <w:color w:val="000000"/>
                  </w:rPr>
                </w:rPrChange>
              </w:rPr>
            </w:pPr>
            <w:ins w:id="4253" w:author="Jochum, Michael D." w:date="2021-08-03T14:59:00Z">
              <w:r w:rsidRPr="00F7092D">
                <w:rPr>
                  <w:rFonts w:eastAsia="Times New Roman" w:cstheme="minorHAnsi"/>
                  <w:color w:val="000000"/>
                  <w:rPrChange w:id="4254" w:author="Jochum, Michael D." w:date="2021-08-05T16:09:00Z">
                    <w:rPr>
                      <w:rFonts w:ascii="Calibri" w:eastAsia="Times New Roman" w:hAnsi="Calibri" w:cs="Calibri"/>
                      <w:color w:val="000000"/>
                    </w:rPr>
                  </w:rPrChange>
                </w:rPr>
                <w:t>25</w:t>
              </w:r>
            </w:ins>
          </w:p>
        </w:tc>
      </w:tr>
      <w:tr w:rsidR="006030BE" w:rsidRPr="00F7092D" w14:paraId="45ACD836" w14:textId="77777777" w:rsidTr="006030BE">
        <w:trPr>
          <w:trHeight w:val="253"/>
          <w:jc w:val="center"/>
          <w:ins w:id="4255" w:author="Jochum, Michael D." w:date="2021-08-03T14:59:00Z"/>
          <w:trPrChange w:id="4256"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257" w:author="Jochum, Michael D." w:date="2021-08-03T15:01:00Z">
              <w:tcPr>
                <w:tcW w:w="4916" w:type="dxa"/>
                <w:tcBorders>
                  <w:top w:val="nil"/>
                  <w:left w:val="nil"/>
                  <w:bottom w:val="nil"/>
                  <w:right w:val="nil"/>
                </w:tcBorders>
                <w:shd w:val="clear" w:color="auto" w:fill="auto"/>
                <w:noWrap/>
                <w:vAlign w:val="bottom"/>
                <w:hideMark/>
              </w:tcPr>
            </w:tcPrChange>
          </w:tcPr>
          <w:p w14:paraId="02306A84" w14:textId="77777777" w:rsidR="006030BE" w:rsidRPr="00F7092D" w:rsidRDefault="006030BE" w:rsidP="006030BE">
            <w:pPr>
              <w:spacing w:after="0" w:line="240" w:lineRule="auto"/>
              <w:jc w:val="right"/>
              <w:rPr>
                <w:ins w:id="4258" w:author="Jochum, Michael D." w:date="2021-08-03T14:59:00Z"/>
                <w:rFonts w:eastAsia="Times New Roman" w:cstheme="minorHAnsi"/>
                <w:color w:val="000000"/>
                <w:rPrChange w:id="4259" w:author="Jochum, Michael D." w:date="2021-08-05T16:09:00Z">
                  <w:rPr>
                    <w:ins w:id="4260" w:author="Jochum, Michael D." w:date="2021-08-03T14:59:00Z"/>
                    <w:rFonts w:ascii="Calibri" w:eastAsia="Times New Roman" w:hAnsi="Calibri" w:cs="Calibri"/>
                    <w:color w:val="000000"/>
                  </w:rPr>
                </w:rPrChange>
              </w:rPr>
            </w:pPr>
            <w:ins w:id="4261" w:author="Jochum, Michael D." w:date="2021-08-03T14:59:00Z">
              <w:r w:rsidRPr="00F7092D">
                <w:rPr>
                  <w:rFonts w:eastAsia="Times New Roman" w:cstheme="minorHAnsi"/>
                  <w:color w:val="000000"/>
                  <w:rPrChange w:id="4262" w:author="Jochum, Michael D." w:date="2021-08-05T16:09:00Z">
                    <w:rPr>
                      <w:rFonts w:ascii="Calibri" w:eastAsia="Times New Roman" w:hAnsi="Calibri" w:cs="Calibri"/>
                      <w:color w:val="000000"/>
                    </w:rPr>
                  </w:rPrChange>
                </w:rPr>
                <w:t>RNA metabolic process</w:t>
              </w:r>
            </w:ins>
          </w:p>
        </w:tc>
        <w:tc>
          <w:tcPr>
            <w:tcW w:w="1966" w:type="dxa"/>
            <w:tcBorders>
              <w:top w:val="nil"/>
              <w:left w:val="nil"/>
              <w:bottom w:val="nil"/>
              <w:right w:val="nil"/>
            </w:tcBorders>
            <w:shd w:val="clear" w:color="auto" w:fill="auto"/>
            <w:noWrap/>
            <w:vAlign w:val="bottom"/>
            <w:hideMark/>
            <w:tcPrChange w:id="4263" w:author="Jochum, Michael D." w:date="2021-08-03T15:01:00Z">
              <w:tcPr>
                <w:tcW w:w="1923" w:type="dxa"/>
                <w:tcBorders>
                  <w:top w:val="nil"/>
                  <w:left w:val="nil"/>
                  <w:bottom w:val="nil"/>
                  <w:right w:val="nil"/>
                </w:tcBorders>
                <w:shd w:val="clear" w:color="auto" w:fill="auto"/>
                <w:noWrap/>
                <w:vAlign w:val="bottom"/>
                <w:hideMark/>
              </w:tcPr>
            </w:tcPrChange>
          </w:tcPr>
          <w:p w14:paraId="1672EB99" w14:textId="77777777" w:rsidR="006030BE" w:rsidRPr="00F7092D" w:rsidRDefault="006030BE" w:rsidP="006030BE">
            <w:pPr>
              <w:spacing w:after="0" w:line="240" w:lineRule="auto"/>
              <w:jc w:val="center"/>
              <w:rPr>
                <w:ins w:id="4264" w:author="Jochum, Michael D." w:date="2021-08-03T14:59:00Z"/>
                <w:rFonts w:eastAsia="Times New Roman" w:cstheme="minorHAnsi"/>
                <w:color w:val="000000"/>
                <w:rPrChange w:id="4265" w:author="Jochum, Michael D." w:date="2021-08-05T16:09:00Z">
                  <w:rPr>
                    <w:ins w:id="4266" w:author="Jochum, Michael D." w:date="2021-08-03T14:59:00Z"/>
                    <w:rFonts w:ascii="Calibri" w:eastAsia="Times New Roman" w:hAnsi="Calibri" w:cs="Calibri"/>
                    <w:color w:val="000000"/>
                  </w:rPr>
                </w:rPrChange>
              </w:rPr>
            </w:pPr>
            <w:proofErr w:type="spellStart"/>
            <w:ins w:id="4267" w:author="Jochum, Michael D." w:date="2021-08-03T14:59:00Z">
              <w:r w:rsidRPr="00F7092D">
                <w:rPr>
                  <w:rFonts w:eastAsia="Times New Roman" w:cstheme="minorHAnsi"/>
                  <w:color w:val="000000"/>
                  <w:rPrChange w:id="4268"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269" w:author="Jochum, Michael D." w:date="2021-08-03T15:01:00Z">
              <w:tcPr>
                <w:tcW w:w="1310" w:type="dxa"/>
                <w:tcBorders>
                  <w:top w:val="nil"/>
                  <w:left w:val="nil"/>
                  <w:bottom w:val="nil"/>
                  <w:right w:val="nil"/>
                </w:tcBorders>
                <w:shd w:val="clear" w:color="auto" w:fill="auto"/>
                <w:noWrap/>
                <w:vAlign w:val="bottom"/>
                <w:hideMark/>
              </w:tcPr>
            </w:tcPrChange>
          </w:tcPr>
          <w:p w14:paraId="51C5156A" w14:textId="77777777" w:rsidR="006030BE" w:rsidRPr="00F7092D" w:rsidRDefault="006030BE" w:rsidP="006030BE">
            <w:pPr>
              <w:spacing w:after="0" w:line="240" w:lineRule="auto"/>
              <w:jc w:val="center"/>
              <w:rPr>
                <w:ins w:id="4270" w:author="Jochum, Michael D." w:date="2021-08-03T14:59:00Z"/>
                <w:rFonts w:eastAsia="Times New Roman" w:cstheme="minorHAnsi"/>
                <w:color w:val="000000"/>
                <w:rPrChange w:id="4271" w:author="Jochum, Michael D." w:date="2021-08-05T16:09:00Z">
                  <w:rPr>
                    <w:ins w:id="4272" w:author="Jochum, Michael D." w:date="2021-08-03T14:59:00Z"/>
                    <w:rFonts w:ascii="Calibri" w:eastAsia="Times New Roman" w:hAnsi="Calibri" w:cs="Calibri"/>
                    <w:color w:val="000000"/>
                  </w:rPr>
                </w:rPrChange>
              </w:rPr>
            </w:pPr>
            <w:ins w:id="4273" w:author="Jochum, Michael D." w:date="2021-08-03T14:59:00Z">
              <w:r w:rsidRPr="00F7092D">
                <w:rPr>
                  <w:rFonts w:eastAsia="Times New Roman" w:cstheme="minorHAnsi"/>
                  <w:color w:val="000000"/>
                  <w:rPrChange w:id="4274" w:author="Jochum, Michael D." w:date="2021-08-05T16:09:00Z">
                    <w:rPr>
                      <w:rFonts w:ascii="Calibri" w:eastAsia="Times New Roman" w:hAnsi="Calibri" w:cs="Calibri"/>
                      <w:color w:val="000000"/>
                    </w:rPr>
                  </w:rPrChange>
                </w:rPr>
                <w:t>GO:0016070</w:t>
              </w:r>
            </w:ins>
          </w:p>
        </w:tc>
        <w:tc>
          <w:tcPr>
            <w:tcW w:w="746" w:type="dxa"/>
            <w:tcBorders>
              <w:top w:val="nil"/>
              <w:left w:val="nil"/>
              <w:bottom w:val="nil"/>
              <w:right w:val="nil"/>
            </w:tcBorders>
            <w:shd w:val="clear" w:color="auto" w:fill="auto"/>
            <w:noWrap/>
            <w:vAlign w:val="bottom"/>
            <w:hideMark/>
            <w:tcPrChange w:id="4275" w:author="Jochum, Michael D." w:date="2021-08-03T15:01:00Z">
              <w:tcPr>
                <w:tcW w:w="729" w:type="dxa"/>
                <w:tcBorders>
                  <w:top w:val="nil"/>
                  <w:left w:val="nil"/>
                  <w:bottom w:val="nil"/>
                  <w:right w:val="nil"/>
                </w:tcBorders>
                <w:shd w:val="clear" w:color="auto" w:fill="auto"/>
                <w:noWrap/>
                <w:vAlign w:val="bottom"/>
                <w:hideMark/>
              </w:tcPr>
            </w:tcPrChange>
          </w:tcPr>
          <w:p w14:paraId="10D36345" w14:textId="77777777" w:rsidR="006030BE" w:rsidRPr="00F7092D" w:rsidRDefault="006030BE" w:rsidP="006030BE">
            <w:pPr>
              <w:spacing w:after="0" w:line="240" w:lineRule="auto"/>
              <w:jc w:val="center"/>
              <w:rPr>
                <w:ins w:id="4276" w:author="Jochum, Michael D." w:date="2021-08-03T14:59:00Z"/>
                <w:rFonts w:eastAsia="Times New Roman" w:cstheme="minorHAnsi"/>
                <w:color w:val="000000"/>
                <w:rPrChange w:id="4277" w:author="Jochum, Michael D." w:date="2021-08-05T16:09:00Z">
                  <w:rPr>
                    <w:ins w:id="4278" w:author="Jochum, Michael D." w:date="2021-08-03T14:59:00Z"/>
                    <w:rFonts w:ascii="Calibri" w:eastAsia="Times New Roman" w:hAnsi="Calibri" w:cs="Calibri"/>
                    <w:color w:val="000000"/>
                  </w:rPr>
                </w:rPrChange>
              </w:rPr>
            </w:pPr>
            <w:ins w:id="4279" w:author="Jochum, Michael D." w:date="2021-08-03T14:59:00Z">
              <w:r w:rsidRPr="00F7092D">
                <w:rPr>
                  <w:rFonts w:eastAsia="Times New Roman" w:cstheme="minorHAnsi"/>
                  <w:color w:val="000000"/>
                  <w:rPrChange w:id="4280" w:author="Jochum, Michael D." w:date="2021-08-05T16:09:00Z">
                    <w:rPr>
                      <w:rFonts w:ascii="Calibri" w:eastAsia="Times New Roman" w:hAnsi="Calibri" w:cs="Calibri"/>
                      <w:color w:val="000000"/>
                    </w:rPr>
                  </w:rPrChange>
                </w:rPr>
                <w:t>6</w:t>
              </w:r>
            </w:ins>
          </w:p>
        </w:tc>
        <w:tc>
          <w:tcPr>
            <w:tcW w:w="880" w:type="dxa"/>
            <w:tcBorders>
              <w:top w:val="nil"/>
              <w:left w:val="nil"/>
              <w:bottom w:val="nil"/>
              <w:right w:val="nil"/>
            </w:tcBorders>
            <w:shd w:val="clear" w:color="auto" w:fill="auto"/>
            <w:noWrap/>
            <w:vAlign w:val="bottom"/>
            <w:hideMark/>
            <w:tcPrChange w:id="4281" w:author="Jochum, Michael D." w:date="2021-08-03T15:01:00Z">
              <w:tcPr>
                <w:tcW w:w="880" w:type="dxa"/>
                <w:tcBorders>
                  <w:top w:val="nil"/>
                  <w:left w:val="nil"/>
                  <w:bottom w:val="nil"/>
                  <w:right w:val="nil"/>
                </w:tcBorders>
                <w:shd w:val="clear" w:color="auto" w:fill="auto"/>
                <w:noWrap/>
                <w:vAlign w:val="bottom"/>
                <w:hideMark/>
              </w:tcPr>
            </w:tcPrChange>
          </w:tcPr>
          <w:p w14:paraId="6C23565B" w14:textId="77777777" w:rsidR="006030BE" w:rsidRPr="00F7092D" w:rsidRDefault="006030BE" w:rsidP="006030BE">
            <w:pPr>
              <w:spacing w:after="0" w:line="240" w:lineRule="auto"/>
              <w:jc w:val="center"/>
              <w:rPr>
                <w:ins w:id="4282" w:author="Jochum, Michael D." w:date="2021-08-03T14:59:00Z"/>
                <w:rFonts w:eastAsia="Times New Roman" w:cstheme="minorHAnsi"/>
                <w:color w:val="000000"/>
                <w:rPrChange w:id="4283" w:author="Jochum, Michael D." w:date="2021-08-05T16:09:00Z">
                  <w:rPr>
                    <w:ins w:id="4284" w:author="Jochum, Michael D." w:date="2021-08-03T14:59:00Z"/>
                    <w:rFonts w:ascii="Calibri" w:eastAsia="Times New Roman" w:hAnsi="Calibri" w:cs="Calibri"/>
                    <w:color w:val="000000"/>
                  </w:rPr>
                </w:rPrChange>
              </w:rPr>
            </w:pPr>
            <w:ins w:id="4285" w:author="Jochum, Michael D." w:date="2021-08-03T14:59:00Z">
              <w:r w:rsidRPr="00F7092D">
                <w:rPr>
                  <w:rFonts w:eastAsia="Times New Roman" w:cstheme="minorHAnsi"/>
                  <w:color w:val="000000"/>
                  <w:rPrChange w:id="4286" w:author="Jochum, Michael D." w:date="2021-08-05T16:09:00Z">
                    <w:rPr>
                      <w:rFonts w:ascii="Calibri" w:eastAsia="Times New Roman" w:hAnsi="Calibri" w:cs="Calibri"/>
                      <w:color w:val="000000"/>
                    </w:rPr>
                  </w:rPrChange>
                </w:rPr>
                <w:t>-0.310</w:t>
              </w:r>
            </w:ins>
          </w:p>
        </w:tc>
        <w:tc>
          <w:tcPr>
            <w:tcW w:w="880" w:type="dxa"/>
            <w:tcBorders>
              <w:top w:val="nil"/>
              <w:left w:val="nil"/>
              <w:bottom w:val="nil"/>
              <w:right w:val="nil"/>
            </w:tcBorders>
            <w:shd w:val="clear" w:color="auto" w:fill="auto"/>
            <w:noWrap/>
            <w:vAlign w:val="bottom"/>
            <w:hideMark/>
            <w:tcPrChange w:id="4287" w:author="Jochum, Michael D." w:date="2021-08-03T15:01:00Z">
              <w:tcPr>
                <w:tcW w:w="880" w:type="dxa"/>
                <w:tcBorders>
                  <w:top w:val="nil"/>
                  <w:left w:val="nil"/>
                  <w:bottom w:val="nil"/>
                  <w:right w:val="nil"/>
                </w:tcBorders>
                <w:shd w:val="clear" w:color="auto" w:fill="auto"/>
                <w:noWrap/>
                <w:vAlign w:val="bottom"/>
                <w:hideMark/>
              </w:tcPr>
            </w:tcPrChange>
          </w:tcPr>
          <w:p w14:paraId="22B4C983" w14:textId="77777777" w:rsidR="006030BE" w:rsidRPr="00F7092D" w:rsidRDefault="006030BE" w:rsidP="006030BE">
            <w:pPr>
              <w:spacing w:after="0" w:line="240" w:lineRule="auto"/>
              <w:jc w:val="center"/>
              <w:rPr>
                <w:ins w:id="4288" w:author="Jochum, Michael D." w:date="2021-08-03T14:59:00Z"/>
                <w:rFonts w:eastAsia="Times New Roman" w:cstheme="minorHAnsi"/>
                <w:color w:val="000000"/>
                <w:rPrChange w:id="4289" w:author="Jochum, Michael D." w:date="2021-08-05T16:09:00Z">
                  <w:rPr>
                    <w:ins w:id="4290" w:author="Jochum, Michael D." w:date="2021-08-03T14:59:00Z"/>
                    <w:rFonts w:ascii="Calibri" w:eastAsia="Times New Roman" w:hAnsi="Calibri" w:cs="Calibri"/>
                    <w:color w:val="000000"/>
                  </w:rPr>
                </w:rPrChange>
              </w:rPr>
            </w:pPr>
            <w:ins w:id="4291" w:author="Jochum, Michael D." w:date="2021-08-03T14:59:00Z">
              <w:r w:rsidRPr="00F7092D">
                <w:rPr>
                  <w:rFonts w:eastAsia="Times New Roman" w:cstheme="minorHAnsi"/>
                  <w:color w:val="000000"/>
                  <w:rPrChange w:id="4292" w:author="Jochum, Michael D." w:date="2021-08-05T16:09:00Z">
                    <w:rPr>
                      <w:rFonts w:ascii="Calibri" w:eastAsia="Times New Roman" w:hAnsi="Calibri" w:cs="Calibri"/>
                      <w:color w:val="000000"/>
                    </w:rPr>
                  </w:rPrChange>
                </w:rPr>
                <w:t>0.086</w:t>
              </w:r>
            </w:ins>
          </w:p>
        </w:tc>
        <w:tc>
          <w:tcPr>
            <w:tcW w:w="880" w:type="dxa"/>
            <w:tcBorders>
              <w:top w:val="nil"/>
              <w:left w:val="nil"/>
              <w:bottom w:val="nil"/>
              <w:right w:val="nil"/>
            </w:tcBorders>
            <w:shd w:val="clear" w:color="auto" w:fill="auto"/>
            <w:noWrap/>
            <w:vAlign w:val="bottom"/>
            <w:hideMark/>
            <w:tcPrChange w:id="4293" w:author="Jochum, Michael D." w:date="2021-08-03T15:01:00Z">
              <w:tcPr>
                <w:tcW w:w="880" w:type="dxa"/>
                <w:tcBorders>
                  <w:top w:val="nil"/>
                  <w:left w:val="nil"/>
                  <w:bottom w:val="nil"/>
                  <w:right w:val="nil"/>
                </w:tcBorders>
                <w:shd w:val="clear" w:color="auto" w:fill="auto"/>
                <w:noWrap/>
                <w:vAlign w:val="bottom"/>
                <w:hideMark/>
              </w:tcPr>
            </w:tcPrChange>
          </w:tcPr>
          <w:p w14:paraId="0CA37917" w14:textId="65DB4CBF" w:rsidR="006030BE" w:rsidRPr="00F7092D" w:rsidRDefault="006030BE" w:rsidP="006030BE">
            <w:pPr>
              <w:spacing w:after="0" w:line="240" w:lineRule="auto"/>
              <w:jc w:val="center"/>
              <w:rPr>
                <w:ins w:id="4294" w:author="Jochum, Michael D." w:date="2021-08-03T14:59:00Z"/>
                <w:rFonts w:eastAsia="Times New Roman" w:cstheme="minorHAnsi"/>
                <w:color w:val="000000"/>
                <w:rPrChange w:id="4295" w:author="Jochum, Michael D." w:date="2021-08-05T16:09:00Z">
                  <w:rPr>
                    <w:ins w:id="4296" w:author="Jochum, Michael D." w:date="2021-08-03T14:59:00Z"/>
                    <w:rFonts w:ascii="Calibri" w:eastAsia="Times New Roman" w:hAnsi="Calibri" w:cs="Calibri"/>
                    <w:color w:val="000000"/>
                  </w:rPr>
                </w:rPrChange>
              </w:rPr>
            </w:pPr>
            <w:ins w:id="4297" w:author="Jochum, Michael D." w:date="2021-08-03T15:00:00Z">
              <w:r w:rsidRPr="00F7092D">
                <w:rPr>
                  <w:rFonts w:eastAsia="Times New Roman" w:cstheme="minorHAnsi"/>
                  <w:color w:val="000000"/>
                  <w:rPrChange w:id="4298"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299" w:author="Jochum, Michael D." w:date="2021-08-03T15:01:00Z">
              <w:tcPr>
                <w:tcW w:w="880" w:type="dxa"/>
                <w:tcBorders>
                  <w:top w:val="nil"/>
                  <w:left w:val="nil"/>
                  <w:bottom w:val="nil"/>
                  <w:right w:val="nil"/>
                </w:tcBorders>
                <w:shd w:val="clear" w:color="auto" w:fill="auto"/>
                <w:noWrap/>
                <w:vAlign w:val="bottom"/>
                <w:hideMark/>
              </w:tcPr>
            </w:tcPrChange>
          </w:tcPr>
          <w:p w14:paraId="76691A4E" w14:textId="77777777" w:rsidR="006030BE" w:rsidRPr="00F7092D" w:rsidRDefault="006030BE" w:rsidP="006030BE">
            <w:pPr>
              <w:spacing w:after="0" w:line="240" w:lineRule="auto"/>
              <w:jc w:val="center"/>
              <w:rPr>
                <w:ins w:id="4300" w:author="Jochum, Michael D." w:date="2021-08-03T14:59:00Z"/>
                <w:rFonts w:eastAsia="Times New Roman" w:cstheme="minorHAnsi"/>
                <w:color w:val="000000"/>
                <w:rPrChange w:id="4301" w:author="Jochum, Michael D." w:date="2021-08-05T16:09:00Z">
                  <w:rPr>
                    <w:ins w:id="4302" w:author="Jochum, Michael D." w:date="2021-08-03T14:59:00Z"/>
                    <w:rFonts w:ascii="Calibri" w:eastAsia="Times New Roman" w:hAnsi="Calibri" w:cs="Calibri"/>
                    <w:color w:val="000000"/>
                  </w:rPr>
                </w:rPrChange>
              </w:rPr>
            </w:pPr>
            <w:ins w:id="4303" w:author="Jochum, Michael D." w:date="2021-08-03T14:59:00Z">
              <w:r w:rsidRPr="00F7092D">
                <w:rPr>
                  <w:rFonts w:eastAsia="Times New Roman" w:cstheme="minorHAnsi"/>
                  <w:color w:val="000000"/>
                  <w:rPrChange w:id="4304" w:author="Jochum, Michael D." w:date="2021-08-05T16:09:00Z">
                    <w:rPr>
                      <w:rFonts w:ascii="Calibri" w:eastAsia="Times New Roman" w:hAnsi="Calibri" w:cs="Calibri"/>
                      <w:color w:val="000000"/>
                    </w:rPr>
                  </w:rPrChange>
                </w:rPr>
                <w:t>0.018</w:t>
              </w:r>
            </w:ins>
          </w:p>
        </w:tc>
        <w:tc>
          <w:tcPr>
            <w:tcW w:w="880" w:type="dxa"/>
            <w:tcBorders>
              <w:top w:val="nil"/>
              <w:left w:val="nil"/>
              <w:bottom w:val="nil"/>
              <w:right w:val="nil"/>
            </w:tcBorders>
            <w:shd w:val="clear" w:color="auto" w:fill="auto"/>
            <w:noWrap/>
            <w:vAlign w:val="bottom"/>
            <w:hideMark/>
            <w:tcPrChange w:id="4305" w:author="Jochum, Michael D." w:date="2021-08-03T15:01:00Z">
              <w:tcPr>
                <w:tcW w:w="880" w:type="dxa"/>
                <w:tcBorders>
                  <w:top w:val="nil"/>
                  <w:left w:val="nil"/>
                  <w:bottom w:val="nil"/>
                  <w:right w:val="nil"/>
                </w:tcBorders>
                <w:shd w:val="clear" w:color="auto" w:fill="auto"/>
                <w:noWrap/>
                <w:vAlign w:val="bottom"/>
                <w:hideMark/>
              </w:tcPr>
            </w:tcPrChange>
          </w:tcPr>
          <w:p w14:paraId="39230FF5" w14:textId="77777777" w:rsidR="006030BE" w:rsidRPr="00F7092D" w:rsidRDefault="006030BE" w:rsidP="006030BE">
            <w:pPr>
              <w:spacing w:after="0" w:line="240" w:lineRule="auto"/>
              <w:jc w:val="center"/>
              <w:rPr>
                <w:ins w:id="4306" w:author="Jochum, Michael D." w:date="2021-08-03T14:59:00Z"/>
                <w:rFonts w:eastAsia="Times New Roman" w:cstheme="minorHAnsi"/>
                <w:color w:val="000000"/>
                <w:rPrChange w:id="4307" w:author="Jochum, Michael D." w:date="2021-08-05T16:09:00Z">
                  <w:rPr>
                    <w:ins w:id="4308" w:author="Jochum, Michael D." w:date="2021-08-03T14:59:00Z"/>
                    <w:rFonts w:ascii="Calibri" w:eastAsia="Times New Roman" w:hAnsi="Calibri" w:cs="Calibri"/>
                    <w:color w:val="000000"/>
                  </w:rPr>
                </w:rPrChange>
              </w:rPr>
            </w:pPr>
            <w:ins w:id="4309" w:author="Jochum, Michael D." w:date="2021-08-03T14:59:00Z">
              <w:r w:rsidRPr="00F7092D">
                <w:rPr>
                  <w:rFonts w:eastAsia="Times New Roman" w:cstheme="minorHAnsi"/>
                  <w:color w:val="000000"/>
                  <w:rPrChange w:id="4310"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311" w:author="Jochum, Michael D." w:date="2021-08-03T15:01:00Z">
              <w:tcPr>
                <w:tcW w:w="1138" w:type="dxa"/>
                <w:tcBorders>
                  <w:top w:val="nil"/>
                  <w:left w:val="nil"/>
                  <w:bottom w:val="nil"/>
                  <w:right w:val="nil"/>
                </w:tcBorders>
                <w:shd w:val="clear" w:color="auto" w:fill="auto"/>
                <w:noWrap/>
                <w:vAlign w:val="bottom"/>
                <w:hideMark/>
              </w:tcPr>
            </w:tcPrChange>
          </w:tcPr>
          <w:p w14:paraId="1127F9F5" w14:textId="77777777" w:rsidR="006030BE" w:rsidRPr="00F7092D" w:rsidRDefault="006030BE" w:rsidP="006030BE">
            <w:pPr>
              <w:spacing w:after="0" w:line="240" w:lineRule="auto"/>
              <w:jc w:val="center"/>
              <w:rPr>
                <w:ins w:id="4312" w:author="Jochum, Michael D." w:date="2021-08-03T14:59:00Z"/>
                <w:rFonts w:eastAsia="Times New Roman" w:cstheme="minorHAnsi"/>
                <w:color w:val="000000"/>
                <w:rPrChange w:id="4313" w:author="Jochum, Michael D." w:date="2021-08-05T16:09:00Z">
                  <w:rPr>
                    <w:ins w:id="4314" w:author="Jochum, Michael D." w:date="2021-08-03T14:59:00Z"/>
                    <w:rFonts w:ascii="Calibri" w:eastAsia="Times New Roman" w:hAnsi="Calibri" w:cs="Calibri"/>
                    <w:color w:val="000000"/>
                  </w:rPr>
                </w:rPrChange>
              </w:rPr>
            </w:pPr>
            <w:ins w:id="4315" w:author="Jochum, Michael D." w:date="2021-08-03T14:59:00Z">
              <w:r w:rsidRPr="00F7092D">
                <w:rPr>
                  <w:rFonts w:eastAsia="Times New Roman" w:cstheme="minorHAnsi"/>
                  <w:color w:val="000000"/>
                  <w:rPrChange w:id="4316" w:author="Jochum, Michael D." w:date="2021-08-05T16:09:00Z">
                    <w:rPr>
                      <w:rFonts w:ascii="Calibri" w:eastAsia="Times New Roman" w:hAnsi="Calibri" w:cs="Calibri"/>
                      <w:color w:val="000000"/>
                    </w:rPr>
                  </w:rPrChange>
                </w:rPr>
                <w:t>25</w:t>
              </w:r>
            </w:ins>
          </w:p>
        </w:tc>
      </w:tr>
      <w:tr w:rsidR="006030BE" w:rsidRPr="00F7092D" w14:paraId="397176C3" w14:textId="77777777" w:rsidTr="006030BE">
        <w:trPr>
          <w:trHeight w:val="253"/>
          <w:jc w:val="center"/>
          <w:ins w:id="4317" w:author="Jochum, Michael D." w:date="2021-08-03T14:59:00Z"/>
          <w:trPrChange w:id="4318"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319" w:author="Jochum, Michael D." w:date="2021-08-03T15:01:00Z">
              <w:tcPr>
                <w:tcW w:w="4916" w:type="dxa"/>
                <w:tcBorders>
                  <w:top w:val="nil"/>
                  <w:left w:val="nil"/>
                  <w:bottom w:val="nil"/>
                  <w:right w:val="nil"/>
                </w:tcBorders>
                <w:shd w:val="clear" w:color="auto" w:fill="auto"/>
                <w:noWrap/>
                <w:vAlign w:val="bottom"/>
                <w:hideMark/>
              </w:tcPr>
            </w:tcPrChange>
          </w:tcPr>
          <w:p w14:paraId="12EF6FE7" w14:textId="77777777" w:rsidR="006030BE" w:rsidRPr="00F7092D" w:rsidRDefault="006030BE" w:rsidP="006030BE">
            <w:pPr>
              <w:spacing w:after="0" w:line="240" w:lineRule="auto"/>
              <w:jc w:val="right"/>
              <w:rPr>
                <w:ins w:id="4320" w:author="Jochum, Michael D." w:date="2021-08-03T14:59:00Z"/>
                <w:rFonts w:eastAsia="Times New Roman" w:cstheme="minorHAnsi"/>
                <w:color w:val="000000"/>
                <w:rPrChange w:id="4321" w:author="Jochum, Michael D." w:date="2021-08-05T16:09:00Z">
                  <w:rPr>
                    <w:ins w:id="4322" w:author="Jochum, Michael D." w:date="2021-08-03T14:59:00Z"/>
                    <w:rFonts w:ascii="Calibri" w:eastAsia="Times New Roman" w:hAnsi="Calibri" w:cs="Calibri"/>
                    <w:color w:val="000000"/>
                  </w:rPr>
                </w:rPrChange>
              </w:rPr>
            </w:pPr>
            <w:ins w:id="4323" w:author="Jochum, Michael D." w:date="2021-08-03T14:59:00Z">
              <w:r w:rsidRPr="00F7092D">
                <w:rPr>
                  <w:rFonts w:eastAsia="Times New Roman" w:cstheme="minorHAnsi"/>
                  <w:color w:val="000000"/>
                  <w:rPrChange w:id="4324" w:author="Jochum, Michael D." w:date="2021-08-05T16:09:00Z">
                    <w:rPr>
                      <w:rFonts w:ascii="Calibri" w:eastAsia="Times New Roman" w:hAnsi="Calibri" w:cs="Calibri"/>
                      <w:color w:val="000000"/>
                    </w:rPr>
                  </w:rPrChange>
                </w:rPr>
                <w:t>RNA phosphodiester bond hydrolysis</w:t>
              </w:r>
            </w:ins>
          </w:p>
        </w:tc>
        <w:tc>
          <w:tcPr>
            <w:tcW w:w="1966" w:type="dxa"/>
            <w:tcBorders>
              <w:top w:val="nil"/>
              <w:left w:val="nil"/>
              <w:bottom w:val="nil"/>
              <w:right w:val="nil"/>
            </w:tcBorders>
            <w:shd w:val="clear" w:color="auto" w:fill="auto"/>
            <w:noWrap/>
            <w:vAlign w:val="bottom"/>
            <w:hideMark/>
            <w:tcPrChange w:id="4325" w:author="Jochum, Michael D." w:date="2021-08-03T15:01:00Z">
              <w:tcPr>
                <w:tcW w:w="1923" w:type="dxa"/>
                <w:tcBorders>
                  <w:top w:val="nil"/>
                  <w:left w:val="nil"/>
                  <w:bottom w:val="nil"/>
                  <w:right w:val="nil"/>
                </w:tcBorders>
                <w:shd w:val="clear" w:color="auto" w:fill="auto"/>
                <w:noWrap/>
                <w:vAlign w:val="bottom"/>
                <w:hideMark/>
              </w:tcPr>
            </w:tcPrChange>
          </w:tcPr>
          <w:p w14:paraId="06A4B40F" w14:textId="77777777" w:rsidR="006030BE" w:rsidRPr="00F7092D" w:rsidRDefault="006030BE" w:rsidP="006030BE">
            <w:pPr>
              <w:spacing w:after="0" w:line="240" w:lineRule="auto"/>
              <w:jc w:val="center"/>
              <w:rPr>
                <w:ins w:id="4326" w:author="Jochum, Michael D." w:date="2021-08-03T14:59:00Z"/>
                <w:rFonts w:eastAsia="Times New Roman" w:cstheme="minorHAnsi"/>
                <w:color w:val="000000"/>
                <w:rPrChange w:id="4327" w:author="Jochum, Michael D." w:date="2021-08-05T16:09:00Z">
                  <w:rPr>
                    <w:ins w:id="4328" w:author="Jochum, Michael D." w:date="2021-08-03T14:59:00Z"/>
                    <w:rFonts w:ascii="Calibri" w:eastAsia="Times New Roman" w:hAnsi="Calibri" w:cs="Calibri"/>
                    <w:color w:val="000000"/>
                  </w:rPr>
                </w:rPrChange>
              </w:rPr>
            </w:pPr>
            <w:proofErr w:type="spellStart"/>
            <w:ins w:id="4329" w:author="Jochum, Michael D." w:date="2021-08-03T14:59:00Z">
              <w:r w:rsidRPr="00F7092D">
                <w:rPr>
                  <w:rFonts w:eastAsia="Times New Roman" w:cstheme="minorHAnsi"/>
                  <w:color w:val="000000"/>
                  <w:rPrChange w:id="4330"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331" w:author="Jochum, Michael D." w:date="2021-08-03T15:01:00Z">
              <w:tcPr>
                <w:tcW w:w="1310" w:type="dxa"/>
                <w:tcBorders>
                  <w:top w:val="nil"/>
                  <w:left w:val="nil"/>
                  <w:bottom w:val="nil"/>
                  <w:right w:val="nil"/>
                </w:tcBorders>
                <w:shd w:val="clear" w:color="auto" w:fill="auto"/>
                <w:noWrap/>
                <w:vAlign w:val="bottom"/>
                <w:hideMark/>
              </w:tcPr>
            </w:tcPrChange>
          </w:tcPr>
          <w:p w14:paraId="779C4D55" w14:textId="77777777" w:rsidR="006030BE" w:rsidRPr="00F7092D" w:rsidRDefault="006030BE" w:rsidP="006030BE">
            <w:pPr>
              <w:spacing w:after="0" w:line="240" w:lineRule="auto"/>
              <w:jc w:val="center"/>
              <w:rPr>
                <w:ins w:id="4332" w:author="Jochum, Michael D." w:date="2021-08-03T14:59:00Z"/>
                <w:rFonts w:eastAsia="Times New Roman" w:cstheme="minorHAnsi"/>
                <w:color w:val="000000"/>
                <w:rPrChange w:id="4333" w:author="Jochum, Michael D." w:date="2021-08-05T16:09:00Z">
                  <w:rPr>
                    <w:ins w:id="4334" w:author="Jochum, Michael D." w:date="2021-08-03T14:59:00Z"/>
                    <w:rFonts w:ascii="Calibri" w:eastAsia="Times New Roman" w:hAnsi="Calibri" w:cs="Calibri"/>
                    <w:color w:val="000000"/>
                  </w:rPr>
                </w:rPrChange>
              </w:rPr>
            </w:pPr>
            <w:ins w:id="4335" w:author="Jochum, Michael D." w:date="2021-08-03T14:59:00Z">
              <w:r w:rsidRPr="00F7092D">
                <w:rPr>
                  <w:rFonts w:eastAsia="Times New Roman" w:cstheme="minorHAnsi"/>
                  <w:color w:val="000000"/>
                  <w:rPrChange w:id="4336" w:author="Jochum, Michael D." w:date="2021-08-05T16:09:00Z">
                    <w:rPr>
                      <w:rFonts w:ascii="Calibri" w:eastAsia="Times New Roman" w:hAnsi="Calibri" w:cs="Calibri"/>
                      <w:color w:val="000000"/>
                    </w:rPr>
                  </w:rPrChange>
                </w:rPr>
                <w:t>GO:0090501</w:t>
              </w:r>
            </w:ins>
          </w:p>
        </w:tc>
        <w:tc>
          <w:tcPr>
            <w:tcW w:w="746" w:type="dxa"/>
            <w:tcBorders>
              <w:top w:val="nil"/>
              <w:left w:val="nil"/>
              <w:bottom w:val="nil"/>
              <w:right w:val="nil"/>
            </w:tcBorders>
            <w:shd w:val="clear" w:color="auto" w:fill="auto"/>
            <w:noWrap/>
            <w:vAlign w:val="bottom"/>
            <w:hideMark/>
            <w:tcPrChange w:id="4337" w:author="Jochum, Michael D." w:date="2021-08-03T15:01:00Z">
              <w:tcPr>
                <w:tcW w:w="729" w:type="dxa"/>
                <w:tcBorders>
                  <w:top w:val="nil"/>
                  <w:left w:val="nil"/>
                  <w:bottom w:val="nil"/>
                  <w:right w:val="nil"/>
                </w:tcBorders>
                <w:shd w:val="clear" w:color="auto" w:fill="auto"/>
                <w:noWrap/>
                <w:vAlign w:val="bottom"/>
                <w:hideMark/>
              </w:tcPr>
            </w:tcPrChange>
          </w:tcPr>
          <w:p w14:paraId="424FA453" w14:textId="77777777" w:rsidR="006030BE" w:rsidRPr="00F7092D" w:rsidRDefault="006030BE" w:rsidP="006030BE">
            <w:pPr>
              <w:spacing w:after="0" w:line="240" w:lineRule="auto"/>
              <w:jc w:val="center"/>
              <w:rPr>
                <w:ins w:id="4338" w:author="Jochum, Michael D." w:date="2021-08-03T14:59:00Z"/>
                <w:rFonts w:eastAsia="Times New Roman" w:cstheme="minorHAnsi"/>
                <w:color w:val="000000"/>
                <w:rPrChange w:id="4339" w:author="Jochum, Michael D." w:date="2021-08-05T16:09:00Z">
                  <w:rPr>
                    <w:ins w:id="4340" w:author="Jochum, Michael D." w:date="2021-08-03T14:59:00Z"/>
                    <w:rFonts w:ascii="Calibri" w:eastAsia="Times New Roman" w:hAnsi="Calibri" w:cs="Calibri"/>
                    <w:color w:val="000000"/>
                  </w:rPr>
                </w:rPrChange>
              </w:rPr>
            </w:pPr>
            <w:ins w:id="4341" w:author="Jochum, Michael D." w:date="2021-08-03T14:59:00Z">
              <w:r w:rsidRPr="00F7092D">
                <w:rPr>
                  <w:rFonts w:eastAsia="Times New Roman" w:cstheme="minorHAnsi"/>
                  <w:color w:val="000000"/>
                  <w:rPrChange w:id="4342" w:author="Jochum, Michael D." w:date="2021-08-05T16:09:00Z">
                    <w:rPr>
                      <w:rFonts w:ascii="Calibri" w:eastAsia="Times New Roman" w:hAnsi="Calibri" w:cs="Calibri"/>
                      <w:color w:val="000000"/>
                    </w:rPr>
                  </w:rPrChange>
                </w:rPr>
                <w:t>7</w:t>
              </w:r>
            </w:ins>
          </w:p>
        </w:tc>
        <w:tc>
          <w:tcPr>
            <w:tcW w:w="880" w:type="dxa"/>
            <w:tcBorders>
              <w:top w:val="nil"/>
              <w:left w:val="nil"/>
              <w:bottom w:val="nil"/>
              <w:right w:val="nil"/>
            </w:tcBorders>
            <w:shd w:val="clear" w:color="auto" w:fill="auto"/>
            <w:noWrap/>
            <w:vAlign w:val="bottom"/>
            <w:hideMark/>
            <w:tcPrChange w:id="4343" w:author="Jochum, Michael D." w:date="2021-08-03T15:01:00Z">
              <w:tcPr>
                <w:tcW w:w="880" w:type="dxa"/>
                <w:tcBorders>
                  <w:top w:val="nil"/>
                  <w:left w:val="nil"/>
                  <w:bottom w:val="nil"/>
                  <w:right w:val="nil"/>
                </w:tcBorders>
                <w:shd w:val="clear" w:color="auto" w:fill="auto"/>
                <w:noWrap/>
                <w:vAlign w:val="bottom"/>
                <w:hideMark/>
              </w:tcPr>
            </w:tcPrChange>
          </w:tcPr>
          <w:p w14:paraId="4631C5BC" w14:textId="77777777" w:rsidR="006030BE" w:rsidRPr="00F7092D" w:rsidRDefault="006030BE" w:rsidP="006030BE">
            <w:pPr>
              <w:spacing w:after="0" w:line="240" w:lineRule="auto"/>
              <w:jc w:val="center"/>
              <w:rPr>
                <w:ins w:id="4344" w:author="Jochum, Michael D." w:date="2021-08-03T14:59:00Z"/>
                <w:rFonts w:eastAsia="Times New Roman" w:cstheme="minorHAnsi"/>
                <w:color w:val="000000"/>
                <w:rPrChange w:id="4345" w:author="Jochum, Michael D." w:date="2021-08-05T16:09:00Z">
                  <w:rPr>
                    <w:ins w:id="4346" w:author="Jochum, Michael D." w:date="2021-08-03T14:59:00Z"/>
                    <w:rFonts w:ascii="Calibri" w:eastAsia="Times New Roman" w:hAnsi="Calibri" w:cs="Calibri"/>
                    <w:color w:val="000000"/>
                  </w:rPr>
                </w:rPrChange>
              </w:rPr>
            </w:pPr>
            <w:ins w:id="4347" w:author="Jochum, Michael D." w:date="2021-08-03T14:59:00Z">
              <w:r w:rsidRPr="00F7092D">
                <w:rPr>
                  <w:rFonts w:eastAsia="Times New Roman" w:cstheme="minorHAnsi"/>
                  <w:color w:val="000000"/>
                  <w:rPrChange w:id="4348" w:author="Jochum, Michael D." w:date="2021-08-05T16:09:00Z">
                    <w:rPr>
                      <w:rFonts w:ascii="Calibri" w:eastAsia="Times New Roman" w:hAnsi="Calibri" w:cs="Calibri"/>
                      <w:color w:val="000000"/>
                    </w:rPr>
                  </w:rPrChange>
                </w:rPr>
                <w:t>-1.412</w:t>
              </w:r>
            </w:ins>
          </w:p>
        </w:tc>
        <w:tc>
          <w:tcPr>
            <w:tcW w:w="880" w:type="dxa"/>
            <w:tcBorders>
              <w:top w:val="nil"/>
              <w:left w:val="nil"/>
              <w:bottom w:val="nil"/>
              <w:right w:val="nil"/>
            </w:tcBorders>
            <w:shd w:val="clear" w:color="auto" w:fill="auto"/>
            <w:noWrap/>
            <w:vAlign w:val="bottom"/>
            <w:hideMark/>
            <w:tcPrChange w:id="4349" w:author="Jochum, Michael D." w:date="2021-08-03T15:01:00Z">
              <w:tcPr>
                <w:tcW w:w="880" w:type="dxa"/>
                <w:tcBorders>
                  <w:top w:val="nil"/>
                  <w:left w:val="nil"/>
                  <w:bottom w:val="nil"/>
                  <w:right w:val="nil"/>
                </w:tcBorders>
                <w:shd w:val="clear" w:color="auto" w:fill="auto"/>
                <w:noWrap/>
                <w:vAlign w:val="bottom"/>
                <w:hideMark/>
              </w:tcPr>
            </w:tcPrChange>
          </w:tcPr>
          <w:p w14:paraId="7E7BA6DE" w14:textId="77777777" w:rsidR="006030BE" w:rsidRPr="00F7092D" w:rsidRDefault="006030BE" w:rsidP="006030BE">
            <w:pPr>
              <w:spacing w:after="0" w:line="240" w:lineRule="auto"/>
              <w:jc w:val="center"/>
              <w:rPr>
                <w:ins w:id="4350" w:author="Jochum, Michael D." w:date="2021-08-03T14:59:00Z"/>
                <w:rFonts w:eastAsia="Times New Roman" w:cstheme="minorHAnsi"/>
                <w:color w:val="000000"/>
                <w:rPrChange w:id="4351" w:author="Jochum, Michael D." w:date="2021-08-05T16:09:00Z">
                  <w:rPr>
                    <w:ins w:id="4352" w:author="Jochum, Michael D." w:date="2021-08-03T14:59:00Z"/>
                    <w:rFonts w:ascii="Calibri" w:eastAsia="Times New Roman" w:hAnsi="Calibri" w:cs="Calibri"/>
                    <w:color w:val="000000"/>
                  </w:rPr>
                </w:rPrChange>
              </w:rPr>
            </w:pPr>
            <w:ins w:id="4353" w:author="Jochum, Michael D." w:date="2021-08-03T14:59:00Z">
              <w:r w:rsidRPr="00F7092D">
                <w:rPr>
                  <w:rFonts w:eastAsia="Times New Roman" w:cstheme="minorHAnsi"/>
                  <w:color w:val="000000"/>
                  <w:rPrChange w:id="4354" w:author="Jochum, Michael D." w:date="2021-08-05T16:09:00Z">
                    <w:rPr>
                      <w:rFonts w:ascii="Calibri" w:eastAsia="Times New Roman" w:hAnsi="Calibri" w:cs="Calibri"/>
                      <w:color w:val="000000"/>
                    </w:rPr>
                  </w:rPrChange>
                </w:rPr>
                <w:t>0.402</w:t>
              </w:r>
            </w:ins>
          </w:p>
        </w:tc>
        <w:tc>
          <w:tcPr>
            <w:tcW w:w="880" w:type="dxa"/>
            <w:tcBorders>
              <w:top w:val="nil"/>
              <w:left w:val="nil"/>
              <w:bottom w:val="nil"/>
              <w:right w:val="nil"/>
            </w:tcBorders>
            <w:shd w:val="clear" w:color="auto" w:fill="auto"/>
            <w:noWrap/>
            <w:vAlign w:val="bottom"/>
            <w:hideMark/>
            <w:tcPrChange w:id="4355" w:author="Jochum, Michael D." w:date="2021-08-03T15:01:00Z">
              <w:tcPr>
                <w:tcW w:w="880" w:type="dxa"/>
                <w:tcBorders>
                  <w:top w:val="nil"/>
                  <w:left w:val="nil"/>
                  <w:bottom w:val="nil"/>
                  <w:right w:val="nil"/>
                </w:tcBorders>
                <w:shd w:val="clear" w:color="auto" w:fill="auto"/>
                <w:noWrap/>
                <w:vAlign w:val="bottom"/>
                <w:hideMark/>
              </w:tcPr>
            </w:tcPrChange>
          </w:tcPr>
          <w:p w14:paraId="68BD903A" w14:textId="35A0A128" w:rsidR="006030BE" w:rsidRPr="00F7092D" w:rsidRDefault="006030BE" w:rsidP="006030BE">
            <w:pPr>
              <w:spacing w:after="0" w:line="240" w:lineRule="auto"/>
              <w:jc w:val="center"/>
              <w:rPr>
                <w:ins w:id="4356" w:author="Jochum, Michael D." w:date="2021-08-03T14:59:00Z"/>
                <w:rFonts w:eastAsia="Times New Roman" w:cstheme="minorHAnsi"/>
                <w:color w:val="000000"/>
                <w:rPrChange w:id="4357" w:author="Jochum, Michael D." w:date="2021-08-05T16:09:00Z">
                  <w:rPr>
                    <w:ins w:id="4358" w:author="Jochum, Michael D." w:date="2021-08-03T14:59:00Z"/>
                    <w:rFonts w:ascii="Calibri" w:eastAsia="Times New Roman" w:hAnsi="Calibri" w:cs="Calibri"/>
                    <w:color w:val="000000"/>
                  </w:rPr>
                </w:rPrChange>
              </w:rPr>
            </w:pPr>
            <w:ins w:id="4359" w:author="Jochum, Michael D." w:date="2021-08-03T15:00:00Z">
              <w:r w:rsidRPr="00F7092D">
                <w:rPr>
                  <w:rFonts w:eastAsia="Times New Roman" w:cstheme="minorHAnsi"/>
                  <w:color w:val="000000"/>
                  <w:rPrChange w:id="4360"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361" w:author="Jochum, Michael D." w:date="2021-08-03T15:01:00Z">
              <w:tcPr>
                <w:tcW w:w="880" w:type="dxa"/>
                <w:tcBorders>
                  <w:top w:val="nil"/>
                  <w:left w:val="nil"/>
                  <w:bottom w:val="nil"/>
                  <w:right w:val="nil"/>
                </w:tcBorders>
                <w:shd w:val="clear" w:color="auto" w:fill="auto"/>
                <w:noWrap/>
                <w:vAlign w:val="bottom"/>
                <w:hideMark/>
              </w:tcPr>
            </w:tcPrChange>
          </w:tcPr>
          <w:p w14:paraId="4B52EB65" w14:textId="77777777" w:rsidR="006030BE" w:rsidRPr="00F7092D" w:rsidRDefault="006030BE" w:rsidP="006030BE">
            <w:pPr>
              <w:spacing w:after="0" w:line="240" w:lineRule="auto"/>
              <w:jc w:val="center"/>
              <w:rPr>
                <w:ins w:id="4362" w:author="Jochum, Michael D." w:date="2021-08-03T14:59:00Z"/>
                <w:rFonts w:eastAsia="Times New Roman" w:cstheme="minorHAnsi"/>
                <w:color w:val="000000"/>
                <w:rPrChange w:id="4363" w:author="Jochum, Michael D." w:date="2021-08-05T16:09:00Z">
                  <w:rPr>
                    <w:ins w:id="4364" w:author="Jochum, Michael D." w:date="2021-08-03T14:59:00Z"/>
                    <w:rFonts w:ascii="Calibri" w:eastAsia="Times New Roman" w:hAnsi="Calibri" w:cs="Calibri"/>
                    <w:color w:val="000000"/>
                  </w:rPr>
                </w:rPrChange>
              </w:rPr>
            </w:pPr>
            <w:ins w:id="4365" w:author="Jochum, Michael D." w:date="2021-08-03T14:59:00Z">
              <w:r w:rsidRPr="00F7092D">
                <w:rPr>
                  <w:rFonts w:eastAsia="Times New Roman" w:cstheme="minorHAnsi"/>
                  <w:color w:val="000000"/>
                  <w:rPrChange w:id="4366" w:author="Jochum, Michael D." w:date="2021-08-05T16:09:00Z">
                    <w:rPr>
                      <w:rFonts w:ascii="Calibri" w:eastAsia="Times New Roman" w:hAnsi="Calibri" w:cs="Calibri"/>
                      <w:color w:val="000000"/>
                    </w:rPr>
                  </w:rPrChange>
                </w:rPr>
                <w:t>0.024</w:t>
              </w:r>
            </w:ins>
          </w:p>
        </w:tc>
        <w:tc>
          <w:tcPr>
            <w:tcW w:w="880" w:type="dxa"/>
            <w:tcBorders>
              <w:top w:val="nil"/>
              <w:left w:val="nil"/>
              <w:bottom w:val="nil"/>
              <w:right w:val="nil"/>
            </w:tcBorders>
            <w:shd w:val="clear" w:color="auto" w:fill="auto"/>
            <w:noWrap/>
            <w:vAlign w:val="bottom"/>
            <w:hideMark/>
            <w:tcPrChange w:id="4367" w:author="Jochum, Michael D." w:date="2021-08-03T15:01:00Z">
              <w:tcPr>
                <w:tcW w:w="880" w:type="dxa"/>
                <w:tcBorders>
                  <w:top w:val="nil"/>
                  <w:left w:val="nil"/>
                  <w:bottom w:val="nil"/>
                  <w:right w:val="nil"/>
                </w:tcBorders>
                <w:shd w:val="clear" w:color="auto" w:fill="auto"/>
                <w:noWrap/>
                <w:vAlign w:val="bottom"/>
                <w:hideMark/>
              </w:tcPr>
            </w:tcPrChange>
          </w:tcPr>
          <w:p w14:paraId="471D51DD" w14:textId="77777777" w:rsidR="006030BE" w:rsidRPr="00F7092D" w:rsidRDefault="006030BE" w:rsidP="006030BE">
            <w:pPr>
              <w:spacing w:after="0" w:line="240" w:lineRule="auto"/>
              <w:jc w:val="center"/>
              <w:rPr>
                <w:ins w:id="4368" w:author="Jochum, Michael D." w:date="2021-08-03T14:59:00Z"/>
                <w:rFonts w:eastAsia="Times New Roman" w:cstheme="minorHAnsi"/>
                <w:color w:val="000000"/>
                <w:rPrChange w:id="4369" w:author="Jochum, Michael D." w:date="2021-08-05T16:09:00Z">
                  <w:rPr>
                    <w:ins w:id="4370" w:author="Jochum, Michael D." w:date="2021-08-03T14:59:00Z"/>
                    <w:rFonts w:ascii="Calibri" w:eastAsia="Times New Roman" w:hAnsi="Calibri" w:cs="Calibri"/>
                    <w:color w:val="000000"/>
                  </w:rPr>
                </w:rPrChange>
              </w:rPr>
            </w:pPr>
            <w:ins w:id="4371" w:author="Jochum, Michael D." w:date="2021-08-03T14:59:00Z">
              <w:r w:rsidRPr="00F7092D">
                <w:rPr>
                  <w:rFonts w:eastAsia="Times New Roman" w:cstheme="minorHAnsi"/>
                  <w:color w:val="000000"/>
                  <w:rPrChange w:id="4372"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373" w:author="Jochum, Michael D." w:date="2021-08-03T15:01:00Z">
              <w:tcPr>
                <w:tcW w:w="1138" w:type="dxa"/>
                <w:tcBorders>
                  <w:top w:val="nil"/>
                  <w:left w:val="nil"/>
                  <w:bottom w:val="nil"/>
                  <w:right w:val="nil"/>
                </w:tcBorders>
                <w:shd w:val="clear" w:color="auto" w:fill="auto"/>
                <w:noWrap/>
                <w:vAlign w:val="bottom"/>
                <w:hideMark/>
              </w:tcPr>
            </w:tcPrChange>
          </w:tcPr>
          <w:p w14:paraId="4ADA72C3" w14:textId="77777777" w:rsidR="006030BE" w:rsidRPr="00F7092D" w:rsidRDefault="006030BE" w:rsidP="006030BE">
            <w:pPr>
              <w:spacing w:after="0" w:line="240" w:lineRule="auto"/>
              <w:jc w:val="center"/>
              <w:rPr>
                <w:ins w:id="4374" w:author="Jochum, Michael D." w:date="2021-08-03T14:59:00Z"/>
                <w:rFonts w:eastAsia="Times New Roman" w:cstheme="minorHAnsi"/>
                <w:color w:val="000000"/>
                <w:rPrChange w:id="4375" w:author="Jochum, Michael D." w:date="2021-08-05T16:09:00Z">
                  <w:rPr>
                    <w:ins w:id="4376" w:author="Jochum, Michael D." w:date="2021-08-03T14:59:00Z"/>
                    <w:rFonts w:ascii="Calibri" w:eastAsia="Times New Roman" w:hAnsi="Calibri" w:cs="Calibri"/>
                    <w:color w:val="000000"/>
                  </w:rPr>
                </w:rPrChange>
              </w:rPr>
            </w:pPr>
            <w:ins w:id="4377" w:author="Jochum, Michael D." w:date="2021-08-03T14:59:00Z">
              <w:r w:rsidRPr="00F7092D">
                <w:rPr>
                  <w:rFonts w:eastAsia="Times New Roman" w:cstheme="minorHAnsi"/>
                  <w:color w:val="000000"/>
                  <w:rPrChange w:id="4378" w:author="Jochum, Michael D." w:date="2021-08-05T16:09:00Z">
                    <w:rPr>
                      <w:rFonts w:ascii="Calibri" w:eastAsia="Times New Roman" w:hAnsi="Calibri" w:cs="Calibri"/>
                      <w:color w:val="000000"/>
                    </w:rPr>
                  </w:rPrChange>
                </w:rPr>
                <w:t>17</w:t>
              </w:r>
            </w:ins>
          </w:p>
        </w:tc>
      </w:tr>
      <w:tr w:rsidR="006030BE" w:rsidRPr="00F7092D" w14:paraId="1BB00FC6" w14:textId="77777777" w:rsidTr="006030BE">
        <w:trPr>
          <w:trHeight w:val="253"/>
          <w:jc w:val="center"/>
          <w:ins w:id="4379" w:author="Jochum, Michael D." w:date="2021-08-03T14:59:00Z"/>
          <w:trPrChange w:id="4380"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381" w:author="Jochum, Michael D." w:date="2021-08-03T15:01:00Z">
              <w:tcPr>
                <w:tcW w:w="4916" w:type="dxa"/>
                <w:tcBorders>
                  <w:top w:val="nil"/>
                  <w:left w:val="nil"/>
                  <w:bottom w:val="nil"/>
                  <w:right w:val="nil"/>
                </w:tcBorders>
                <w:shd w:val="clear" w:color="auto" w:fill="auto"/>
                <w:noWrap/>
                <w:vAlign w:val="bottom"/>
                <w:hideMark/>
              </w:tcPr>
            </w:tcPrChange>
          </w:tcPr>
          <w:p w14:paraId="50E5DB19" w14:textId="77777777" w:rsidR="00045EAC" w:rsidRPr="00F7092D" w:rsidRDefault="00045EAC" w:rsidP="00045EAC">
            <w:pPr>
              <w:spacing w:after="0" w:line="240" w:lineRule="auto"/>
              <w:jc w:val="right"/>
              <w:rPr>
                <w:ins w:id="4382" w:author="Jochum, Michael D." w:date="2021-08-03T14:59:00Z"/>
                <w:rFonts w:eastAsia="Times New Roman" w:cstheme="minorHAnsi"/>
                <w:color w:val="000000"/>
                <w:rPrChange w:id="4383" w:author="Jochum, Michael D." w:date="2021-08-05T16:09:00Z">
                  <w:rPr>
                    <w:ins w:id="4384" w:author="Jochum, Michael D." w:date="2021-08-03T14:59:00Z"/>
                    <w:rFonts w:ascii="Calibri" w:eastAsia="Times New Roman" w:hAnsi="Calibri" w:cs="Calibri"/>
                    <w:color w:val="000000"/>
                  </w:rPr>
                </w:rPrChange>
              </w:rPr>
            </w:pPr>
            <w:ins w:id="4385" w:author="Jochum, Michael D." w:date="2021-08-03T14:59:00Z">
              <w:r w:rsidRPr="00F7092D">
                <w:rPr>
                  <w:rFonts w:eastAsia="Times New Roman" w:cstheme="minorHAnsi"/>
                  <w:color w:val="000000"/>
                  <w:rPrChange w:id="4386" w:author="Jochum, Michael D." w:date="2021-08-05T16:09:00Z">
                    <w:rPr>
                      <w:rFonts w:ascii="Calibri" w:eastAsia="Times New Roman" w:hAnsi="Calibri" w:cs="Calibri"/>
                      <w:color w:val="000000"/>
                    </w:rPr>
                  </w:rPrChange>
                </w:rPr>
                <w:t>magnesium ion binding</w:t>
              </w:r>
            </w:ins>
          </w:p>
        </w:tc>
        <w:tc>
          <w:tcPr>
            <w:tcW w:w="1966" w:type="dxa"/>
            <w:tcBorders>
              <w:top w:val="nil"/>
              <w:left w:val="nil"/>
              <w:bottom w:val="nil"/>
              <w:right w:val="nil"/>
            </w:tcBorders>
            <w:shd w:val="clear" w:color="auto" w:fill="auto"/>
            <w:noWrap/>
            <w:vAlign w:val="bottom"/>
            <w:hideMark/>
            <w:tcPrChange w:id="4387" w:author="Jochum, Michael D." w:date="2021-08-03T15:01:00Z">
              <w:tcPr>
                <w:tcW w:w="1923" w:type="dxa"/>
                <w:tcBorders>
                  <w:top w:val="nil"/>
                  <w:left w:val="nil"/>
                  <w:bottom w:val="nil"/>
                  <w:right w:val="nil"/>
                </w:tcBorders>
                <w:shd w:val="clear" w:color="auto" w:fill="auto"/>
                <w:noWrap/>
                <w:vAlign w:val="bottom"/>
                <w:hideMark/>
              </w:tcPr>
            </w:tcPrChange>
          </w:tcPr>
          <w:p w14:paraId="1D133A22" w14:textId="77777777" w:rsidR="00045EAC" w:rsidRPr="00F7092D" w:rsidRDefault="00045EAC" w:rsidP="00045EAC">
            <w:pPr>
              <w:spacing w:after="0" w:line="240" w:lineRule="auto"/>
              <w:jc w:val="center"/>
              <w:rPr>
                <w:ins w:id="4388" w:author="Jochum, Michael D." w:date="2021-08-03T14:59:00Z"/>
                <w:rFonts w:eastAsia="Times New Roman" w:cstheme="minorHAnsi"/>
                <w:color w:val="000000"/>
                <w:rPrChange w:id="4389" w:author="Jochum, Michael D." w:date="2021-08-05T16:09:00Z">
                  <w:rPr>
                    <w:ins w:id="4390" w:author="Jochum, Michael D." w:date="2021-08-03T14:59:00Z"/>
                    <w:rFonts w:ascii="Calibri" w:eastAsia="Times New Roman" w:hAnsi="Calibri" w:cs="Calibri"/>
                    <w:color w:val="000000"/>
                  </w:rPr>
                </w:rPrChange>
              </w:rPr>
            </w:pPr>
            <w:proofErr w:type="spellStart"/>
            <w:ins w:id="4391" w:author="Jochum, Michael D." w:date="2021-08-03T14:59:00Z">
              <w:r w:rsidRPr="00F7092D">
                <w:rPr>
                  <w:rFonts w:eastAsia="Times New Roman" w:cstheme="minorHAnsi"/>
                  <w:color w:val="000000"/>
                  <w:rPrChange w:id="4392"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4393" w:author="Jochum, Michael D." w:date="2021-08-03T15:01:00Z">
              <w:tcPr>
                <w:tcW w:w="1310" w:type="dxa"/>
                <w:tcBorders>
                  <w:top w:val="nil"/>
                  <w:left w:val="nil"/>
                  <w:bottom w:val="nil"/>
                  <w:right w:val="nil"/>
                </w:tcBorders>
                <w:shd w:val="clear" w:color="auto" w:fill="auto"/>
                <w:noWrap/>
                <w:vAlign w:val="bottom"/>
                <w:hideMark/>
              </w:tcPr>
            </w:tcPrChange>
          </w:tcPr>
          <w:p w14:paraId="05A9DAFC" w14:textId="77777777" w:rsidR="00045EAC" w:rsidRPr="00F7092D" w:rsidRDefault="00045EAC" w:rsidP="00045EAC">
            <w:pPr>
              <w:spacing w:after="0" w:line="240" w:lineRule="auto"/>
              <w:jc w:val="center"/>
              <w:rPr>
                <w:ins w:id="4394" w:author="Jochum, Michael D." w:date="2021-08-03T14:59:00Z"/>
                <w:rFonts w:eastAsia="Times New Roman" w:cstheme="minorHAnsi"/>
                <w:color w:val="000000"/>
                <w:rPrChange w:id="4395" w:author="Jochum, Michael D." w:date="2021-08-05T16:09:00Z">
                  <w:rPr>
                    <w:ins w:id="4396" w:author="Jochum, Michael D." w:date="2021-08-03T14:59:00Z"/>
                    <w:rFonts w:ascii="Calibri" w:eastAsia="Times New Roman" w:hAnsi="Calibri" w:cs="Calibri"/>
                    <w:color w:val="000000"/>
                  </w:rPr>
                </w:rPrChange>
              </w:rPr>
            </w:pPr>
            <w:ins w:id="4397" w:author="Jochum, Michael D." w:date="2021-08-03T14:59:00Z">
              <w:r w:rsidRPr="00F7092D">
                <w:rPr>
                  <w:rFonts w:eastAsia="Times New Roman" w:cstheme="minorHAnsi"/>
                  <w:color w:val="000000"/>
                  <w:rPrChange w:id="4398" w:author="Jochum, Michael D." w:date="2021-08-05T16:09:00Z">
                    <w:rPr>
                      <w:rFonts w:ascii="Calibri" w:eastAsia="Times New Roman" w:hAnsi="Calibri" w:cs="Calibri"/>
                      <w:color w:val="000000"/>
                    </w:rPr>
                  </w:rPrChange>
                </w:rPr>
                <w:t>GO:0000287</w:t>
              </w:r>
            </w:ins>
          </w:p>
        </w:tc>
        <w:tc>
          <w:tcPr>
            <w:tcW w:w="746" w:type="dxa"/>
            <w:tcBorders>
              <w:top w:val="nil"/>
              <w:left w:val="nil"/>
              <w:bottom w:val="nil"/>
              <w:right w:val="nil"/>
            </w:tcBorders>
            <w:shd w:val="clear" w:color="auto" w:fill="auto"/>
            <w:noWrap/>
            <w:vAlign w:val="bottom"/>
            <w:hideMark/>
            <w:tcPrChange w:id="4399" w:author="Jochum, Michael D." w:date="2021-08-03T15:01:00Z">
              <w:tcPr>
                <w:tcW w:w="729" w:type="dxa"/>
                <w:tcBorders>
                  <w:top w:val="nil"/>
                  <w:left w:val="nil"/>
                  <w:bottom w:val="nil"/>
                  <w:right w:val="nil"/>
                </w:tcBorders>
                <w:shd w:val="clear" w:color="auto" w:fill="auto"/>
                <w:noWrap/>
                <w:vAlign w:val="bottom"/>
                <w:hideMark/>
              </w:tcPr>
            </w:tcPrChange>
          </w:tcPr>
          <w:p w14:paraId="6042A49A" w14:textId="77777777" w:rsidR="00045EAC" w:rsidRPr="00F7092D" w:rsidRDefault="00045EAC" w:rsidP="00045EAC">
            <w:pPr>
              <w:spacing w:after="0" w:line="240" w:lineRule="auto"/>
              <w:jc w:val="center"/>
              <w:rPr>
                <w:ins w:id="4400" w:author="Jochum, Michael D." w:date="2021-08-03T14:59:00Z"/>
                <w:rFonts w:eastAsia="Times New Roman" w:cstheme="minorHAnsi"/>
                <w:color w:val="000000"/>
                <w:rPrChange w:id="4401" w:author="Jochum, Michael D." w:date="2021-08-05T16:09:00Z">
                  <w:rPr>
                    <w:ins w:id="4402" w:author="Jochum, Michael D." w:date="2021-08-03T14:59:00Z"/>
                    <w:rFonts w:ascii="Calibri" w:eastAsia="Times New Roman" w:hAnsi="Calibri" w:cs="Calibri"/>
                    <w:color w:val="000000"/>
                  </w:rPr>
                </w:rPrChange>
              </w:rPr>
            </w:pPr>
            <w:ins w:id="4403" w:author="Jochum, Michael D." w:date="2021-08-03T14:59:00Z">
              <w:r w:rsidRPr="00F7092D">
                <w:rPr>
                  <w:rFonts w:eastAsia="Times New Roman" w:cstheme="minorHAnsi"/>
                  <w:color w:val="000000"/>
                  <w:rPrChange w:id="4404"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405" w:author="Jochum, Michael D." w:date="2021-08-03T15:01:00Z">
              <w:tcPr>
                <w:tcW w:w="880" w:type="dxa"/>
                <w:tcBorders>
                  <w:top w:val="nil"/>
                  <w:left w:val="nil"/>
                  <w:bottom w:val="nil"/>
                  <w:right w:val="nil"/>
                </w:tcBorders>
                <w:shd w:val="clear" w:color="auto" w:fill="auto"/>
                <w:noWrap/>
                <w:vAlign w:val="bottom"/>
                <w:hideMark/>
              </w:tcPr>
            </w:tcPrChange>
          </w:tcPr>
          <w:p w14:paraId="20E2BCE8" w14:textId="77777777" w:rsidR="00045EAC" w:rsidRPr="00F7092D" w:rsidRDefault="00045EAC" w:rsidP="00045EAC">
            <w:pPr>
              <w:spacing w:after="0" w:line="240" w:lineRule="auto"/>
              <w:jc w:val="center"/>
              <w:rPr>
                <w:ins w:id="4406" w:author="Jochum, Michael D." w:date="2021-08-03T14:59:00Z"/>
                <w:rFonts w:eastAsia="Times New Roman" w:cstheme="minorHAnsi"/>
                <w:color w:val="000000"/>
                <w:rPrChange w:id="4407" w:author="Jochum, Michael D." w:date="2021-08-05T16:09:00Z">
                  <w:rPr>
                    <w:ins w:id="4408" w:author="Jochum, Michael D." w:date="2021-08-03T14:59:00Z"/>
                    <w:rFonts w:ascii="Calibri" w:eastAsia="Times New Roman" w:hAnsi="Calibri" w:cs="Calibri"/>
                    <w:color w:val="000000"/>
                  </w:rPr>
                </w:rPrChange>
              </w:rPr>
            </w:pPr>
            <w:ins w:id="4409" w:author="Jochum, Michael D." w:date="2021-08-03T14:59:00Z">
              <w:r w:rsidRPr="00F7092D">
                <w:rPr>
                  <w:rFonts w:eastAsia="Times New Roman" w:cstheme="minorHAnsi"/>
                  <w:color w:val="000000"/>
                  <w:rPrChange w:id="4410" w:author="Jochum, Michael D." w:date="2021-08-05T16:09:00Z">
                    <w:rPr>
                      <w:rFonts w:ascii="Calibri" w:eastAsia="Times New Roman" w:hAnsi="Calibri" w:cs="Calibri"/>
                      <w:color w:val="000000"/>
                    </w:rPr>
                  </w:rPrChange>
                </w:rPr>
                <w:t>-2.336</w:t>
              </w:r>
            </w:ins>
          </w:p>
        </w:tc>
        <w:tc>
          <w:tcPr>
            <w:tcW w:w="880" w:type="dxa"/>
            <w:tcBorders>
              <w:top w:val="nil"/>
              <w:left w:val="nil"/>
              <w:bottom w:val="nil"/>
              <w:right w:val="nil"/>
            </w:tcBorders>
            <w:shd w:val="clear" w:color="auto" w:fill="auto"/>
            <w:noWrap/>
            <w:vAlign w:val="bottom"/>
            <w:hideMark/>
            <w:tcPrChange w:id="4411" w:author="Jochum, Michael D." w:date="2021-08-03T15:01:00Z">
              <w:tcPr>
                <w:tcW w:w="880" w:type="dxa"/>
                <w:tcBorders>
                  <w:top w:val="nil"/>
                  <w:left w:val="nil"/>
                  <w:bottom w:val="nil"/>
                  <w:right w:val="nil"/>
                </w:tcBorders>
                <w:shd w:val="clear" w:color="auto" w:fill="auto"/>
                <w:noWrap/>
                <w:vAlign w:val="bottom"/>
                <w:hideMark/>
              </w:tcPr>
            </w:tcPrChange>
          </w:tcPr>
          <w:p w14:paraId="3575D3A5" w14:textId="77777777" w:rsidR="00045EAC" w:rsidRPr="00F7092D" w:rsidRDefault="00045EAC" w:rsidP="00045EAC">
            <w:pPr>
              <w:spacing w:after="0" w:line="240" w:lineRule="auto"/>
              <w:jc w:val="center"/>
              <w:rPr>
                <w:ins w:id="4412" w:author="Jochum, Michael D." w:date="2021-08-03T14:59:00Z"/>
                <w:rFonts w:eastAsia="Times New Roman" w:cstheme="minorHAnsi"/>
                <w:color w:val="000000"/>
                <w:rPrChange w:id="4413" w:author="Jochum, Michael D." w:date="2021-08-05T16:09:00Z">
                  <w:rPr>
                    <w:ins w:id="4414" w:author="Jochum, Michael D." w:date="2021-08-03T14:59:00Z"/>
                    <w:rFonts w:ascii="Calibri" w:eastAsia="Times New Roman" w:hAnsi="Calibri" w:cs="Calibri"/>
                    <w:color w:val="000000"/>
                  </w:rPr>
                </w:rPrChange>
              </w:rPr>
            </w:pPr>
            <w:ins w:id="4415" w:author="Jochum, Michael D." w:date="2021-08-03T14:59:00Z">
              <w:r w:rsidRPr="00F7092D">
                <w:rPr>
                  <w:rFonts w:eastAsia="Times New Roman" w:cstheme="minorHAnsi"/>
                  <w:color w:val="000000"/>
                  <w:rPrChange w:id="4416" w:author="Jochum, Michael D." w:date="2021-08-05T16:09:00Z">
                    <w:rPr>
                      <w:rFonts w:ascii="Calibri" w:eastAsia="Times New Roman" w:hAnsi="Calibri" w:cs="Calibri"/>
                      <w:color w:val="000000"/>
                    </w:rPr>
                  </w:rPrChange>
                </w:rPr>
                <w:t>0.709</w:t>
              </w:r>
            </w:ins>
          </w:p>
        </w:tc>
        <w:tc>
          <w:tcPr>
            <w:tcW w:w="880" w:type="dxa"/>
            <w:tcBorders>
              <w:top w:val="nil"/>
              <w:left w:val="nil"/>
              <w:bottom w:val="nil"/>
              <w:right w:val="nil"/>
            </w:tcBorders>
            <w:shd w:val="clear" w:color="auto" w:fill="auto"/>
            <w:noWrap/>
            <w:vAlign w:val="bottom"/>
            <w:hideMark/>
            <w:tcPrChange w:id="4417" w:author="Jochum, Michael D." w:date="2021-08-03T15:01:00Z">
              <w:tcPr>
                <w:tcW w:w="880" w:type="dxa"/>
                <w:tcBorders>
                  <w:top w:val="nil"/>
                  <w:left w:val="nil"/>
                  <w:bottom w:val="nil"/>
                  <w:right w:val="nil"/>
                </w:tcBorders>
                <w:shd w:val="clear" w:color="auto" w:fill="auto"/>
                <w:noWrap/>
                <w:vAlign w:val="bottom"/>
                <w:hideMark/>
              </w:tcPr>
            </w:tcPrChange>
          </w:tcPr>
          <w:p w14:paraId="04451FBC" w14:textId="77777777" w:rsidR="00045EAC" w:rsidRPr="00F7092D" w:rsidRDefault="00045EAC" w:rsidP="00045EAC">
            <w:pPr>
              <w:spacing w:after="0" w:line="240" w:lineRule="auto"/>
              <w:jc w:val="center"/>
              <w:rPr>
                <w:ins w:id="4418" w:author="Jochum, Michael D." w:date="2021-08-03T14:59:00Z"/>
                <w:rFonts w:eastAsia="Times New Roman" w:cstheme="minorHAnsi"/>
                <w:color w:val="000000"/>
                <w:rPrChange w:id="4419" w:author="Jochum, Michael D." w:date="2021-08-05T16:09:00Z">
                  <w:rPr>
                    <w:ins w:id="4420" w:author="Jochum, Michael D." w:date="2021-08-03T14:59:00Z"/>
                    <w:rFonts w:ascii="Calibri" w:eastAsia="Times New Roman" w:hAnsi="Calibri" w:cs="Calibri"/>
                    <w:color w:val="000000"/>
                  </w:rPr>
                </w:rPrChange>
              </w:rPr>
            </w:pPr>
            <w:ins w:id="4421" w:author="Jochum, Michael D." w:date="2021-08-03T14:59:00Z">
              <w:r w:rsidRPr="00F7092D">
                <w:rPr>
                  <w:rFonts w:eastAsia="Times New Roman" w:cstheme="minorHAnsi"/>
                  <w:color w:val="000000"/>
                  <w:rPrChange w:id="4422"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423" w:author="Jochum, Michael D." w:date="2021-08-03T15:01:00Z">
              <w:tcPr>
                <w:tcW w:w="880" w:type="dxa"/>
                <w:tcBorders>
                  <w:top w:val="nil"/>
                  <w:left w:val="nil"/>
                  <w:bottom w:val="nil"/>
                  <w:right w:val="nil"/>
                </w:tcBorders>
                <w:shd w:val="clear" w:color="auto" w:fill="auto"/>
                <w:noWrap/>
                <w:vAlign w:val="bottom"/>
                <w:hideMark/>
              </w:tcPr>
            </w:tcPrChange>
          </w:tcPr>
          <w:p w14:paraId="6ADF2B03" w14:textId="77777777" w:rsidR="00045EAC" w:rsidRPr="00F7092D" w:rsidRDefault="00045EAC" w:rsidP="00045EAC">
            <w:pPr>
              <w:spacing w:after="0" w:line="240" w:lineRule="auto"/>
              <w:jc w:val="center"/>
              <w:rPr>
                <w:ins w:id="4424" w:author="Jochum, Michael D." w:date="2021-08-03T14:59:00Z"/>
                <w:rFonts w:eastAsia="Times New Roman" w:cstheme="minorHAnsi"/>
                <w:color w:val="000000"/>
                <w:rPrChange w:id="4425" w:author="Jochum, Michael D." w:date="2021-08-05T16:09:00Z">
                  <w:rPr>
                    <w:ins w:id="4426" w:author="Jochum, Michael D." w:date="2021-08-03T14:59:00Z"/>
                    <w:rFonts w:ascii="Calibri" w:eastAsia="Times New Roman" w:hAnsi="Calibri" w:cs="Calibri"/>
                    <w:color w:val="000000"/>
                  </w:rPr>
                </w:rPrChange>
              </w:rPr>
            </w:pPr>
            <w:ins w:id="4427" w:author="Jochum, Michael D." w:date="2021-08-03T14:59:00Z">
              <w:r w:rsidRPr="00F7092D">
                <w:rPr>
                  <w:rFonts w:eastAsia="Times New Roman" w:cstheme="minorHAnsi"/>
                  <w:color w:val="000000"/>
                  <w:rPrChange w:id="4428"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429" w:author="Jochum, Michael D." w:date="2021-08-03T15:01:00Z">
              <w:tcPr>
                <w:tcW w:w="880" w:type="dxa"/>
                <w:tcBorders>
                  <w:top w:val="nil"/>
                  <w:left w:val="nil"/>
                  <w:bottom w:val="nil"/>
                  <w:right w:val="nil"/>
                </w:tcBorders>
                <w:shd w:val="clear" w:color="auto" w:fill="auto"/>
                <w:noWrap/>
                <w:vAlign w:val="bottom"/>
                <w:hideMark/>
              </w:tcPr>
            </w:tcPrChange>
          </w:tcPr>
          <w:p w14:paraId="0E820961" w14:textId="77777777" w:rsidR="00045EAC" w:rsidRPr="00F7092D" w:rsidRDefault="00045EAC" w:rsidP="00045EAC">
            <w:pPr>
              <w:spacing w:after="0" w:line="240" w:lineRule="auto"/>
              <w:jc w:val="center"/>
              <w:rPr>
                <w:ins w:id="4430" w:author="Jochum, Michael D." w:date="2021-08-03T14:59:00Z"/>
                <w:rFonts w:eastAsia="Times New Roman" w:cstheme="minorHAnsi"/>
                <w:color w:val="000000"/>
                <w:rPrChange w:id="4431" w:author="Jochum, Michael D." w:date="2021-08-05T16:09:00Z">
                  <w:rPr>
                    <w:ins w:id="4432" w:author="Jochum, Michael D." w:date="2021-08-03T14:59:00Z"/>
                    <w:rFonts w:ascii="Calibri" w:eastAsia="Times New Roman" w:hAnsi="Calibri" w:cs="Calibri"/>
                    <w:color w:val="000000"/>
                  </w:rPr>
                </w:rPrChange>
              </w:rPr>
            </w:pPr>
            <w:ins w:id="4433" w:author="Jochum, Michael D." w:date="2021-08-03T14:59:00Z">
              <w:r w:rsidRPr="00F7092D">
                <w:rPr>
                  <w:rFonts w:eastAsia="Times New Roman" w:cstheme="minorHAnsi"/>
                  <w:color w:val="000000"/>
                  <w:rPrChange w:id="4434"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435" w:author="Jochum, Michael D." w:date="2021-08-03T15:01:00Z">
              <w:tcPr>
                <w:tcW w:w="1138" w:type="dxa"/>
                <w:tcBorders>
                  <w:top w:val="nil"/>
                  <w:left w:val="nil"/>
                  <w:bottom w:val="nil"/>
                  <w:right w:val="nil"/>
                </w:tcBorders>
                <w:shd w:val="clear" w:color="auto" w:fill="auto"/>
                <w:noWrap/>
                <w:vAlign w:val="bottom"/>
                <w:hideMark/>
              </w:tcPr>
            </w:tcPrChange>
          </w:tcPr>
          <w:p w14:paraId="2DAE884F" w14:textId="77777777" w:rsidR="00045EAC" w:rsidRPr="00F7092D" w:rsidRDefault="00045EAC" w:rsidP="00045EAC">
            <w:pPr>
              <w:spacing w:after="0" w:line="240" w:lineRule="auto"/>
              <w:jc w:val="center"/>
              <w:rPr>
                <w:ins w:id="4436" w:author="Jochum, Michael D." w:date="2021-08-03T14:59:00Z"/>
                <w:rFonts w:eastAsia="Times New Roman" w:cstheme="minorHAnsi"/>
                <w:color w:val="000000"/>
                <w:rPrChange w:id="4437" w:author="Jochum, Michael D." w:date="2021-08-05T16:09:00Z">
                  <w:rPr>
                    <w:ins w:id="4438" w:author="Jochum, Michael D." w:date="2021-08-03T14:59:00Z"/>
                    <w:rFonts w:ascii="Calibri" w:eastAsia="Times New Roman" w:hAnsi="Calibri" w:cs="Calibri"/>
                    <w:color w:val="000000"/>
                  </w:rPr>
                </w:rPrChange>
              </w:rPr>
            </w:pPr>
            <w:ins w:id="4439" w:author="Jochum, Michael D." w:date="2021-08-03T14:59:00Z">
              <w:r w:rsidRPr="00F7092D">
                <w:rPr>
                  <w:rFonts w:eastAsia="Times New Roman" w:cstheme="minorHAnsi"/>
                  <w:color w:val="000000"/>
                  <w:rPrChange w:id="4440" w:author="Jochum, Michael D." w:date="2021-08-05T16:09:00Z">
                    <w:rPr>
                      <w:rFonts w:ascii="Calibri" w:eastAsia="Times New Roman" w:hAnsi="Calibri" w:cs="Calibri"/>
                      <w:color w:val="000000"/>
                    </w:rPr>
                  </w:rPrChange>
                </w:rPr>
                <w:t>11</w:t>
              </w:r>
            </w:ins>
          </w:p>
        </w:tc>
      </w:tr>
      <w:tr w:rsidR="006030BE" w:rsidRPr="00F7092D" w14:paraId="34030C40" w14:textId="77777777" w:rsidTr="006030BE">
        <w:trPr>
          <w:trHeight w:val="253"/>
          <w:jc w:val="center"/>
          <w:ins w:id="4441" w:author="Jochum, Michael D." w:date="2021-08-03T14:59:00Z"/>
          <w:trPrChange w:id="4442"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443" w:author="Jochum, Michael D." w:date="2021-08-03T15:01:00Z">
              <w:tcPr>
                <w:tcW w:w="4916" w:type="dxa"/>
                <w:tcBorders>
                  <w:top w:val="nil"/>
                  <w:left w:val="nil"/>
                  <w:bottom w:val="nil"/>
                  <w:right w:val="nil"/>
                </w:tcBorders>
                <w:shd w:val="clear" w:color="auto" w:fill="auto"/>
                <w:noWrap/>
                <w:vAlign w:val="bottom"/>
                <w:hideMark/>
              </w:tcPr>
            </w:tcPrChange>
          </w:tcPr>
          <w:p w14:paraId="4C59E6EF" w14:textId="77777777" w:rsidR="00045EAC" w:rsidRPr="00F7092D" w:rsidRDefault="00045EAC" w:rsidP="00045EAC">
            <w:pPr>
              <w:spacing w:after="0" w:line="240" w:lineRule="auto"/>
              <w:jc w:val="right"/>
              <w:rPr>
                <w:ins w:id="4444" w:author="Jochum, Michael D." w:date="2021-08-03T14:59:00Z"/>
                <w:rFonts w:eastAsia="Times New Roman" w:cstheme="minorHAnsi"/>
                <w:color w:val="000000"/>
                <w:rPrChange w:id="4445" w:author="Jochum, Michael D." w:date="2021-08-05T16:09:00Z">
                  <w:rPr>
                    <w:ins w:id="4446" w:author="Jochum, Michael D." w:date="2021-08-03T14:59:00Z"/>
                    <w:rFonts w:ascii="Calibri" w:eastAsia="Times New Roman" w:hAnsi="Calibri" w:cs="Calibri"/>
                    <w:color w:val="000000"/>
                  </w:rPr>
                </w:rPrChange>
              </w:rPr>
            </w:pPr>
            <w:ins w:id="4447" w:author="Jochum, Michael D." w:date="2021-08-03T14:59:00Z">
              <w:r w:rsidRPr="00F7092D">
                <w:rPr>
                  <w:rFonts w:eastAsia="Times New Roman" w:cstheme="minorHAnsi"/>
                  <w:color w:val="000000"/>
                  <w:rPrChange w:id="4448" w:author="Jochum, Michael D." w:date="2021-08-05T16:09:00Z">
                    <w:rPr>
                      <w:rFonts w:ascii="Calibri" w:eastAsia="Times New Roman" w:hAnsi="Calibri" w:cs="Calibri"/>
                      <w:color w:val="000000"/>
                    </w:rPr>
                  </w:rPrChange>
                </w:rPr>
                <w:t>RNA binding</w:t>
              </w:r>
            </w:ins>
          </w:p>
        </w:tc>
        <w:tc>
          <w:tcPr>
            <w:tcW w:w="1966" w:type="dxa"/>
            <w:tcBorders>
              <w:top w:val="nil"/>
              <w:left w:val="nil"/>
              <w:bottom w:val="nil"/>
              <w:right w:val="nil"/>
            </w:tcBorders>
            <w:shd w:val="clear" w:color="auto" w:fill="auto"/>
            <w:noWrap/>
            <w:vAlign w:val="bottom"/>
            <w:hideMark/>
            <w:tcPrChange w:id="4449" w:author="Jochum, Michael D." w:date="2021-08-03T15:01:00Z">
              <w:tcPr>
                <w:tcW w:w="1923" w:type="dxa"/>
                <w:tcBorders>
                  <w:top w:val="nil"/>
                  <w:left w:val="nil"/>
                  <w:bottom w:val="nil"/>
                  <w:right w:val="nil"/>
                </w:tcBorders>
                <w:shd w:val="clear" w:color="auto" w:fill="auto"/>
                <w:noWrap/>
                <w:vAlign w:val="bottom"/>
                <w:hideMark/>
              </w:tcPr>
            </w:tcPrChange>
          </w:tcPr>
          <w:p w14:paraId="2FFD4E05" w14:textId="77777777" w:rsidR="00045EAC" w:rsidRPr="00F7092D" w:rsidRDefault="00045EAC" w:rsidP="00045EAC">
            <w:pPr>
              <w:spacing w:after="0" w:line="240" w:lineRule="auto"/>
              <w:jc w:val="center"/>
              <w:rPr>
                <w:ins w:id="4450" w:author="Jochum, Michael D." w:date="2021-08-03T14:59:00Z"/>
                <w:rFonts w:eastAsia="Times New Roman" w:cstheme="minorHAnsi"/>
                <w:color w:val="000000"/>
                <w:rPrChange w:id="4451" w:author="Jochum, Michael D." w:date="2021-08-05T16:09:00Z">
                  <w:rPr>
                    <w:ins w:id="4452" w:author="Jochum, Michael D." w:date="2021-08-03T14:59:00Z"/>
                    <w:rFonts w:ascii="Calibri" w:eastAsia="Times New Roman" w:hAnsi="Calibri" w:cs="Calibri"/>
                    <w:color w:val="000000"/>
                  </w:rPr>
                </w:rPrChange>
              </w:rPr>
            </w:pPr>
            <w:proofErr w:type="spellStart"/>
            <w:ins w:id="4453" w:author="Jochum, Michael D." w:date="2021-08-03T14:59:00Z">
              <w:r w:rsidRPr="00F7092D">
                <w:rPr>
                  <w:rFonts w:eastAsia="Times New Roman" w:cstheme="minorHAnsi"/>
                  <w:color w:val="000000"/>
                  <w:rPrChange w:id="4454"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4455" w:author="Jochum, Michael D." w:date="2021-08-03T15:01:00Z">
              <w:tcPr>
                <w:tcW w:w="1310" w:type="dxa"/>
                <w:tcBorders>
                  <w:top w:val="nil"/>
                  <w:left w:val="nil"/>
                  <w:bottom w:val="nil"/>
                  <w:right w:val="nil"/>
                </w:tcBorders>
                <w:shd w:val="clear" w:color="auto" w:fill="auto"/>
                <w:noWrap/>
                <w:vAlign w:val="bottom"/>
                <w:hideMark/>
              </w:tcPr>
            </w:tcPrChange>
          </w:tcPr>
          <w:p w14:paraId="23A6DE93" w14:textId="77777777" w:rsidR="00045EAC" w:rsidRPr="00F7092D" w:rsidRDefault="00045EAC" w:rsidP="00045EAC">
            <w:pPr>
              <w:spacing w:after="0" w:line="240" w:lineRule="auto"/>
              <w:jc w:val="center"/>
              <w:rPr>
                <w:ins w:id="4456" w:author="Jochum, Michael D." w:date="2021-08-03T14:59:00Z"/>
                <w:rFonts w:eastAsia="Times New Roman" w:cstheme="minorHAnsi"/>
                <w:color w:val="000000"/>
                <w:rPrChange w:id="4457" w:author="Jochum, Michael D." w:date="2021-08-05T16:09:00Z">
                  <w:rPr>
                    <w:ins w:id="4458" w:author="Jochum, Michael D." w:date="2021-08-03T14:59:00Z"/>
                    <w:rFonts w:ascii="Calibri" w:eastAsia="Times New Roman" w:hAnsi="Calibri" w:cs="Calibri"/>
                    <w:color w:val="000000"/>
                  </w:rPr>
                </w:rPrChange>
              </w:rPr>
            </w:pPr>
            <w:ins w:id="4459" w:author="Jochum, Michael D." w:date="2021-08-03T14:59:00Z">
              <w:r w:rsidRPr="00F7092D">
                <w:rPr>
                  <w:rFonts w:eastAsia="Times New Roman" w:cstheme="minorHAnsi"/>
                  <w:color w:val="000000"/>
                  <w:rPrChange w:id="4460" w:author="Jochum, Michael D." w:date="2021-08-05T16:09:00Z">
                    <w:rPr>
                      <w:rFonts w:ascii="Calibri" w:eastAsia="Times New Roman" w:hAnsi="Calibri" w:cs="Calibri"/>
                      <w:color w:val="000000"/>
                    </w:rPr>
                  </w:rPrChange>
                </w:rPr>
                <w:t>GO:0003723</w:t>
              </w:r>
            </w:ins>
          </w:p>
        </w:tc>
        <w:tc>
          <w:tcPr>
            <w:tcW w:w="746" w:type="dxa"/>
            <w:tcBorders>
              <w:top w:val="nil"/>
              <w:left w:val="nil"/>
              <w:bottom w:val="nil"/>
              <w:right w:val="nil"/>
            </w:tcBorders>
            <w:shd w:val="clear" w:color="auto" w:fill="auto"/>
            <w:noWrap/>
            <w:vAlign w:val="bottom"/>
            <w:hideMark/>
            <w:tcPrChange w:id="4461" w:author="Jochum, Michael D." w:date="2021-08-03T15:01:00Z">
              <w:tcPr>
                <w:tcW w:w="729" w:type="dxa"/>
                <w:tcBorders>
                  <w:top w:val="nil"/>
                  <w:left w:val="nil"/>
                  <w:bottom w:val="nil"/>
                  <w:right w:val="nil"/>
                </w:tcBorders>
                <w:shd w:val="clear" w:color="auto" w:fill="auto"/>
                <w:noWrap/>
                <w:vAlign w:val="bottom"/>
                <w:hideMark/>
              </w:tcPr>
            </w:tcPrChange>
          </w:tcPr>
          <w:p w14:paraId="53B56F30" w14:textId="77777777" w:rsidR="00045EAC" w:rsidRPr="00F7092D" w:rsidRDefault="00045EAC" w:rsidP="00045EAC">
            <w:pPr>
              <w:spacing w:after="0" w:line="240" w:lineRule="auto"/>
              <w:jc w:val="center"/>
              <w:rPr>
                <w:ins w:id="4462" w:author="Jochum, Michael D." w:date="2021-08-03T14:59:00Z"/>
                <w:rFonts w:eastAsia="Times New Roman" w:cstheme="minorHAnsi"/>
                <w:color w:val="000000"/>
                <w:rPrChange w:id="4463" w:author="Jochum, Michael D." w:date="2021-08-05T16:09:00Z">
                  <w:rPr>
                    <w:ins w:id="4464" w:author="Jochum, Michael D." w:date="2021-08-03T14:59:00Z"/>
                    <w:rFonts w:ascii="Calibri" w:eastAsia="Times New Roman" w:hAnsi="Calibri" w:cs="Calibri"/>
                    <w:color w:val="000000"/>
                  </w:rPr>
                </w:rPrChange>
              </w:rPr>
            </w:pPr>
            <w:ins w:id="4465" w:author="Jochum, Michael D." w:date="2021-08-03T14:59:00Z">
              <w:r w:rsidRPr="00F7092D">
                <w:rPr>
                  <w:rFonts w:eastAsia="Times New Roman" w:cstheme="minorHAnsi"/>
                  <w:color w:val="000000"/>
                  <w:rPrChange w:id="4466"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467" w:author="Jochum, Michael D." w:date="2021-08-03T15:01:00Z">
              <w:tcPr>
                <w:tcW w:w="880" w:type="dxa"/>
                <w:tcBorders>
                  <w:top w:val="nil"/>
                  <w:left w:val="nil"/>
                  <w:bottom w:val="nil"/>
                  <w:right w:val="nil"/>
                </w:tcBorders>
                <w:shd w:val="clear" w:color="auto" w:fill="auto"/>
                <w:noWrap/>
                <w:vAlign w:val="bottom"/>
                <w:hideMark/>
              </w:tcPr>
            </w:tcPrChange>
          </w:tcPr>
          <w:p w14:paraId="07CABEBA" w14:textId="77777777" w:rsidR="00045EAC" w:rsidRPr="00F7092D" w:rsidRDefault="00045EAC" w:rsidP="00045EAC">
            <w:pPr>
              <w:spacing w:after="0" w:line="240" w:lineRule="auto"/>
              <w:jc w:val="center"/>
              <w:rPr>
                <w:ins w:id="4468" w:author="Jochum, Michael D." w:date="2021-08-03T14:59:00Z"/>
                <w:rFonts w:eastAsia="Times New Roman" w:cstheme="minorHAnsi"/>
                <w:color w:val="000000"/>
                <w:rPrChange w:id="4469" w:author="Jochum, Michael D." w:date="2021-08-05T16:09:00Z">
                  <w:rPr>
                    <w:ins w:id="4470" w:author="Jochum, Michael D." w:date="2021-08-03T14:59:00Z"/>
                    <w:rFonts w:ascii="Calibri" w:eastAsia="Times New Roman" w:hAnsi="Calibri" w:cs="Calibri"/>
                    <w:color w:val="000000"/>
                  </w:rPr>
                </w:rPrChange>
              </w:rPr>
            </w:pPr>
            <w:ins w:id="4471" w:author="Jochum, Michael D." w:date="2021-08-03T14:59:00Z">
              <w:r w:rsidRPr="00F7092D">
                <w:rPr>
                  <w:rFonts w:eastAsia="Times New Roman" w:cstheme="minorHAnsi"/>
                  <w:color w:val="000000"/>
                  <w:rPrChange w:id="4472" w:author="Jochum, Michael D." w:date="2021-08-05T16:09:00Z">
                    <w:rPr>
                      <w:rFonts w:ascii="Calibri" w:eastAsia="Times New Roman" w:hAnsi="Calibri" w:cs="Calibri"/>
                      <w:color w:val="000000"/>
                    </w:rPr>
                  </w:rPrChange>
                </w:rPr>
                <w:t>0.989</w:t>
              </w:r>
            </w:ins>
          </w:p>
        </w:tc>
        <w:tc>
          <w:tcPr>
            <w:tcW w:w="880" w:type="dxa"/>
            <w:tcBorders>
              <w:top w:val="nil"/>
              <w:left w:val="nil"/>
              <w:bottom w:val="nil"/>
              <w:right w:val="nil"/>
            </w:tcBorders>
            <w:shd w:val="clear" w:color="auto" w:fill="auto"/>
            <w:noWrap/>
            <w:vAlign w:val="bottom"/>
            <w:hideMark/>
            <w:tcPrChange w:id="4473" w:author="Jochum, Michael D." w:date="2021-08-03T15:01:00Z">
              <w:tcPr>
                <w:tcW w:w="880" w:type="dxa"/>
                <w:tcBorders>
                  <w:top w:val="nil"/>
                  <w:left w:val="nil"/>
                  <w:bottom w:val="nil"/>
                  <w:right w:val="nil"/>
                </w:tcBorders>
                <w:shd w:val="clear" w:color="auto" w:fill="auto"/>
                <w:noWrap/>
                <w:vAlign w:val="bottom"/>
                <w:hideMark/>
              </w:tcPr>
            </w:tcPrChange>
          </w:tcPr>
          <w:p w14:paraId="08039CF2" w14:textId="77777777" w:rsidR="00045EAC" w:rsidRPr="00F7092D" w:rsidRDefault="00045EAC" w:rsidP="00045EAC">
            <w:pPr>
              <w:spacing w:after="0" w:line="240" w:lineRule="auto"/>
              <w:jc w:val="center"/>
              <w:rPr>
                <w:ins w:id="4474" w:author="Jochum, Michael D." w:date="2021-08-03T14:59:00Z"/>
                <w:rFonts w:eastAsia="Times New Roman" w:cstheme="minorHAnsi"/>
                <w:color w:val="000000"/>
                <w:rPrChange w:id="4475" w:author="Jochum, Michael D." w:date="2021-08-05T16:09:00Z">
                  <w:rPr>
                    <w:ins w:id="4476" w:author="Jochum, Michael D." w:date="2021-08-03T14:59:00Z"/>
                    <w:rFonts w:ascii="Calibri" w:eastAsia="Times New Roman" w:hAnsi="Calibri" w:cs="Calibri"/>
                    <w:color w:val="000000"/>
                  </w:rPr>
                </w:rPrChange>
              </w:rPr>
            </w:pPr>
            <w:ins w:id="4477" w:author="Jochum, Michael D." w:date="2021-08-03T14:59:00Z">
              <w:r w:rsidRPr="00F7092D">
                <w:rPr>
                  <w:rFonts w:eastAsia="Times New Roman" w:cstheme="minorHAnsi"/>
                  <w:color w:val="000000"/>
                  <w:rPrChange w:id="4478" w:author="Jochum, Michael D." w:date="2021-08-05T16:09:00Z">
                    <w:rPr>
                      <w:rFonts w:ascii="Calibri" w:eastAsia="Times New Roman" w:hAnsi="Calibri" w:cs="Calibri"/>
                      <w:color w:val="000000"/>
                    </w:rPr>
                  </w:rPrChange>
                </w:rPr>
                <w:t>0.303</w:t>
              </w:r>
            </w:ins>
          </w:p>
        </w:tc>
        <w:tc>
          <w:tcPr>
            <w:tcW w:w="880" w:type="dxa"/>
            <w:tcBorders>
              <w:top w:val="nil"/>
              <w:left w:val="nil"/>
              <w:bottom w:val="nil"/>
              <w:right w:val="nil"/>
            </w:tcBorders>
            <w:shd w:val="clear" w:color="auto" w:fill="auto"/>
            <w:noWrap/>
            <w:vAlign w:val="bottom"/>
            <w:hideMark/>
            <w:tcPrChange w:id="4479" w:author="Jochum, Michael D." w:date="2021-08-03T15:01:00Z">
              <w:tcPr>
                <w:tcW w:w="880" w:type="dxa"/>
                <w:tcBorders>
                  <w:top w:val="nil"/>
                  <w:left w:val="nil"/>
                  <w:bottom w:val="nil"/>
                  <w:right w:val="nil"/>
                </w:tcBorders>
                <w:shd w:val="clear" w:color="auto" w:fill="auto"/>
                <w:noWrap/>
                <w:vAlign w:val="bottom"/>
                <w:hideMark/>
              </w:tcPr>
            </w:tcPrChange>
          </w:tcPr>
          <w:p w14:paraId="0DA8AC4F" w14:textId="77777777" w:rsidR="00045EAC" w:rsidRPr="00F7092D" w:rsidRDefault="00045EAC" w:rsidP="00045EAC">
            <w:pPr>
              <w:spacing w:after="0" w:line="240" w:lineRule="auto"/>
              <w:jc w:val="center"/>
              <w:rPr>
                <w:ins w:id="4480" w:author="Jochum, Michael D." w:date="2021-08-03T14:59:00Z"/>
                <w:rFonts w:eastAsia="Times New Roman" w:cstheme="minorHAnsi"/>
                <w:color w:val="000000"/>
                <w:rPrChange w:id="4481" w:author="Jochum, Michael D." w:date="2021-08-05T16:09:00Z">
                  <w:rPr>
                    <w:ins w:id="4482" w:author="Jochum, Michael D." w:date="2021-08-03T14:59:00Z"/>
                    <w:rFonts w:ascii="Calibri" w:eastAsia="Times New Roman" w:hAnsi="Calibri" w:cs="Calibri"/>
                    <w:color w:val="000000"/>
                  </w:rPr>
                </w:rPrChange>
              </w:rPr>
            </w:pPr>
            <w:ins w:id="4483" w:author="Jochum, Michael D." w:date="2021-08-03T14:59:00Z">
              <w:r w:rsidRPr="00F7092D">
                <w:rPr>
                  <w:rFonts w:eastAsia="Times New Roman" w:cstheme="minorHAnsi"/>
                  <w:color w:val="000000"/>
                  <w:rPrChange w:id="4484"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485" w:author="Jochum, Michael D." w:date="2021-08-03T15:01:00Z">
              <w:tcPr>
                <w:tcW w:w="880" w:type="dxa"/>
                <w:tcBorders>
                  <w:top w:val="nil"/>
                  <w:left w:val="nil"/>
                  <w:bottom w:val="nil"/>
                  <w:right w:val="nil"/>
                </w:tcBorders>
                <w:shd w:val="clear" w:color="auto" w:fill="auto"/>
                <w:noWrap/>
                <w:vAlign w:val="bottom"/>
                <w:hideMark/>
              </w:tcPr>
            </w:tcPrChange>
          </w:tcPr>
          <w:p w14:paraId="1AE7159D" w14:textId="77777777" w:rsidR="00045EAC" w:rsidRPr="00F7092D" w:rsidRDefault="00045EAC" w:rsidP="00045EAC">
            <w:pPr>
              <w:spacing w:after="0" w:line="240" w:lineRule="auto"/>
              <w:jc w:val="center"/>
              <w:rPr>
                <w:ins w:id="4486" w:author="Jochum, Michael D." w:date="2021-08-03T14:59:00Z"/>
                <w:rFonts w:eastAsia="Times New Roman" w:cstheme="minorHAnsi"/>
                <w:color w:val="000000"/>
                <w:rPrChange w:id="4487" w:author="Jochum, Michael D." w:date="2021-08-05T16:09:00Z">
                  <w:rPr>
                    <w:ins w:id="4488" w:author="Jochum, Michael D." w:date="2021-08-03T14:59:00Z"/>
                    <w:rFonts w:ascii="Calibri" w:eastAsia="Times New Roman" w:hAnsi="Calibri" w:cs="Calibri"/>
                    <w:color w:val="000000"/>
                  </w:rPr>
                </w:rPrChange>
              </w:rPr>
            </w:pPr>
            <w:ins w:id="4489" w:author="Jochum, Michael D." w:date="2021-08-03T14:59:00Z">
              <w:r w:rsidRPr="00F7092D">
                <w:rPr>
                  <w:rFonts w:eastAsia="Times New Roman" w:cstheme="minorHAnsi"/>
                  <w:color w:val="000000"/>
                  <w:rPrChange w:id="4490"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491" w:author="Jochum, Michael D." w:date="2021-08-03T15:01:00Z">
              <w:tcPr>
                <w:tcW w:w="880" w:type="dxa"/>
                <w:tcBorders>
                  <w:top w:val="nil"/>
                  <w:left w:val="nil"/>
                  <w:bottom w:val="nil"/>
                  <w:right w:val="nil"/>
                </w:tcBorders>
                <w:shd w:val="clear" w:color="auto" w:fill="auto"/>
                <w:noWrap/>
                <w:vAlign w:val="bottom"/>
                <w:hideMark/>
              </w:tcPr>
            </w:tcPrChange>
          </w:tcPr>
          <w:p w14:paraId="2E34E361" w14:textId="77777777" w:rsidR="00045EAC" w:rsidRPr="00F7092D" w:rsidRDefault="00045EAC" w:rsidP="00045EAC">
            <w:pPr>
              <w:spacing w:after="0" w:line="240" w:lineRule="auto"/>
              <w:jc w:val="center"/>
              <w:rPr>
                <w:ins w:id="4492" w:author="Jochum, Michael D." w:date="2021-08-03T14:59:00Z"/>
                <w:rFonts w:eastAsia="Times New Roman" w:cstheme="minorHAnsi"/>
                <w:color w:val="000000"/>
                <w:rPrChange w:id="4493" w:author="Jochum, Michael D." w:date="2021-08-05T16:09:00Z">
                  <w:rPr>
                    <w:ins w:id="4494" w:author="Jochum, Michael D." w:date="2021-08-03T14:59:00Z"/>
                    <w:rFonts w:ascii="Calibri" w:eastAsia="Times New Roman" w:hAnsi="Calibri" w:cs="Calibri"/>
                    <w:color w:val="000000"/>
                  </w:rPr>
                </w:rPrChange>
              </w:rPr>
            </w:pPr>
            <w:ins w:id="4495" w:author="Jochum, Michael D." w:date="2021-08-03T14:59:00Z">
              <w:r w:rsidRPr="00F7092D">
                <w:rPr>
                  <w:rFonts w:eastAsia="Times New Roman" w:cstheme="minorHAnsi"/>
                  <w:color w:val="000000"/>
                  <w:rPrChange w:id="4496"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497" w:author="Jochum, Michael D." w:date="2021-08-03T15:01:00Z">
              <w:tcPr>
                <w:tcW w:w="1138" w:type="dxa"/>
                <w:tcBorders>
                  <w:top w:val="nil"/>
                  <w:left w:val="nil"/>
                  <w:bottom w:val="nil"/>
                  <w:right w:val="nil"/>
                </w:tcBorders>
                <w:shd w:val="clear" w:color="auto" w:fill="auto"/>
                <w:noWrap/>
                <w:vAlign w:val="bottom"/>
                <w:hideMark/>
              </w:tcPr>
            </w:tcPrChange>
          </w:tcPr>
          <w:p w14:paraId="3E03D4AF" w14:textId="77777777" w:rsidR="00045EAC" w:rsidRPr="00F7092D" w:rsidRDefault="00045EAC" w:rsidP="00045EAC">
            <w:pPr>
              <w:spacing w:after="0" w:line="240" w:lineRule="auto"/>
              <w:jc w:val="center"/>
              <w:rPr>
                <w:ins w:id="4498" w:author="Jochum, Michael D." w:date="2021-08-03T14:59:00Z"/>
                <w:rFonts w:eastAsia="Times New Roman" w:cstheme="minorHAnsi"/>
                <w:color w:val="000000"/>
                <w:rPrChange w:id="4499" w:author="Jochum, Michael D." w:date="2021-08-05T16:09:00Z">
                  <w:rPr>
                    <w:ins w:id="4500" w:author="Jochum, Michael D." w:date="2021-08-03T14:59:00Z"/>
                    <w:rFonts w:ascii="Calibri" w:eastAsia="Times New Roman" w:hAnsi="Calibri" w:cs="Calibri"/>
                    <w:color w:val="000000"/>
                  </w:rPr>
                </w:rPrChange>
              </w:rPr>
            </w:pPr>
            <w:ins w:id="4501" w:author="Jochum, Michael D." w:date="2021-08-03T14:59:00Z">
              <w:r w:rsidRPr="00F7092D">
                <w:rPr>
                  <w:rFonts w:eastAsia="Times New Roman" w:cstheme="minorHAnsi"/>
                  <w:color w:val="000000"/>
                  <w:rPrChange w:id="4502" w:author="Jochum, Michael D." w:date="2021-08-05T16:09:00Z">
                    <w:rPr>
                      <w:rFonts w:ascii="Calibri" w:eastAsia="Times New Roman" w:hAnsi="Calibri" w:cs="Calibri"/>
                      <w:color w:val="000000"/>
                    </w:rPr>
                  </w:rPrChange>
                </w:rPr>
                <w:t>23</w:t>
              </w:r>
            </w:ins>
          </w:p>
        </w:tc>
      </w:tr>
      <w:tr w:rsidR="006030BE" w:rsidRPr="00F7092D" w14:paraId="2C5D9B1B" w14:textId="77777777" w:rsidTr="006030BE">
        <w:trPr>
          <w:trHeight w:val="253"/>
          <w:jc w:val="center"/>
          <w:ins w:id="4503" w:author="Jochum, Michael D." w:date="2021-08-03T14:59:00Z"/>
          <w:trPrChange w:id="4504"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505" w:author="Jochum, Michael D." w:date="2021-08-03T15:01:00Z">
              <w:tcPr>
                <w:tcW w:w="4916" w:type="dxa"/>
                <w:tcBorders>
                  <w:top w:val="nil"/>
                  <w:left w:val="nil"/>
                  <w:bottom w:val="nil"/>
                  <w:right w:val="nil"/>
                </w:tcBorders>
                <w:shd w:val="clear" w:color="auto" w:fill="auto"/>
                <w:noWrap/>
                <w:vAlign w:val="bottom"/>
                <w:hideMark/>
              </w:tcPr>
            </w:tcPrChange>
          </w:tcPr>
          <w:p w14:paraId="73F9C272" w14:textId="77777777" w:rsidR="00045EAC" w:rsidRPr="00F7092D" w:rsidRDefault="00045EAC" w:rsidP="00045EAC">
            <w:pPr>
              <w:spacing w:after="0" w:line="240" w:lineRule="auto"/>
              <w:jc w:val="right"/>
              <w:rPr>
                <w:ins w:id="4506" w:author="Jochum, Michael D." w:date="2021-08-03T14:59:00Z"/>
                <w:rFonts w:eastAsia="Times New Roman" w:cstheme="minorHAnsi"/>
                <w:color w:val="000000"/>
                <w:rPrChange w:id="4507" w:author="Jochum, Michael D." w:date="2021-08-05T16:09:00Z">
                  <w:rPr>
                    <w:ins w:id="4508" w:author="Jochum, Michael D." w:date="2021-08-03T14:59:00Z"/>
                    <w:rFonts w:ascii="Calibri" w:eastAsia="Times New Roman" w:hAnsi="Calibri" w:cs="Calibri"/>
                    <w:color w:val="000000"/>
                  </w:rPr>
                </w:rPrChange>
              </w:rPr>
            </w:pPr>
            <w:ins w:id="4509" w:author="Jochum, Michael D." w:date="2021-08-03T14:59:00Z">
              <w:r w:rsidRPr="00F7092D">
                <w:rPr>
                  <w:rFonts w:eastAsia="Times New Roman" w:cstheme="minorHAnsi"/>
                  <w:color w:val="000000"/>
                  <w:rPrChange w:id="4510" w:author="Jochum, Michael D." w:date="2021-08-05T16:09:00Z">
                    <w:rPr>
                      <w:rFonts w:ascii="Calibri" w:eastAsia="Times New Roman" w:hAnsi="Calibri" w:cs="Calibri"/>
                      <w:color w:val="000000"/>
                    </w:rPr>
                  </w:rPrChange>
                </w:rPr>
                <w:t>zinc ion binding</w:t>
              </w:r>
            </w:ins>
          </w:p>
        </w:tc>
        <w:tc>
          <w:tcPr>
            <w:tcW w:w="1966" w:type="dxa"/>
            <w:tcBorders>
              <w:top w:val="nil"/>
              <w:left w:val="nil"/>
              <w:bottom w:val="nil"/>
              <w:right w:val="nil"/>
            </w:tcBorders>
            <w:shd w:val="clear" w:color="auto" w:fill="auto"/>
            <w:noWrap/>
            <w:vAlign w:val="bottom"/>
            <w:hideMark/>
            <w:tcPrChange w:id="4511" w:author="Jochum, Michael D." w:date="2021-08-03T15:01:00Z">
              <w:tcPr>
                <w:tcW w:w="1923" w:type="dxa"/>
                <w:tcBorders>
                  <w:top w:val="nil"/>
                  <w:left w:val="nil"/>
                  <w:bottom w:val="nil"/>
                  <w:right w:val="nil"/>
                </w:tcBorders>
                <w:shd w:val="clear" w:color="auto" w:fill="auto"/>
                <w:noWrap/>
                <w:vAlign w:val="bottom"/>
                <w:hideMark/>
              </w:tcPr>
            </w:tcPrChange>
          </w:tcPr>
          <w:p w14:paraId="4FA58F64" w14:textId="77777777" w:rsidR="00045EAC" w:rsidRPr="00F7092D" w:rsidRDefault="00045EAC" w:rsidP="00045EAC">
            <w:pPr>
              <w:spacing w:after="0" w:line="240" w:lineRule="auto"/>
              <w:jc w:val="center"/>
              <w:rPr>
                <w:ins w:id="4512" w:author="Jochum, Michael D." w:date="2021-08-03T14:59:00Z"/>
                <w:rFonts w:eastAsia="Times New Roman" w:cstheme="minorHAnsi"/>
                <w:color w:val="000000"/>
                <w:rPrChange w:id="4513" w:author="Jochum, Michael D." w:date="2021-08-05T16:09:00Z">
                  <w:rPr>
                    <w:ins w:id="4514" w:author="Jochum, Michael D." w:date="2021-08-03T14:59:00Z"/>
                    <w:rFonts w:ascii="Calibri" w:eastAsia="Times New Roman" w:hAnsi="Calibri" w:cs="Calibri"/>
                    <w:color w:val="000000"/>
                  </w:rPr>
                </w:rPrChange>
              </w:rPr>
            </w:pPr>
            <w:proofErr w:type="spellStart"/>
            <w:ins w:id="4515" w:author="Jochum, Michael D." w:date="2021-08-03T14:59:00Z">
              <w:r w:rsidRPr="00F7092D">
                <w:rPr>
                  <w:rFonts w:eastAsia="Times New Roman" w:cstheme="minorHAnsi"/>
                  <w:color w:val="000000"/>
                  <w:rPrChange w:id="4516"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4517" w:author="Jochum, Michael D." w:date="2021-08-03T15:01:00Z">
              <w:tcPr>
                <w:tcW w:w="1310" w:type="dxa"/>
                <w:tcBorders>
                  <w:top w:val="nil"/>
                  <w:left w:val="nil"/>
                  <w:bottom w:val="nil"/>
                  <w:right w:val="nil"/>
                </w:tcBorders>
                <w:shd w:val="clear" w:color="auto" w:fill="auto"/>
                <w:noWrap/>
                <w:vAlign w:val="bottom"/>
                <w:hideMark/>
              </w:tcPr>
            </w:tcPrChange>
          </w:tcPr>
          <w:p w14:paraId="1D7AD276" w14:textId="77777777" w:rsidR="00045EAC" w:rsidRPr="00F7092D" w:rsidRDefault="00045EAC" w:rsidP="00045EAC">
            <w:pPr>
              <w:spacing w:after="0" w:line="240" w:lineRule="auto"/>
              <w:jc w:val="center"/>
              <w:rPr>
                <w:ins w:id="4518" w:author="Jochum, Michael D." w:date="2021-08-03T14:59:00Z"/>
                <w:rFonts w:eastAsia="Times New Roman" w:cstheme="minorHAnsi"/>
                <w:color w:val="000000"/>
                <w:rPrChange w:id="4519" w:author="Jochum, Michael D." w:date="2021-08-05T16:09:00Z">
                  <w:rPr>
                    <w:ins w:id="4520" w:author="Jochum, Michael D." w:date="2021-08-03T14:59:00Z"/>
                    <w:rFonts w:ascii="Calibri" w:eastAsia="Times New Roman" w:hAnsi="Calibri" w:cs="Calibri"/>
                    <w:color w:val="000000"/>
                  </w:rPr>
                </w:rPrChange>
              </w:rPr>
            </w:pPr>
            <w:ins w:id="4521" w:author="Jochum, Michael D." w:date="2021-08-03T14:59:00Z">
              <w:r w:rsidRPr="00F7092D">
                <w:rPr>
                  <w:rFonts w:eastAsia="Times New Roman" w:cstheme="minorHAnsi"/>
                  <w:color w:val="000000"/>
                  <w:rPrChange w:id="4522" w:author="Jochum, Michael D." w:date="2021-08-05T16:09:00Z">
                    <w:rPr>
                      <w:rFonts w:ascii="Calibri" w:eastAsia="Times New Roman" w:hAnsi="Calibri" w:cs="Calibri"/>
                      <w:color w:val="000000"/>
                    </w:rPr>
                  </w:rPrChange>
                </w:rPr>
                <w:t>GO:0008270</w:t>
              </w:r>
            </w:ins>
          </w:p>
        </w:tc>
        <w:tc>
          <w:tcPr>
            <w:tcW w:w="746" w:type="dxa"/>
            <w:tcBorders>
              <w:top w:val="nil"/>
              <w:left w:val="nil"/>
              <w:bottom w:val="nil"/>
              <w:right w:val="nil"/>
            </w:tcBorders>
            <w:shd w:val="clear" w:color="auto" w:fill="auto"/>
            <w:noWrap/>
            <w:vAlign w:val="bottom"/>
            <w:hideMark/>
            <w:tcPrChange w:id="4523" w:author="Jochum, Michael D." w:date="2021-08-03T15:01:00Z">
              <w:tcPr>
                <w:tcW w:w="729" w:type="dxa"/>
                <w:tcBorders>
                  <w:top w:val="nil"/>
                  <w:left w:val="nil"/>
                  <w:bottom w:val="nil"/>
                  <w:right w:val="nil"/>
                </w:tcBorders>
                <w:shd w:val="clear" w:color="auto" w:fill="auto"/>
                <w:noWrap/>
                <w:vAlign w:val="bottom"/>
                <w:hideMark/>
              </w:tcPr>
            </w:tcPrChange>
          </w:tcPr>
          <w:p w14:paraId="0BE8B843" w14:textId="77777777" w:rsidR="00045EAC" w:rsidRPr="00F7092D" w:rsidRDefault="00045EAC" w:rsidP="00045EAC">
            <w:pPr>
              <w:spacing w:after="0" w:line="240" w:lineRule="auto"/>
              <w:jc w:val="center"/>
              <w:rPr>
                <w:ins w:id="4524" w:author="Jochum, Michael D." w:date="2021-08-03T14:59:00Z"/>
                <w:rFonts w:eastAsia="Times New Roman" w:cstheme="minorHAnsi"/>
                <w:color w:val="000000"/>
                <w:rPrChange w:id="4525" w:author="Jochum, Michael D." w:date="2021-08-05T16:09:00Z">
                  <w:rPr>
                    <w:ins w:id="4526" w:author="Jochum, Michael D." w:date="2021-08-03T14:59:00Z"/>
                    <w:rFonts w:ascii="Calibri" w:eastAsia="Times New Roman" w:hAnsi="Calibri" w:cs="Calibri"/>
                    <w:color w:val="000000"/>
                  </w:rPr>
                </w:rPrChange>
              </w:rPr>
            </w:pPr>
            <w:ins w:id="4527" w:author="Jochum, Michael D." w:date="2021-08-03T14:59:00Z">
              <w:r w:rsidRPr="00F7092D">
                <w:rPr>
                  <w:rFonts w:eastAsia="Times New Roman" w:cstheme="minorHAnsi"/>
                  <w:color w:val="000000"/>
                  <w:rPrChange w:id="4528" w:author="Jochum, Michael D." w:date="2021-08-05T16:09:00Z">
                    <w:rPr>
                      <w:rFonts w:ascii="Calibri" w:eastAsia="Times New Roman" w:hAnsi="Calibri" w:cs="Calibri"/>
                      <w:color w:val="000000"/>
                    </w:rPr>
                  </w:rPrChange>
                </w:rPr>
                <w:t>6</w:t>
              </w:r>
            </w:ins>
          </w:p>
        </w:tc>
        <w:tc>
          <w:tcPr>
            <w:tcW w:w="880" w:type="dxa"/>
            <w:tcBorders>
              <w:top w:val="nil"/>
              <w:left w:val="nil"/>
              <w:bottom w:val="nil"/>
              <w:right w:val="nil"/>
            </w:tcBorders>
            <w:shd w:val="clear" w:color="auto" w:fill="auto"/>
            <w:noWrap/>
            <w:vAlign w:val="bottom"/>
            <w:hideMark/>
            <w:tcPrChange w:id="4529" w:author="Jochum, Michael D." w:date="2021-08-03T15:01:00Z">
              <w:tcPr>
                <w:tcW w:w="880" w:type="dxa"/>
                <w:tcBorders>
                  <w:top w:val="nil"/>
                  <w:left w:val="nil"/>
                  <w:bottom w:val="nil"/>
                  <w:right w:val="nil"/>
                </w:tcBorders>
                <w:shd w:val="clear" w:color="auto" w:fill="auto"/>
                <w:noWrap/>
                <w:vAlign w:val="bottom"/>
                <w:hideMark/>
              </w:tcPr>
            </w:tcPrChange>
          </w:tcPr>
          <w:p w14:paraId="114B2990" w14:textId="77777777" w:rsidR="00045EAC" w:rsidRPr="00F7092D" w:rsidRDefault="00045EAC" w:rsidP="00045EAC">
            <w:pPr>
              <w:spacing w:after="0" w:line="240" w:lineRule="auto"/>
              <w:jc w:val="center"/>
              <w:rPr>
                <w:ins w:id="4530" w:author="Jochum, Michael D." w:date="2021-08-03T14:59:00Z"/>
                <w:rFonts w:eastAsia="Times New Roman" w:cstheme="minorHAnsi"/>
                <w:color w:val="000000"/>
                <w:rPrChange w:id="4531" w:author="Jochum, Michael D." w:date="2021-08-05T16:09:00Z">
                  <w:rPr>
                    <w:ins w:id="4532" w:author="Jochum, Michael D." w:date="2021-08-03T14:59:00Z"/>
                    <w:rFonts w:ascii="Calibri" w:eastAsia="Times New Roman" w:hAnsi="Calibri" w:cs="Calibri"/>
                    <w:color w:val="000000"/>
                  </w:rPr>
                </w:rPrChange>
              </w:rPr>
            </w:pPr>
            <w:ins w:id="4533" w:author="Jochum, Michael D." w:date="2021-08-03T14:59:00Z">
              <w:r w:rsidRPr="00F7092D">
                <w:rPr>
                  <w:rFonts w:eastAsia="Times New Roman" w:cstheme="minorHAnsi"/>
                  <w:color w:val="000000"/>
                  <w:rPrChange w:id="4534" w:author="Jochum, Michael D." w:date="2021-08-05T16:09:00Z">
                    <w:rPr>
                      <w:rFonts w:ascii="Calibri" w:eastAsia="Times New Roman" w:hAnsi="Calibri" w:cs="Calibri"/>
                      <w:color w:val="000000"/>
                    </w:rPr>
                  </w:rPrChange>
                </w:rPr>
                <w:t>-0.880</w:t>
              </w:r>
            </w:ins>
          </w:p>
        </w:tc>
        <w:tc>
          <w:tcPr>
            <w:tcW w:w="880" w:type="dxa"/>
            <w:tcBorders>
              <w:top w:val="nil"/>
              <w:left w:val="nil"/>
              <w:bottom w:val="nil"/>
              <w:right w:val="nil"/>
            </w:tcBorders>
            <w:shd w:val="clear" w:color="auto" w:fill="auto"/>
            <w:noWrap/>
            <w:vAlign w:val="bottom"/>
            <w:hideMark/>
            <w:tcPrChange w:id="4535" w:author="Jochum, Michael D." w:date="2021-08-03T15:01:00Z">
              <w:tcPr>
                <w:tcW w:w="880" w:type="dxa"/>
                <w:tcBorders>
                  <w:top w:val="nil"/>
                  <w:left w:val="nil"/>
                  <w:bottom w:val="nil"/>
                  <w:right w:val="nil"/>
                </w:tcBorders>
                <w:shd w:val="clear" w:color="auto" w:fill="auto"/>
                <w:noWrap/>
                <w:vAlign w:val="bottom"/>
                <w:hideMark/>
              </w:tcPr>
            </w:tcPrChange>
          </w:tcPr>
          <w:p w14:paraId="0B862E37" w14:textId="77777777" w:rsidR="00045EAC" w:rsidRPr="00F7092D" w:rsidRDefault="00045EAC" w:rsidP="00045EAC">
            <w:pPr>
              <w:spacing w:after="0" w:line="240" w:lineRule="auto"/>
              <w:jc w:val="center"/>
              <w:rPr>
                <w:ins w:id="4536" w:author="Jochum, Michael D." w:date="2021-08-03T14:59:00Z"/>
                <w:rFonts w:eastAsia="Times New Roman" w:cstheme="minorHAnsi"/>
                <w:color w:val="000000"/>
                <w:rPrChange w:id="4537" w:author="Jochum, Michael D." w:date="2021-08-05T16:09:00Z">
                  <w:rPr>
                    <w:ins w:id="4538" w:author="Jochum, Michael D." w:date="2021-08-03T14:59:00Z"/>
                    <w:rFonts w:ascii="Calibri" w:eastAsia="Times New Roman" w:hAnsi="Calibri" w:cs="Calibri"/>
                    <w:color w:val="000000"/>
                  </w:rPr>
                </w:rPrChange>
              </w:rPr>
            </w:pPr>
            <w:ins w:id="4539" w:author="Jochum, Michael D." w:date="2021-08-03T14:59:00Z">
              <w:r w:rsidRPr="00F7092D">
                <w:rPr>
                  <w:rFonts w:eastAsia="Times New Roman" w:cstheme="minorHAnsi"/>
                  <w:color w:val="000000"/>
                  <w:rPrChange w:id="4540" w:author="Jochum, Michael D." w:date="2021-08-05T16:09:00Z">
                    <w:rPr>
                      <w:rFonts w:ascii="Calibri" w:eastAsia="Times New Roman" w:hAnsi="Calibri" w:cs="Calibri"/>
                      <w:color w:val="000000"/>
                    </w:rPr>
                  </w:rPrChange>
                </w:rPr>
                <w:t>0.266</w:t>
              </w:r>
            </w:ins>
          </w:p>
        </w:tc>
        <w:tc>
          <w:tcPr>
            <w:tcW w:w="880" w:type="dxa"/>
            <w:tcBorders>
              <w:top w:val="nil"/>
              <w:left w:val="nil"/>
              <w:bottom w:val="nil"/>
              <w:right w:val="nil"/>
            </w:tcBorders>
            <w:shd w:val="clear" w:color="auto" w:fill="auto"/>
            <w:noWrap/>
            <w:vAlign w:val="bottom"/>
            <w:hideMark/>
            <w:tcPrChange w:id="4541" w:author="Jochum, Michael D." w:date="2021-08-03T15:01:00Z">
              <w:tcPr>
                <w:tcW w:w="880" w:type="dxa"/>
                <w:tcBorders>
                  <w:top w:val="nil"/>
                  <w:left w:val="nil"/>
                  <w:bottom w:val="nil"/>
                  <w:right w:val="nil"/>
                </w:tcBorders>
                <w:shd w:val="clear" w:color="auto" w:fill="auto"/>
                <w:noWrap/>
                <w:vAlign w:val="bottom"/>
                <w:hideMark/>
              </w:tcPr>
            </w:tcPrChange>
          </w:tcPr>
          <w:p w14:paraId="35A7B099" w14:textId="77777777" w:rsidR="00045EAC" w:rsidRPr="00F7092D" w:rsidRDefault="00045EAC" w:rsidP="00045EAC">
            <w:pPr>
              <w:spacing w:after="0" w:line="240" w:lineRule="auto"/>
              <w:jc w:val="center"/>
              <w:rPr>
                <w:ins w:id="4542" w:author="Jochum, Michael D." w:date="2021-08-03T14:59:00Z"/>
                <w:rFonts w:eastAsia="Times New Roman" w:cstheme="minorHAnsi"/>
                <w:color w:val="000000"/>
                <w:rPrChange w:id="4543" w:author="Jochum, Michael D." w:date="2021-08-05T16:09:00Z">
                  <w:rPr>
                    <w:ins w:id="4544" w:author="Jochum, Michael D." w:date="2021-08-03T14:59:00Z"/>
                    <w:rFonts w:ascii="Calibri" w:eastAsia="Times New Roman" w:hAnsi="Calibri" w:cs="Calibri"/>
                    <w:color w:val="000000"/>
                  </w:rPr>
                </w:rPrChange>
              </w:rPr>
            </w:pPr>
            <w:ins w:id="4545" w:author="Jochum, Michael D." w:date="2021-08-03T14:59:00Z">
              <w:r w:rsidRPr="00F7092D">
                <w:rPr>
                  <w:rFonts w:eastAsia="Times New Roman" w:cstheme="minorHAnsi"/>
                  <w:color w:val="000000"/>
                  <w:rPrChange w:id="4546"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547" w:author="Jochum, Michael D." w:date="2021-08-03T15:01:00Z">
              <w:tcPr>
                <w:tcW w:w="880" w:type="dxa"/>
                <w:tcBorders>
                  <w:top w:val="nil"/>
                  <w:left w:val="nil"/>
                  <w:bottom w:val="nil"/>
                  <w:right w:val="nil"/>
                </w:tcBorders>
                <w:shd w:val="clear" w:color="auto" w:fill="auto"/>
                <w:noWrap/>
                <w:vAlign w:val="bottom"/>
                <w:hideMark/>
              </w:tcPr>
            </w:tcPrChange>
          </w:tcPr>
          <w:p w14:paraId="7D2EB565" w14:textId="77777777" w:rsidR="00045EAC" w:rsidRPr="00F7092D" w:rsidRDefault="00045EAC" w:rsidP="00045EAC">
            <w:pPr>
              <w:spacing w:after="0" w:line="240" w:lineRule="auto"/>
              <w:jc w:val="center"/>
              <w:rPr>
                <w:ins w:id="4548" w:author="Jochum, Michael D." w:date="2021-08-03T14:59:00Z"/>
                <w:rFonts w:eastAsia="Times New Roman" w:cstheme="minorHAnsi"/>
                <w:color w:val="000000"/>
                <w:rPrChange w:id="4549" w:author="Jochum, Michael D." w:date="2021-08-05T16:09:00Z">
                  <w:rPr>
                    <w:ins w:id="4550" w:author="Jochum, Michael D." w:date="2021-08-03T14:59:00Z"/>
                    <w:rFonts w:ascii="Calibri" w:eastAsia="Times New Roman" w:hAnsi="Calibri" w:cs="Calibri"/>
                    <w:color w:val="000000"/>
                  </w:rPr>
                </w:rPrChange>
              </w:rPr>
            </w:pPr>
            <w:ins w:id="4551" w:author="Jochum, Michael D." w:date="2021-08-03T14:59:00Z">
              <w:r w:rsidRPr="00F7092D">
                <w:rPr>
                  <w:rFonts w:eastAsia="Times New Roman" w:cstheme="minorHAnsi"/>
                  <w:color w:val="000000"/>
                  <w:rPrChange w:id="4552"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553" w:author="Jochum, Michael D." w:date="2021-08-03T15:01:00Z">
              <w:tcPr>
                <w:tcW w:w="880" w:type="dxa"/>
                <w:tcBorders>
                  <w:top w:val="nil"/>
                  <w:left w:val="nil"/>
                  <w:bottom w:val="nil"/>
                  <w:right w:val="nil"/>
                </w:tcBorders>
                <w:shd w:val="clear" w:color="auto" w:fill="auto"/>
                <w:noWrap/>
                <w:vAlign w:val="bottom"/>
                <w:hideMark/>
              </w:tcPr>
            </w:tcPrChange>
          </w:tcPr>
          <w:p w14:paraId="03F1DF67" w14:textId="77777777" w:rsidR="00045EAC" w:rsidRPr="00F7092D" w:rsidRDefault="00045EAC" w:rsidP="00045EAC">
            <w:pPr>
              <w:spacing w:after="0" w:line="240" w:lineRule="auto"/>
              <w:jc w:val="center"/>
              <w:rPr>
                <w:ins w:id="4554" w:author="Jochum, Michael D." w:date="2021-08-03T14:59:00Z"/>
                <w:rFonts w:eastAsia="Times New Roman" w:cstheme="minorHAnsi"/>
                <w:color w:val="000000"/>
                <w:rPrChange w:id="4555" w:author="Jochum, Michael D." w:date="2021-08-05T16:09:00Z">
                  <w:rPr>
                    <w:ins w:id="4556" w:author="Jochum, Michael D." w:date="2021-08-03T14:59:00Z"/>
                    <w:rFonts w:ascii="Calibri" w:eastAsia="Times New Roman" w:hAnsi="Calibri" w:cs="Calibri"/>
                    <w:color w:val="000000"/>
                  </w:rPr>
                </w:rPrChange>
              </w:rPr>
            </w:pPr>
            <w:ins w:id="4557" w:author="Jochum, Michael D." w:date="2021-08-03T14:59:00Z">
              <w:r w:rsidRPr="00F7092D">
                <w:rPr>
                  <w:rFonts w:eastAsia="Times New Roman" w:cstheme="minorHAnsi"/>
                  <w:color w:val="000000"/>
                  <w:rPrChange w:id="4558"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559" w:author="Jochum, Michael D." w:date="2021-08-03T15:01:00Z">
              <w:tcPr>
                <w:tcW w:w="1138" w:type="dxa"/>
                <w:tcBorders>
                  <w:top w:val="nil"/>
                  <w:left w:val="nil"/>
                  <w:bottom w:val="nil"/>
                  <w:right w:val="nil"/>
                </w:tcBorders>
                <w:shd w:val="clear" w:color="auto" w:fill="auto"/>
                <w:noWrap/>
                <w:vAlign w:val="bottom"/>
                <w:hideMark/>
              </w:tcPr>
            </w:tcPrChange>
          </w:tcPr>
          <w:p w14:paraId="711421B2" w14:textId="77777777" w:rsidR="00045EAC" w:rsidRPr="00F7092D" w:rsidRDefault="00045EAC" w:rsidP="00045EAC">
            <w:pPr>
              <w:spacing w:after="0" w:line="240" w:lineRule="auto"/>
              <w:jc w:val="center"/>
              <w:rPr>
                <w:ins w:id="4560" w:author="Jochum, Michael D." w:date="2021-08-03T14:59:00Z"/>
                <w:rFonts w:eastAsia="Times New Roman" w:cstheme="minorHAnsi"/>
                <w:color w:val="000000"/>
                <w:rPrChange w:id="4561" w:author="Jochum, Michael D." w:date="2021-08-05T16:09:00Z">
                  <w:rPr>
                    <w:ins w:id="4562" w:author="Jochum, Michael D." w:date="2021-08-03T14:59:00Z"/>
                    <w:rFonts w:ascii="Calibri" w:eastAsia="Times New Roman" w:hAnsi="Calibri" w:cs="Calibri"/>
                    <w:color w:val="000000"/>
                  </w:rPr>
                </w:rPrChange>
              </w:rPr>
            </w:pPr>
            <w:ins w:id="4563" w:author="Jochum, Michael D." w:date="2021-08-03T14:59:00Z">
              <w:r w:rsidRPr="00F7092D">
                <w:rPr>
                  <w:rFonts w:eastAsia="Times New Roman" w:cstheme="minorHAnsi"/>
                  <w:color w:val="000000"/>
                  <w:rPrChange w:id="4564" w:author="Jochum, Michael D." w:date="2021-08-05T16:09:00Z">
                    <w:rPr>
                      <w:rFonts w:ascii="Calibri" w:eastAsia="Times New Roman" w:hAnsi="Calibri" w:cs="Calibri"/>
                      <w:color w:val="000000"/>
                    </w:rPr>
                  </w:rPrChange>
                </w:rPr>
                <w:t>24</w:t>
              </w:r>
            </w:ins>
          </w:p>
        </w:tc>
      </w:tr>
      <w:tr w:rsidR="006030BE" w:rsidRPr="00F7092D" w14:paraId="41A24E9C" w14:textId="77777777" w:rsidTr="006030BE">
        <w:trPr>
          <w:trHeight w:val="253"/>
          <w:jc w:val="center"/>
          <w:ins w:id="4565" w:author="Jochum, Michael D." w:date="2021-08-03T14:59:00Z"/>
          <w:trPrChange w:id="4566"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567" w:author="Jochum, Michael D." w:date="2021-08-03T15:01:00Z">
              <w:tcPr>
                <w:tcW w:w="4916" w:type="dxa"/>
                <w:tcBorders>
                  <w:top w:val="nil"/>
                  <w:left w:val="nil"/>
                  <w:bottom w:val="nil"/>
                  <w:right w:val="nil"/>
                </w:tcBorders>
                <w:shd w:val="clear" w:color="auto" w:fill="auto"/>
                <w:noWrap/>
                <w:vAlign w:val="bottom"/>
                <w:hideMark/>
              </w:tcPr>
            </w:tcPrChange>
          </w:tcPr>
          <w:p w14:paraId="1E1434F3" w14:textId="77777777" w:rsidR="00045EAC" w:rsidRPr="00F7092D" w:rsidRDefault="00045EAC" w:rsidP="00045EAC">
            <w:pPr>
              <w:spacing w:after="0" w:line="240" w:lineRule="auto"/>
              <w:jc w:val="right"/>
              <w:rPr>
                <w:ins w:id="4568" w:author="Jochum, Michael D." w:date="2021-08-03T14:59:00Z"/>
                <w:rFonts w:eastAsia="Times New Roman" w:cstheme="minorHAnsi"/>
                <w:color w:val="000000"/>
                <w:rPrChange w:id="4569" w:author="Jochum, Michael D." w:date="2021-08-05T16:09:00Z">
                  <w:rPr>
                    <w:ins w:id="4570" w:author="Jochum, Michael D." w:date="2021-08-03T14:59:00Z"/>
                    <w:rFonts w:ascii="Calibri" w:eastAsia="Times New Roman" w:hAnsi="Calibri" w:cs="Calibri"/>
                    <w:color w:val="000000"/>
                  </w:rPr>
                </w:rPrChange>
              </w:rPr>
            </w:pPr>
            <w:ins w:id="4571" w:author="Jochum, Michael D." w:date="2021-08-03T14:59:00Z">
              <w:r w:rsidRPr="00F7092D">
                <w:rPr>
                  <w:rFonts w:eastAsia="Times New Roman" w:cstheme="minorHAnsi"/>
                  <w:color w:val="000000"/>
                  <w:rPrChange w:id="4572" w:author="Jochum, Michael D." w:date="2021-08-05T16:09:00Z">
                    <w:rPr>
                      <w:rFonts w:ascii="Calibri" w:eastAsia="Times New Roman" w:hAnsi="Calibri" w:cs="Calibri"/>
                      <w:color w:val="000000"/>
                    </w:rPr>
                  </w:rPrChange>
                </w:rPr>
                <w:t>phosphorylation</w:t>
              </w:r>
            </w:ins>
          </w:p>
        </w:tc>
        <w:tc>
          <w:tcPr>
            <w:tcW w:w="1966" w:type="dxa"/>
            <w:tcBorders>
              <w:top w:val="nil"/>
              <w:left w:val="nil"/>
              <w:bottom w:val="nil"/>
              <w:right w:val="nil"/>
            </w:tcBorders>
            <w:shd w:val="clear" w:color="auto" w:fill="auto"/>
            <w:noWrap/>
            <w:vAlign w:val="bottom"/>
            <w:hideMark/>
            <w:tcPrChange w:id="4573" w:author="Jochum, Michael D." w:date="2021-08-03T15:01:00Z">
              <w:tcPr>
                <w:tcW w:w="1923" w:type="dxa"/>
                <w:tcBorders>
                  <w:top w:val="nil"/>
                  <w:left w:val="nil"/>
                  <w:bottom w:val="nil"/>
                  <w:right w:val="nil"/>
                </w:tcBorders>
                <w:shd w:val="clear" w:color="auto" w:fill="auto"/>
                <w:noWrap/>
                <w:vAlign w:val="bottom"/>
                <w:hideMark/>
              </w:tcPr>
            </w:tcPrChange>
          </w:tcPr>
          <w:p w14:paraId="08401577" w14:textId="77777777" w:rsidR="00045EAC" w:rsidRPr="00F7092D" w:rsidRDefault="00045EAC" w:rsidP="00045EAC">
            <w:pPr>
              <w:spacing w:after="0" w:line="240" w:lineRule="auto"/>
              <w:jc w:val="center"/>
              <w:rPr>
                <w:ins w:id="4574" w:author="Jochum, Michael D." w:date="2021-08-03T14:59:00Z"/>
                <w:rFonts w:eastAsia="Times New Roman" w:cstheme="minorHAnsi"/>
                <w:color w:val="000000"/>
                <w:rPrChange w:id="4575" w:author="Jochum, Michael D." w:date="2021-08-05T16:09:00Z">
                  <w:rPr>
                    <w:ins w:id="4576" w:author="Jochum, Michael D." w:date="2021-08-03T14:59:00Z"/>
                    <w:rFonts w:ascii="Calibri" w:eastAsia="Times New Roman" w:hAnsi="Calibri" w:cs="Calibri"/>
                    <w:color w:val="000000"/>
                  </w:rPr>
                </w:rPrChange>
              </w:rPr>
            </w:pPr>
            <w:proofErr w:type="spellStart"/>
            <w:ins w:id="4577" w:author="Jochum, Michael D." w:date="2021-08-03T14:59:00Z">
              <w:r w:rsidRPr="00F7092D">
                <w:rPr>
                  <w:rFonts w:eastAsia="Times New Roman" w:cstheme="minorHAnsi"/>
                  <w:color w:val="000000"/>
                  <w:rPrChange w:id="4578"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579" w:author="Jochum, Michael D." w:date="2021-08-03T15:01:00Z">
              <w:tcPr>
                <w:tcW w:w="1310" w:type="dxa"/>
                <w:tcBorders>
                  <w:top w:val="nil"/>
                  <w:left w:val="nil"/>
                  <w:bottom w:val="nil"/>
                  <w:right w:val="nil"/>
                </w:tcBorders>
                <w:shd w:val="clear" w:color="auto" w:fill="auto"/>
                <w:noWrap/>
                <w:vAlign w:val="bottom"/>
                <w:hideMark/>
              </w:tcPr>
            </w:tcPrChange>
          </w:tcPr>
          <w:p w14:paraId="1D8418C6" w14:textId="77777777" w:rsidR="00045EAC" w:rsidRPr="00F7092D" w:rsidRDefault="00045EAC" w:rsidP="00045EAC">
            <w:pPr>
              <w:spacing w:after="0" w:line="240" w:lineRule="auto"/>
              <w:jc w:val="center"/>
              <w:rPr>
                <w:ins w:id="4580" w:author="Jochum, Michael D." w:date="2021-08-03T14:59:00Z"/>
                <w:rFonts w:eastAsia="Times New Roman" w:cstheme="minorHAnsi"/>
                <w:color w:val="000000"/>
                <w:rPrChange w:id="4581" w:author="Jochum, Michael D." w:date="2021-08-05T16:09:00Z">
                  <w:rPr>
                    <w:ins w:id="4582" w:author="Jochum, Michael D." w:date="2021-08-03T14:59:00Z"/>
                    <w:rFonts w:ascii="Calibri" w:eastAsia="Times New Roman" w:hAnsi="Calibri" w:cs="Calibri"/>
                    <w:color w:val="000000"/>
                  </w:rPr>
                </w:rPrChange>
              </w:rPr>
            </w:pPr>
            <w:ins w:id="4583" w:author="Jochum, Michael D." w:date="2021-08-03T14:59:00Z">
              <w:r w:rsidRPr="00F7092D">
                <w:rPr>
                  <w:rFonts w:eastAsia="Times New Roman" w:cstheme="minorHAnsi"/>
                  <w:color w:val="000000"/>
                  <w:rPrChange w:id="4584" w:author="Jochum, Michael D." w:date="2021-08-05T16:09:00Z">
                    <w:rPr>
                      <w:rFonts w:ascii="Calibri" w:eastAsia="Times New Roman" w:hAnsi="Calibri" w:cs="Calibri"/>
                      <w:color w:val="000000"/>
                    </w:rPr>
                  </w:rPrChange>
                </w:rPr>
                <w:t>GO:0016310</w:t>
              </w:r>
            </w:ins>
          </w:p>
        </w:tc>
        <w:tc>
          <w:tcPr>
            <w:tcW w:w="746" w:type="dxa"/>
            <w:tcBorders>
              <w:top w:val="nil"/>
              <w:left w:val="nil"/>
              <w:bottom w:val="nil"/>
              <w:right w:val="nil"/>
            </w:tcBorders>
            <w:shd w:val="clear" w:color="auto" w:fill="auto"/>
            <w:noWrap/>
            <w:vAlign w:val="bottom"/>
            <w:hideMark/>
            <w:tcPrChange w:id="4585" w:author="Jochum, Michael D." w:date="2021-08-03T15:01:00Z">
              <w:tcPr>
                <w:tcW w:w="729" w:type="dxa"/>
                <w:tcBorders>
                  <w:top w:val="nil"/>
                  <w:left w:val="nil"/>
                  <w:bottom w:val="nil"/>
                  <w:right w:val="nil"/>
                </w:tcBorders>
                <w:shd w:val="clear" w:color="auto" w:fill="auto"/>
                <w:noWrap/>
                <w:vAlign w:val="bottom"/>
                <w:hideMark/>
              </w:tcPr>
            </w:tcPrChange>
          </w:tcPr>
          <w:p w14:paraId="6FB733A7" w14:textId="77777777" w:rsidR="00045EAC" w:rsidRPr="00F7092D" w:rsidRDefault="00045EAC" w:rsidP="00045EAC">
            <w:pPr>
              <w:spacing w:after="0" w:line="240" w:lineRule="auto"/>
              <w:jc w:val="center"/>
              <w:rPr>
                <w:ins w:id="4586" w:author="Jochum, Michael D." w:date="2021-08-03T14:59:00Z"/>
                <w:rFonts w:eastAsia="Times New Roman" w:cstheme="minorHAnsi"/>
                <w:color w:val="000000"/>
                <w:rPrChange w:id="4587" w:author="Jochum, Michael D." w:date="2021-08-05T16:09:00Z">
                  <w:rPr>
                    <w:ins w:id="4588" w:author="Jochum, Michael D." w:date="2021-08-03T14:59:00Z"/>
                    <w:rFonts w:ascii="Calibri" w:eastAsia="Times New Roman" w:hAnsi="Calibri" w:cs="Calibri"/>
                    <w:color w:val="000000"/>
                  </w:rPr>
                </w:rPrChange>
              </w:rPr>
            </w:pPr>
            <w:ins w:id="4589" w:author="Jochum, Michael D." w:date="2021-08-03T14:59:00Z">
              <w:r w:rsidRPr="00F7092D">
                <w:rPr>
                  <w:rFonts w:eastAsia="Times New Roman" w:cstheme="minorHAnsi"/>
                  <w:color w:val="000000"/>
                  <w:rPrChange w:id="4590"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591" w:author="Jochum, Michael D." w:date="2021-08-03T15:01:00Z">
              <w:tcPr>
                <w:tcW w:w="880" w:type="dxa"/>
                <w:tcBorders>
                  <w:top w:val="nil"/>
                  <w:left w:val="nil"/>
                  <w:bottom w:val="nil"/>
                  <w:right w:val="nil"/>
                </w:tcBorders>
                <w:shd w:val="clear" w:color="auto" w:fill="auto"/>
                <w:noWrap/>
                <w:vAlign w:val="bottom"/>
                <w:hideMark/>
              </w:tcPr>
            </w:tcPrChange>
          </w:tcPr>
          <w:p w14:paraId="1526ECF3" w14:textId="77777777" w:rsidR="00045EAC" w:rsidRPr="00F7092D" w:rsidRDefault="00045EAC" w:rsidP="00045EAC">
            <w:pPr>
              <w:spacing w:after="0" w:line="240" w:lineRule="auto"/>
              <w:jc w:val="center"/>
              <w:rPr>
                <w:ins w:id="4592" w:author="Jochum, Michael D." w:date="2021-08-03T14:59:00Z"/>
                <w:rFonts w:eastAsia="Times New Roman" w:cstheme="minorHAnsi"/>
                <w:color w:val="000000"/>
                <w:rPrChange w:id="4593" w:author="Jochum, Michael D." w:date="2021-08-05T16:09:00Z">
                  <w:rPr>
                    <w:ins w:id="4594" w:author="Jochum, Michael D." w:date="2021-08-03T14:59:00Z"/>
                    <w:rFonts w:ascii="Calibri" w:eastAsia="Times New Roman" w:hAnsi="Calibri" w:cs="Calibri"/>
                    <w:color w:val="000000"/>
                  </w:rPr>
                </w:rPrChange>
              </w:rPr>
            </w:pPr>
            <w:ins w:id="4595" w:author="Jochum, Michael D." w:date="2021-08-03T14:59:00Z">
              <w:r w:rsidRPr="00F7092D">
                <w:rPr>
                  <w:rFonts w:eastAsia="Times New Roman" w:cstheme="minorHAnsi"/>
                  <w:color w:val="000000"/>
                  <w:rPrChange w:id="4596" w:author="Jochum, Michael D." w:date="2021-08-05T16:09:00Z">
                    <w:rPr>
                      <w:rFonts w:ascii="Calibri" w:eastAsia="Times New Roman" w:hAnsi="Calibri" w:cs="Calibri"/>
                      <w:color w:val="000000"/>
                    </w:rPr>
                  </w:rPrChange>
                </w:rPr>
                <w:t>2.897</w:t>
              </w:r>
            </w:ins>
          </w:p>
        </w:tc>
        <w:tc>
          <w:tcPr>
            <w:tcW w:w="880" w:type="dxa"/>
            <w:tcBorders>
              <w:top w:val="nil"/>
              <w:left w:val="nil"/>
              <w:bottom w:val="nil"/>
              <w:right w:val="nil"/>
            </w:tcBorders>
            <w:shd w:val="clear" w:color="auto" w:fill="auto"/>
            <w:noWrap/>
            <w:vAlign w:val="bottom"/>
            <w:hideMark/>
            <w:tcPrChange w:id="4597" w:author="Jochum, Michael D." w:date="2021-08-03T15:01:00Z">
              <w:tcPr>
                <w:tcW w:w="880" w:type="dxa"/>
                <w:tcBorders>
                  <w:top w:val="nil"/>
                  <w:left w:val="nil"/>
                  <w:bottom w:val="nil"/>
                  <w:right w:val="nil"/>
                </w:tcBorders>
                <w:shd w:val="clear" w:color="auto" w:fill="auto"/>
                <w:noWrap/>
                <w:vAlign w:val="bottom"/>
                <w:hideMark/>
              </w:tcPr>
            </w:tcPrChange>
          </w:tcPr>
          <w:p w14:paraId="115CD69C" w14:textId="77777777" w:rsidR="00045EAC" w:rsidRPr="00F7092D" w:rsidRDefault="00045EAC" w:rsidP="00045EAC">
            <w:pPr>
              <w:spacing w:after="0" w:line="240" w:lineRule="auto"/>
              <w:jc w:val="center"/>
              <w:rPr>
                <w:ins w:id="4598" w:author="Jochum, Michael D." w:date="2021-08-03T14:59:00Z"/>
                <w:rFonts w:eastAsia="Times New Roman" w:cstheme="minorHAnsi"/>
                <w:color w:val="000000"/>
                <w:rPrChange w:id="4599" w:author="Jochum, Michael D." w:date="2021-08-05T16:09:00Z">
                  <w:rPr>
                    <w:ins w:id="4600" w:author="Jochum, Michael D." w:date="2021-08-03T14:59:00Z"/>
                    <w:rFonts w:ascii="Calibri" w:eastAsia="Times New Roman" w:hAnsi="Calibri" w:cs="Calibri"/>
                    <w:color w:val="000000"/>
                  </w:rPr>
                </w:rPrChange>
              </w:rPr>
            </w:pPr>
            <w:ins w:id="4601" w:author="Jochum, Michael D." w:date="2021-08-03T14:59:00Z">
              <w:r w:rsidRPr="00F7092D">
                <w:rPr>
                  <w:rFonts w:eastAsia="Times New Roman" w:cstheme="minorHAnsi"/>
                  <w:color w:val="000000"/>
                  <w:rPrChange w:id="4602" w:author="Jochum, Michael D." w:date="2021-08-05T16:09:00Z">
                    <w:rPr>
                      <w:rFonts w:ascii="Calibri" w:eastAsia="Times New Roman" w:hAnsi="Calibri" w:cs="Calibri"/>
                      <w:color w:val="000000"/>
                    </w:rPr>
                  </w:rPrChange>
                </w:rPr>
                <w:t>0.888</w:t>
              </w:r>
            </w:ins>
          </w:p>
        </w:tc>
        <w:tc>
          <w:tcPr>
            <w:tcW w:w="880" w:type="dxa"/>
            <w:tcBorders>
              <w:top w:val="nil"/>
              <w:left w:val="nil"/>
              <w:bottom w:val="nil"/>
              <w:right w:val="nil"/>
            </w:tcBorders>
            <w:shd w:val="clear" w:color="auto" w:fill="auto"/>
            <w:noWrap/>
            <w:vAlign w:val="bottom"/>
            <w:hideMark/>
            <w:tcPrChange w:id="4603" w:author="Jochum, Michael D." w:date="2021-08-03T15:01:00Z">
              <w:tcPr>
                <w:tcW w:w="880" w:type="dxa"/>
                <w:tcBorders>
                  <w:top w:val="nil"/>
                  <w:left w:val="nil"/>
                  <w:bottom w:val="nil"/>
                  <w:right w:val="nil"/>
                </w:tcBorders>
                <w:shd w:val="clear" w:color="auto" w:fill="auto"/>
                <w:noWrap/>
                <w:vAlign w:val="bottom"/>
                <w:hideMark/>
              </w:tcPr>
            </w:tcPrChange>
          </w:tcPr>
          <w:p w14:paraId="31A1D838" w14:textId="77777777" w:rsidR="00045EAC" w:rsidRPr="00F7092D" w:rsidRDefault="00045EAC" w:rsidP="00045EAC">
            <w:pPr>
              <w:spacing w:after="0" w:line="240" w:lineRule="auto"/>
              <w:jc w:val="center"/>
              <w:rPr>
                <w:ins w:id="4604" w:author="Jochum, Michael D." w:date="2021-08-03T14:59:00Z"/>
                <w:rFonts w:eastAsia="Times New Roman" w:cstheme="minorHAnsi"/>
                <w:color w:val="000000"/>
                <w:rPrChange w:id="4605" w:author="Jochum, Michael D." w:date="2021-08-05T16:09:00Z">
                  <w:rPr>
                    <w:ins w:id="4606" w:author="Jochum, Michael D." w:date="2021-08-03T14:59:00Z"/>
                    <w:rFonts w:ascii="Calibri" w:eastAsia="Times New Roman" w:hAnsi="Calibri" w:cs="Calibri"/>
                    <w:color w:val="000000"/>
                  </w:rPr>
                </w:rPrChange>
              </w:rPr>
            </w:pPr>
            <w:ins w:id="4607" w:author="Jochum, Michael D." w:date="2021-08-03T14:59:00Z">
              <w:r w:rsidRPr="00F7092D">
                <w:rPr>
                  <w:rFonts w:eastAsia="Times New Roman" w:cstheme="minorHAnsi"/>
                  <w:color w:val="000000"/>
                  <w:rPrChange w:id="4608"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609" w:author="Jochum, Michael D." w:date="2021-08-03T15:01:00Z">
              <w:tcPr>
                <w:tcW w:w="880" w:type="dxa"/>
                <w:tcBorders>
                  <w:top w:val="nil"/>
                  <w:left w:val="nil"/>
                  <w:bottom w:val="nil"/>
                  <w:right w:val="nil"/>
                </w:tcBorders>
                <w:shd w:val="clear" w:color="auto" w:fill="auto"/>
                <w:noWrap/>
                <w:vAlign w:val="bottom"/>
                <w:hideMark/>
              </w:tcPr>
            </w:tcPrChange>
          </w:tcPr>
          <w:p w14:paraId="28F0A301" w14:textId="77777777" w:rsidR="00045EAC" w:rsidRPr="00F7092D" w:rsidRDefault="00045EAC" w:rsidP="00045EAC">
            <w:pPr>
              <w:spacing w:after="0" w:line="240" w:lineRule="auto"/>
              <w:jc w:val="center"/>
              <w:rPr>
                <w:ins w:id="4610" w:author="Jochum, Michael D." w:date="2021-08-03T14:59:00Z"/>
                <w:rFonts w:eastAsia="Times New Roman" w:cstheme="minorHAnsi"/>
                <w:color w:val="000000"/>
                <w:rPrChange w:id="4611" w:author="Jochum, Michael D." w:date="2021-08-05T16:09:00Z">
                  <w:rPr>
                    <w:ins w:id="4612" w:author="Jochum, Michael D." w:date="2021-08-03T14:59:00Z"/>
                    <w:rFonts w:ascii="Calibri" w:eastAsia="Times New Roman" w:hAnsi="Calibri" w:cs="Calibri"/>
                    <w:color w:val="000000"/>
                  </w:rPr>
                </w:rPrChange>
              </w:rPr>
            </w:pPr>
            <w:ins w:id="4613" w:author="Jochum, Michael D." w:date="2021-08-03T14:59:00Z">
              <w:r w:rsidRPr="00F7092D">
                <w:rPr>
                  <w:rFonts w:eastAsia="Times New Roman" w:cstheme="minorHAnsi"/>
                  <w:color w:val="000000"/>
                  <w:rPrChange w:id="4614"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615" w:author="Jochum, Michael D." w:date="2021-08-03T15:01:00Z">
              <w:tcPr>
                <w:tcW w:w="880" w:type="dxa"/>
                <w:tcBorders>
                  <w:top w:val="nil"/>
                  <w:left w:val="nil"/>
                  <w:bottom w:val="nil"/>
                  <w:right w:val="nil"/>
                </w:tcBorders>
                <w:shd w:val="clear" w:color="auto" w:fill="auto"/>
                <w:noWrap/>
                <w:vAlign w:val="bottom"/>
                <w:hideMark/>
              </w:tcPr>
            </w:tcPrChange>
          </w:tcPr>
          <w:p w14:paraId="32AA1BDB" w14:textId="77777777" w:rsidR="00045EAC" w:rsidRPr="00F7092D" w:rsidRDefault="00045EAC" w:rsidP="00045EAC">
            <w:pPr>
              <w:spacing w:after="0" w:line="240" w:lineRule="auto"/>
              <w:jc w:val="center"/>
              <w:rPr>
                <w:ins w:id="4616" w:author="Jochum, Michael D." w:date="2021-08-03T14:59:00Z"/>
                <w:rFonts w:eastAsia="Times New Roman" w:cstheme="minorHAnsi"/>
                <w:color w:val="000000"/>
                <w:rPrChange w:id="4617" w:author="Jochum, Michael D." w:date="2021-08-05T16:09:00Z">
                  <w:rPr>
                    <w:ins w:id="4618" w:author="Jochum, Michael D." w:date="2021-08-03T14:59:00Z"/>
                    <w:rFonts w:ascii="Calibri" w:eastAsia="Times New Roman" w:hAnsi="Calibri" w:cs="Calibri"/>
                    <w:color w:val="000000"/>
                  </w:rPr>
                </w:rPrChange>
              </w:rPr>
            </w:pPr>
            <w:ins w:id="4619" w:author="Jochum, Michael D." w:date="2021-08-03T14:59:00Z">
              <w:r w:rsidRPr="00F7092D">
                <w:rPr>
                  <w:rFonts w:eastAsia="Times New Roman" w:cstheme="minorHAnsi"/>
                  <w:color w:val="000000"/>
                  <w:rPrChange w:id="4620"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621" w:author="Jochum, Michael D." w:date="2021-08-03T15:01:00Z">
              <w:tcPr>
                <w:tcW w:w="1138" w:type="dxa"/>
                <w:tcBorders>
                  <w:top w:val="nil"/>
                  <w:left w:val="nil"/>
                  <w:bottom w:val="nil"/>
                  <w:right w:val="nil"/>
                </w:tcBorders>
                <w:shd w:val="clear" w:color="auto" w:fill="auto"/>
                <w:noWrap/>
                <w:vAlign w:val="bottom"/>
                <w:hideMark/>
              </w:tcPr>
            </w:tcPrChange>
          </w:tcPr>
          <w:p w14:paraId="42FB66C4" w14:textId="77777777" w:rsidR="00045EAC" w:rsidRPr="00F7092D" w:rsidRDefault="00045EAC" w:rsidP="00045EAC">
            <w:pPr>
              <w:spacing w:after="0" w:line="240" w:lineRule="auto"/>
              <w:jc w:val="center"/>
              <w:rPr>
                <w:ins w:id="4622" w:author="Jochum, Michael D." w:date="2021-08-03T14:59:00Z"/>
                <w:rFonts w:eastAsia="Times New Roman" w:cstheme="minorHAnsi"/>
                <w:color w:val="000000"/>
                <w:rPrChange w:id="4623" w:author="Jochum, Michael D." w:date="2021-08-05T16:09:00Z">
                  <w:rPr>
                    <w:ins w:id="4624" w:author="Jochum, Michael D." w:date="2021-08-03T14:59:00Z"/>
                    <w:rFonts w:ascii="Calibri" w:eastAsia="Times New Roman" w:hAnsi="Calibri" w:cs="Calibri"/>
                    <w:color w:val="000000"/>
                  </w:rPr>
                </w:rPrChange>
              </w:rPr>
            </w:pPr>
            <w:ins w:id="4625" w:author="Jochum, Michael D." w:date="2021-08-03T14:59:00Z">
              <w:r w:rsidRPr="00F7092D">
                <w:rPr>
                  <w:rFonts w:eastAsia="Times New Roman" w:cstheme="minorHAnsi"/>
                  <w:color w:val="000000"/>
                  <w:rPrChange w:id="4626" w:author="Jochum, Michael D." w:date="2021-08-05T16:09:00Z">
                    <w:rPr>
                      <w:rFonts w:ascii="Calibri" w:eastAsia="Times New Roman" w:hAnsi="Calibri" w:cs="Calibri"/>
                      <w:color w:val="000000"/>
                    </w:rPr>
                  </w:rPrChange>
                </w:rPr>
                <w:t>13</w:t>
              </w:r>
            </w:ins>
          </w:p>
        </w:tc>
      </w:tr>
      <w:tr w:rsidR="006030BE" w:rsidRPr="00F7092D" w14:paraId="3150C1AE" w14:textId="77777777" w:rsidTr="006030BE">
        <w:trPr>
          <w:trHeight w:val="253"/>
          <w:jc w:val="center"/>
          <w:ins w:id="4627" w:author="Jochum, Michael D." w:date="2021-08-03T14:59:00Z"/>
          <w:trPrChange w:id="4628"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629" w:author="Jochum, Michael D." w:date="2021-08-03T15:01:00Z">
              <w:tcPr>
                <w:tcW w:w="4916" w:type="dxa"/>
                <w:tcBorders>
                  <w:top w:val="nil"/>
                  <w:left w:val="nil"/>
                  <w:bottom w:val="nil"/>
                  <w:right w:val="nil"/>
                </w:tcBorders>
                <w:shd w:val="clear" w:color="auto" w:fill="auto"/>
                <w:noWrap/>
                <w:vAlign w:val="bottom"/>
                <w:hideMark/>
              </w:tcPr>
            </w:tcPrChange>
          </w:tcPr>
          <w:p w14:paraId="0AAE959C" w14:textId="77777777" w:rsidR="00045EAC" w:rsidRPr="00F7092D" w:rsidRDefault="00045EAC" w:rsidP="00045EAC">
            <w:pPr>
              <w:spacing w:after="0" w:line="240" w:lineRule="auto"/>
              <w:jc w:val="right"/>
              <w:rPr>
                <w:ins w:id="4630" w:author="Jochum, Michael D." w:date="2021-08-03T14:59:00Z"/>
                <w:rFonts w:eastAsia="Times New Roman" w:cstheme="minorHAnsi"/>
                <w:color w:val="000000"/>
                <w:rPrChange w:id="4631" w:author="Jochum, Michael D." w:date="2021-08-05T16:09:00Z">
                  <w:rPr>
                    <w:ins w:id="4632" w:author="Jochum, Michael D." w:date="2021-08-03T14:59:00Z"/>
                    <w:rFonts w:ascii="Calibri" w:eastAsia="Times New Roman" w:hAnsi="Calibri" w:cs="Calibri"/>
                    <w:color w:val="000000"/>
                  </w:rPr>
                </w:rPrChange>
              </w:rPr>
            </w:pPr>
            <w:ins w:id="4633" w:author="Jochum, Michael D." w:date="2021-08-03T14:59:00Z">
              <w:r w:rsidRPr="00F7092D">
                <w:rPr>
                  <w:rFonts w:eastAsia="Times New Roman" w:cstheme="minorHAnsi"/>
                  <w:color w:val="000000"/>
                  <w:rPrChange w:id="4634" w:author="Jochum, Michael D." w:date="2021-08-05T16:09:00Z">
                    <w:rPr>
                      <w:rFonts w:ascii="Calibri" w:eastAsia="Times New Roman" w:hAnsi="Calibri" w:cs="Calibri"/>
                      <w:color w:val="000000"/>
                    </w:rPr>
                  </w:rPrChange>
                </w:rPr>
                <w:t>organonitrogen compound catabolic process</w:t>
              </w:r>
            </w:ins>
          </w:p>
        </w:tc>
        <w:tc>
          <w:tcPr>
            <w:tcW w:w="1966" w:type="dxa"/>
            <w:tcBorders>
              <w:top w:val="nil"/>
              <w:left w:val="nil"/>
              <w:bottom w:val="nil"/>
              <w:right w:val="nil"/>
            </w:tcBorders>
            <w:shd w:val="clear" w:color="auto" w:fill="auto"/>
            <w:noWrap/>
            <w:vAlign w:val="bottom"/>
            <w:hideMark/>
            <w:tcPrChange w:id="4635" w:author="Jochum, Michael D." w:date="2021-08-03T15:01:00Z">
              <w:tcPr>
                <w:tcW w:w="1923" w:type="dxa"/>
                <w:tcBorders>
                  <w:top w:val="nil"/>
                  <w:left w:val="nil"/>
                  <w:bottom w:val="nil"/>
                  <w:right w:val="nil"/>
                </w:tcBorders>
                <w:shd w:val="clear" w:color="auto" w:fill="auto"/>
                <w:noWrap/>
                <w:vAlign w:val="bottom"/>
                <w:hideMark/>
              </w:tcPr>
            </w:tcPrChange>
          </w:tcPr>
          <w:p w14:paraId="66AE3A77" w14:textId="77777777" w:rsidR="00045EAC" w:rsidRPr="00F7092D" w:rsidRDefault="00045EAC" w:rsidP="00045EAC">
            <w:pPr>
              <w:spacing w:after="0" w:line="240" w:lineRule="auto"/>
              <w:jc w:val="center"/>
              <w:rPr>
                <w:ins w:id="4636" w:author="Jochum, Michael D." w:date="2021-08-03T14:59:00Z"/>
                <w:rFonts w:eastAsia="Times New Roman" w:cstheme="minorHAnsi"/>
                <w:color w:val="000000"/>
                <w:rPrChange w:id="4637" w:author="Jochum, Michael D." w:date="2021-08-05T16:09:00Z">
                  <w:rPr>
                    <w:ins w:id="4638" w:author="Jochum, Michael D." w:date="2021-08-03T14:59:00Z"/>
                    <w:rFonts w:ascii="Calibri" w:eastAsia="Times New Roman" w:hAnsi="Calibri" w:cs="Calibri"/>
                    <w:color w:val="000000"/>
                  </w:rPr>
                </w:rPrChange>
              </w:rPr>
            </w:pPr>
            <w:proofErr w:type="spellStart"/>
            <w:ins w:id="4639" w:author="Jochum, Michael D." w:date="2021-08-03T14:59:00Z">
              <w:r w:rsidRPr="00F7092D">
                <w:rPr>
                  <w:rFonts w:eastAsia="Times New Roman" w:cstheme="minorHAnsi"/>
                  <w:color w:val="000000"/>
                  <w:rPrChange w:id="4640"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641" w:author="Jochum, Michael D." w:date="2021-08-03T15:01:00Z">
              <w:tcPr>
                <w:tcW w:w="1310" w:type="dxa"/>
                <w:tcBorders>
                  <w:top w:val="nil"/>
                  <w:left w:val="nil"/>
                  <w:bottom w:val="nil"/>
                  <w:right w:val="nil"/>
                </w:tcBorders>
                <w:shd w:val="clear" w:color="auto" w:fill="auto"/>
                <w:noWrap/>
                <w:vAlign w:val="bottom"/>
                <w:hideMark/>
              </w:tcPr>
            </w:tcPrChange>
          </w:tcPr>
          <w:p w14:paraId="4505DB4B" w14:textId="77777777" w:rsidR="00045EAC" w:rsidRPr="00F7092D" w:rsidRDefault="00045EAC" w:rsidP="00045EAC">
            <w:pPr>
              <w:spacing w:after="0" w:line="240" w:lineRule="auto"/>
              <w:jc w:val="center"/>
              <w:rPr>
                <w:ins w:id="4642" w:author="Jochum, Michael D." w:date="2021-08-03T14:59:00Z"/>
                <w:rFonts w:eastAsia="Times New Roman" w:cstheme="minorHAnsi"/>
                <w:color w:val="000000"/>
                <w:rPrChange w:id="4643" w:author="Jochum, Michael D." w:date="2021-08-05T16:09:00Z">
                  <w:rPr>
                    <w:ins w:id="4644" w:author="Jochum, Michael D." w:date="2021-08-03T14:59:00Z"/>
                    <w:rFonts w:ascii="Calibri" w:eastAsia="Times New Roman" w:hAnsi="Calibri" w:cs="Calibri"/>
                    <w:color w:val="000000"/>
                  </w:rPr>
                </w:rPrChange>
              </w:rPr>
            </w:pPr>
            <w:ins w:id="4645" w:author="Jochum, Michael D." w:date="2021-08-03T14:59:00Z">
              <w:r w:rsidRPr="00F7092D">
                <w:rPr>
                  <w:rFonts w:eastAsia="Times New Roman" w:cstheme="minorHAnsi"/>
                  <w:color w:val="000000"/>
                  <w:rPrChange w:id="4646" w:author="Jochum, Michael D." w:date="2021-08-05T16:09:00Z">
                    <w:rPr>
                      <w:rFonts w:ascii="Calibri" w:eastAsia="Times New Roman" w:hAnsi="Calibri" w:cs="Calibri"/>
                      <w:color w:val="000000"/>
                    </w:rPr>
                  </w:rPrChange>
                </w:rPr>
                <w:t>GO:1901565</w:t>
              </w:r>
            </w:ins>
          </w:p>
        </w:tc>
        <w:tc>
          <w:tcPr>
            <w:tcW w:w="746" w:type="dxa"/>
            <w:tcBorders>
              <w:top w:val="nil"/>
              <w:left w:val="nil"/>
              <w:bottom w:val="nil"/>
              <w:right w:val="nil"/>
            </w:tcBorders>
            <w:shd w:val="clear" w:color="auto" w:fill="auto"/>
            <w:noWrap/>
            <w:vAlign w:val="bottom"/>
            <w:hideMark/>
            <w:tcPrChange w:id="4647" w:author="Jochum, Michael D." w:date="2021-08-03T15:01:00Z">
              <w:tcPr>
                <w:tcW w:w="729" w:type="dxa"/>
                <w:tcBorders>
                  <w:top w:val="nil"/>
                  <w:left w:val="nil"/>
                  <w:bottom w:val="nil"/>
                  <w:right w:val="nil"/>
                </w:tcBorders>
                <w:shd w:val="clear" w:color="auto" w:fill="auto"/>
                <w:noWrap/>
                <w:vAlign w:val="bottom"/>
                <w:hideMark/>
              </w:tcPr>
            </w:tcPrChange>
          </w:tcPr>
          <w:p w14:paraId="0CBAB3F3" w14:textId="77777777" w:rsidR="00045EAC" w:rsidRPr="00F7092D" w:rsidRDefault="00045EAC" w:rsidP="00045EAC">
            <w:pPr>
              <w:spacing w:after="0" w:line="240" w:lineRule="auto"/>
              <w:jc w:val="center"/>
              <w:rPr>
                <w:ins w:id="4648" w:author="Jochum, Michael D." w:date="2021-08-03T14:59:00Z"/>
                <w:rFonts w:eastAsia="Times New Roman" w:cstheme="minorHAnsi"/>
                <w:color w:val="000000"/>
                <w:rPrChange w:id="4649" w:author="Jochum, Michael D." w:date="2021-08-05T16:09:00Z">
                  <w:rPr>
                    <w:ins w:id="4650" w:author="Jochum, Michael D." w:date="2021-08-03T14:59:00Z"/>
                    <w:rFonts w:ascii="Calibri" w:eastAsia="Times New Roman" w:hAnsi="Calibri" w:cs="Calibri"/>
                    <w:color w:val="000000"/>
                  </w:rPr>
                </w:rPrChange>
              </w:rPr>
            </w:pPr>
            <w:ins w:id="4651" w:author="Jochum, Michael D." w:date="2021-08-03T14:59:00Z">
              <w:r w:rsidRPr="00F7092D">
                <w:rPr>
                  <w:rFonts w:eastAsia="Times New Roman" w:cstheme="minorHAnsi"/>
                  <w:color w:val="000000"/>
                  <w:rPrChange w:id="4652"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653" w:author="Jochum, Michael D." w:date="2021-08-03T15:01:00Z">
              <w:tcPr>
                <w:tcW w:w="880" w:type="dxa"/>
                <w:tcBorders>
                  <w:top w:val="nil"/>
                  <w:left w:val="nil"/>
                  <w:bottom w:val="nil"/>
                  <w:right w:val="nil"/>
                </w:tcBorders>
                <w:shd w:val="clear" w:color="auto" w:fill="auto"/>
                <w:noWrap/>
                <w:vAlign w:val="bottom"/>
                <w:hideMark/>
              </w:tcPr>
            </w:tcPrChange>
          </w:tcPr>
          <w:p w14:paraId="35DB9FB1" w14:textId="77777777" w:rsidR="00045EAC" w:rsidRPr="00F7092D" w:rsidRDefault="00045EAC" w:rsidP="00045EAC">
            <w:pPr>
              <w:spacing w:after="0" w:line="240" w:lineRule="auto"/>
              <w:jc w:val="center"/>
              <w:rPr>
                <w:ins w:id="4654" w:author="Jochum, Michael D." w:date="2021-08-03T14:59:00Z"/>
                <w:rFonts w:eastAsia="Times New Roman" w:cstheme="minorHAnsi"/>
                <w:color w:val="000000"/>
                <w:rPrChange w:id="4655" w:author="Jochum, Michael D." w:date="2021-08-05T16:09:00Z">
                  <w:rPr>
                    <w:ins w:id="4656" w:author="Jochum, Michael D." w:date="2021-08-03T14:59:00Z"/>
                    <w:rFonts w:ascii="Calibri" w:eastAsia="Times New Roman" w:hAnsi="Calibri" w:cs="Calibri"/>
                    <w:color w:val="000000"/>
                  </w:rPr>
                </w:rPrChange>
              </w:rPr>
            </w:pPr>
            <w:ins w:id="4657" w:author="Jochum, Michael D." w:date="2021-08-03T14:59:00Z">
              <w:r w:rsidRPr="00F7092D">
                <w:rPr>
                  <w:rFonts w:eastAsia="Times New Roman" w:cstheme="minorHAnsi"/>
                  <w:color w:val="000000"/>
                  <w:rPrChange w:id="4658" w:author="Jochum, Michael D." w:date="2021-08-05T16:09:00Z">
                    <w:rPr>
                      <w:rFonts w:ascii="Calibri" w:eastAsia="Times New Roman" w:hAnsi="Calibri" w:cs="Calibri"/>
                      <w:color w:val="000000"/>
                    </w:rPr>
                  </w:rPrChange>
                </w:rPr>
                <w:t>-2.388</w:t>
              </w:r>
            </w:ins>
          </w:p>
        </w:tc>
        <w:tc>
          <w:tcPr>
            <w:tcW w:w="880" w:type="dxa"/>
            <w:tcBorders>
              <w:top w:val="nil"/>
              <w:left w:val="nil"/>
              <w:bottom w:val="nil"/>
              <w:right w:val="nil"/>
            </w:tcBorders>
            <w:shd w:val="clear" w:color="auto" w:fill="auto"/>
            <w:noWrap/>
            <w:vAlign w:val="bottom"/>
            <w:hideMark/>
            <w:tcPrChange w:id="4659" w:author="Jochum, Michael D." w:date="2021-08-03T15:01:00Z">
              <w:tcPr>
                <w:tcW w:w="880" w:type="dxa"/>
                <w:tcBorders>
                  <w:top w:val="nil"/>
                  <w:left w:val="nil"/>
                  <w:bottom w:val="nil"/>
                  <w:right w:val="nil"/>
                </w:tcBorders>
                <w:shd w:val="clear" w:color="auto" w:fill="auto"/>
                <w:noWrap/>
                <w:vAlign w:val="bottom"/>
                <w:hideMark/>
              </w:tcPr>
            </w:tcPrChange>
          </w:tcPr>
          <w:p w14:paraId="458A23AA" w14:textId="77777777" w:rsidR="00045EAC" w:rsidRPr="00F7092D" w:rsidRDefault="00045EAC" w:rsidP="00045EAC">
            <w:pPr>
              <w:spacing w:after="0" w:line="240" w:lineRule="auto"/>
              <w:jc w:val="center"/>
              <w:rPr>
                <w:ins w:id="4660" w:author="Jochum, Michael D." w:date="2021-08-03T14:59:00Z"/>
                <w:rFonts w:eastAsia="Times New Roman" w:cstheme="minorHAnsi"/>
                <w:color w:val="000000"/>
                <w:rPrChange w:id="4661" w:author="Jochum, Michael D." w:date="2021-08-05T16:09:00Z">
                  <w:rPr>
                    <w:ins w:id="4662" w:author="Jochum, Michael D." w:date="2021-08-03T14:59:00Z"/>
                    <w:rFonts w:ascii="Calibri" w:eastAsia="Times New Roman" w:hAnsi="Calibri" w:cs="Calibri"/>
                    <w:color w:val="000000"/>
                  </w:rPr>
                </w:rPrChange>
              </w:rPr>
            </w:pPr>
            <w:ins w:id="4663" w:author="Jochum, Michael D." w:date="2021-08-03T14:59:00Z">
              <w:r w:rsidRPr="00F7092D">
                <w:rPr>
                  <w:rFonts w:eastAsia="Times New Roman" w:cstheme="minorHAnsi"/>
                  <w:color w:val="000000"/>
                  <w:rPrChange w:id="4664" w:author="Jochum, Michael D." w:date="2021-08-05T16:09:00Z">
                    <w:rPr>
                      <w:rFonts w:ascii="Calibri" w:eastAsia="Times New Roman" w:hAnsi="Calibri" w:cs="Calibri"/>
                      <w:color w:val="000000"/>
                    </w:rPr>
                  </w:rPrChange>
                </w:rPr>
                <w:t>0.721</w:t>
              </w:r>
            </w:ins>
          </w:p>
        </w:tc>
        <w:tc>
          <w:tcPr>
            <w:tcW w:w="880" w:type="dxa"/>
            <w:tcBorders>
              <w:top w:val="nil"/>
              <w:left w:val="nil"/>
              <w:bottom w:val="nil"/>
              <w:right w:val="nil"/>
            </w:tcBorders>
            <w:shd w:val="clear" w:color="auto" w:fill="auto"/>
            <w:noWrap/>
            <w:vAlign w:val="bottom"/>
            <w:hideMark/>
            <w:tcPrChange w:id="4665" w:author="Jochum, Michael D." w:date="2021-08-03T15:01:00Z">
              <w:tcPr>
                <w:tcW w:w="880" w:type="dxa"/>
                <w:tcBorders>
                  <w:top w:val="nil"/>
                  <w:left w:val="nil"/>
                  <w:bottom w:val="nil"/>
                  <w:right w:val="nil"/>
                </w:tcBorders>
                <w:shd w:val="clear" w:color="auto" w:fill="auto"/>
                <w:noWrap/>
                <w:vAlign w:val="bottom"/>
                <w:hideMark/>
              </w:tcPr>
            </w:tcPrChange>
          </w:tcPr>
          <w:p w14:paraId="5F870CD8" w14:textId="77777777" w:rsidR="00045EAC" w:rsidRPr="00F7092D" w:rsidRDefault="00045EAC" w:rsidP="00045EAC">
            <w:pPr>
              <w:spacing w:after="0" w:line="240" w:lineRule="auto"/>
              <w:jc w:val="center"/>
              <w:rPr>
                <w:ins w:id="4666" w:author="Jochum, Michael D." w:date="2021-08-03T14:59:00Z"/>
                <w:rFonts w:eastAsia="Times New Roman" w:cstheme="minorHAnsi"/>
                <w:color w:val="000000"/>
                <w:rPrChange w:id="4667" w:author="Jochum, Michael D." w:date="2021-08-05T16:09:00Z">
                  <w:rPr>
                    <w:ins w:id="4668" w:author="Jochum, Michael D." w:date="2021-08-03T14:59:00Z"/>
                    <w:rFonts w:ascii="Calibri" w:eastAsia="Times New Roman" w:hAnsi="Calibri" w:cs="Calibri"/>
                    <w:color w:val="000000"/>
                  </w:rPr>
                </w:rPrChange>
              </w:rPr>
            </w:pPr>
            <w:ins w:id="4669" w:author="Jochum, Michael D." w:date="2021-08-03T14:59:00Z">
              <w:r w:rsidRPr="00F7092D">
                <w:rPr>
                  <w:rFonts w:eastAsia="Times New Roman" w:cstheme="minorHAnsi"/>
                  <w:color w:val="000000"/>
                  <w:rPrChange w:id="4670"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671" w:author="Jochum, Michael D." w:date="2021-08-03T15:01:00Z">
              <w:tcPr>
                <w:tcW w:w="880" w:type="dxa"/>
                <w:tcBorders>
                  <w:top w:val="nil"/>
                  <w:left w:val="nil"/>
                  <w:bottom w:val="nil"/>
                  <w:right w:val="nil"/>
                </w:tcBorders>
                <w:shd w:val="clear" w:color="auto" w:fill="auto"/>
                <w:noWrap/>
                <w:vAlign w:val="bottom"/>
                <w:hideMark/>
              </w:tcPr>
            </w:tcPrChange>
          </w:tcPr>
          <w:p w14:paraId="5B049D5F" w14:textId="77777777" w:rsidR="00045EAC" w:rsidRPr="00F7092D" w:rsidRDefault="00045EAC" w:rsidP="00045EAC">
            <w:pPr>
              <w:spacing w:after="0" w:line="240" w:lineRule="auto"/>
              <w:jc w:val="center"/>
              <w:rPr>
                <w:ins w:id="4672" w:author="Jochum, Michael D." w:date="2021-08-03T14:59:00Z"/>
                <w:rFonts w:eastAsia="Times New Roman" w:cstheme="minorHAnsi"/>
                <w:color w:val="000000"/>
                <w:rPrChange w:id="4673" w:author="Jochum, Michael D." w:date="2021-08-05T16:09:00Z">
                  <w:rPr>
                    <w:ins w:id="4674" w:author="Jochum, Michael D." w:date="2021-08-03T14:59:00Z"/>
                    <w:rFonts w:ascii="Calibri" w:eastAsia="Times New Roman" w:hAnsi="Calibri" w:cs="Calibri"/>
                    <w:color w:val="000000"/>
                  </w:rPr>
                </w:rPrChange>
              </w:rPr>
            </w:pPr>
            <w:ins w:id="4675" w:author="Jochum, Michael D." w:date="2021-08-03T14:59:00Z">
              <w:r w:rsidRPr="00F7092D">
                <w:rPr>
                  <w:rFonts w:eastAsia="Times New Roman" w:cstheme="minorHAnsi"/>
                  <w:color w:val="000000"/>
                  <w:rPrChange w:id="4676"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677" w:author="Jochum, Michael D." w:date="2021-08-03T15:01:00Z">
              <w:tcPr>
                <w:tcW w:w="880" w:type="dxa"/>
                <w:tcBorders>
                  <w:top w:val="nil"/>
                  <w:left w:val="nil"/>
                  <w:bottom w:val="nil"/>
                  <w:right w:val="nil"/>
                </w:tcBorders>
                <w:shd w:val="clear" w:color="auto" w:fill="auto"/>
                <w:noWrap/>
                <w:vAlign w:val="bottom"/>
                <w:hideMark/>
              </w:tcPr>
            </w:tcPrChange>
          </w:tcPr>
          <w:p w14:paraId="5B163CB9" w14:textId="77777777" w:rsidR="00045EAC" w:rsidRPr="00F7092D" w:rsidRDefault="00045EAC" w:rsidP="00045EAC">
            <w:pPr>
              <w:spacing w:after="0" w:line="240" w:lineRule="auto"/>
              <w:jc w:val="center"/>
              <w:rPr>
                <w:ins w:id="4678" w:author="Jochum, Michael D." w:date="2021-08-03T14:59:00Z"/>
                <w:rFonts w:eastAsia="Times New Roman" w:cstheme="minorHAnsi"/>
                <w:color w:val="000000"/>
                <w:rPrChange w:id="4679" w:author="Jochum, Michael D." w:date="2021-08-05T16:09:00Z">
                  <w:rPr>
                    <w:ins w:id="4680" w:author="Jochum, Michael D." w:date="2021-08-03T14:59:00Z"/>
                    <w:rFonts w:ascii="Calibri" w:eastAsia="Times New Roman" w:hAnsi="Calibri" w:cs="Calibri"/>
                    <w:color w:val="000000"/>
                  </w:rPr>
                </w:rPrChange>
              </w:rPr>
            </w:pPr>
            <w:ins w:id="4681" w:author="Jochum, Michael D." w:date="2021-08-03T14:59:00Z">
              <w:r w:rsidRPr="00F7092D">
                <w:rPr>
                  <w:rFonts w:eastAsia="Times New Roman" w:cstheme="minorHAnsi"/>
                  <w:color w:val="000000"/>
                  <w:rPrChange w:id="4682"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683" w:author="Jochum, Michael D." w:date="2021-08-03T15:01:00Z">
              <w:tcPr>
                <w:tcW w:w="1138" w:type="dxa"/>
                <w:tcBorders>
                  <w:top w:val="nil"/>
                  <w:left w:val="nil"/>
                  <w:bottom w:val="nil"/>
                  <w:right w:val="nil"/>
                </w:tcBorders>
                <w:shd w:val="clear" w:color="auto" w:fill="auto"/>
                <w:noWrap/>
                <w:vAlign w:val="bottom"/>
                <w:hideMark/>
              </w:tcPr>
            </w:tcPrChange>
          </w:tcPr>
          <w:p w14:paraId="7F245EAB" w14:textId="77777777" w:rsidR="00045EAC" w:rsidRPr="00F7092D" w:rsidRDefault="00045EAC" w:rsidP="00045EAC">
            <w:pPr>
              <w:spacing w:after="0" w:line="240" w:lineRule="auto"/>
              <w:jc w:val="center"/>
              <w:rPr>
                <w:ins w:id="4684" w:author="Jochum, Michael D." w:date="2021-08-03T14:59:00Z"/>
                <w:rFonts w:eastAsia="Times New Roman" w:cstheme="minorHAnsi"/>
                <w:color w:val="000000"/>
                <w:rPrChange w:id="4685" w:author="Jochum, Michael D." w:date="2021-08-05T16:09:00Z">
                  <w:rPr>
                    <w:ins w:id="4686" w:author="Jochum, Michael D." w:date="2021-08-03T14:59:00Z"/>
                    <w:rFonts w:ascii="Calibri" w:eastAsia="Times New Roman" w:hAnsi="Calibri" w:cs="Calibri"/>
                    <w:color w:val="000000"/>
                  </w:rPr>
                </w:rPrChange>
              </w:rPr>
            </w:pPr>
            <w:ins w:id="4687" w:author="Jochum, Michael D." w:date="2021-08-03T14:59:00Z">
              <w:r w:rsidRPr="00F7092D">
                <w:rPr>
                  <w:rFonts w:eastAsia="Times New Roman" w:cstheme="minorHAnsi"/>
                  <w:color w:val="000000"/>
                  <w:rPrChange w:id="4688" w:author="Jochum, Michael D." w:date="2021-08-05T16:09:00Z">
                    <w:rPr>
                      <w:rFonts w:ascii="Calibri" w:eastAsia="Times New Roman" w:hAnsi="Calibri" w:cs="Calibri"/>
                      <w:color w:val="000000"/>
                    </w:rPr>
                  </w:rPrChange>
                </w:rPr>
                <w:t>12</w:t>
              </w:r>
            </w:ins>
          </w:p>
        </w:tc>
      </w:tr>
      <w:tr w:rsidR="006030BE" w:rsidRPr="00F7092D" w14:paraId="6E51A9FD" w14:textId="77777777" w:rsidTr="006030BE">
        <w:trPr>
          <w:trHeight w:val="253"/>
          <w:jc w:val="center"/>
          <w:ins w:id="4689" w:author="Jochum, Michael D." w:date="2021-08-03T14:59:00Z"/>
          <w:trPrChange w:id="4690"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691" w:author="Jochum, Michael D." w:date="2021-08-03T15:01:00Z">
              <w:tcPr>
                <w:tcW w:w="4916" w:type="dxa"/>
                <w:tcBorders>
                  <w:top w:val="nil"/>
                  <w:left w:val="nil"/>
                  <w:bottom w:val="nil"/>
                  <w:right w:val="nil"/>
                </w:tcBorders>
                <w:shd w:val="clear" w:color="auto" w:fill="auto"/>
                <w:noWrap/>
                <w:vAlign w:val="bottom"/>
                <w:hideMark/>
              </w:tcPr>
            </w:tcPrChange>
          </w:tcPr>
          <w:p w14:paraId="0222F7EC" w14:textId="77777777" w:rsidR="00045EAC" w:rsidRPr="00F7092D" w:rsidRDefault="00045EAC" w:rsidP="00045EAC">
            <w:pPr>
              <w:spacing w:after="0" w:line="240" w:lineRule="auto"/>
              <w:jc w:val="right"/>
              <w:rPr>
                <w:ins w:id="4692" w:author="Jochum, Michael D." w:date="2021-08-03T14:59:00Z"/>
                <w:rFonts w:eastAsia="Times New Roman" w:cstheme="minorHAnsi"/>
                <w:color w:val="000000"/>
                <w:rPrChange w:id="4693" w:author="Jochum, Michael D." w:date="2021-08-05T16:09:00Z">
                  <w:rPr>
                    <w:ins w:id="4694" w:author="Jochum, Michael D." w:date="2021-08-03T14:59:00Z"/>
                    <w:rFonts w:ascii="Calibri" w:eastAsia="Times New Roman" w:hAnsi="Calibri" w:cs="Calibri"/>
                    <w:color w:val="000000"/>
                  </w:rPr>
                </w:rPrChange>
              </w:rPr>
            </w:pPr>
            <w:ins w:id="4695" w:author="Jochum, Michael D." w:date="2021-08-03T14:59:00Z">
              <w:r w:rsidRPr="00F7092D">
                <w:rPr>
                  <w:rFonts w:eastAsia="Times New Roman" w:cstheme="minorHAnsi"/>
                  <w:color w:val="000000"/>
                  <w:rPrChange w:id="4696" w:author="Jochum, Michael D." w:date="2021-08-05T16:09:00Z">
                    <w:rPr>
                      <w:rFonts w:ascii="Calibri" w:eastAsia="Times New Roman" w:hAnsi="Calibri" w:cs="Calibri"/>
                      <w:color w:val="000000"/>
                    </w:rPr>
                  </w:rPrChange>
                </w:rPr>
                <w:t>endopeptidase activity</w:t>
              </w:r>
            </w:ins>
          </w:p>
        </w:tc>
        <w:tc>
          <w:tcPr>
            <w:tcW w:w="1966" w:type="dxa"/>
            <w:tcBorders>
              <w:top w:val="nil"/>
              <w:left w:val="nil"/>
              <w:bottom w:val="nil"/>
              <w:right w:val="nil"/>
            </w:tcBorders>
            <w:shd w:val="clear" w:color="auto" w:fill="auto"/>
            <w:noWrap/>
            <w:vAlign w:val="bottom"/>
            <w:hideMark/>
            <w:tcPrChange w:id="4697" w:author="Jochum, Michael D." w:date="2021-08-03T15:01:00Z">
              <w:tcPr>
                <w:tcW w:w="1923" w:type="dxa"/>
                <w:tcBorders>
                  <w:top w:val="nil"/>
                  <w:left w:val="nil"/>
                  <w:bottom w:val="nil"/>
                  <w:right w:val="nil"/>
                </w:tcBorders>
                <w:shd w:val="clear" w:color="auto" w:fill="auto"/>
                <w:noWrap/>
                <w:vAlign w:val="bottom"/>
                <w:hideMark/>
              </w:tcPr>
            </w:tcPrChange>
          </w:tcPr>
          <w:p w14:paraId="128DC5B2" w14:textId="77777777" w:rsidR="00045EAC" w:rsidRPr="00F7092D" w:rsidRDefault="00045EAC" w:rsidP="00045EAC">
            <w:pPr>
              <w:spacing w:after="0" w:line="240" w:lineRule="auto"/>
              <w:jc w:val="center"/>
              <w:rPr>
                <w:ins w:id="4698" w:author="Jochum, Michael D." w:date="2021-08-03T14:59:00Z"/>
                <w:rFonts w:eastAsia="Times New Roman" w:cstheme="minorHAnsi"/>
                <w:color w:val="000000"/>
                <w:rPrChange w:id="4699" w:author="Jochum, Michael D." w:date="2021-08-05T16:09:00Z">
                  <w:rPr>
                    <w:ins w:id="4700" w:author="Jochum, Michael D." w:date="2021-08-03T14:59:00Z"/>
                    <w:rFonts w:ascii="Calibri" w:eastAsia="Times New Roman" w:hAnsi="Calibri" w:cs="Calibri"/>
                    <w:color w:val="000000"/>
                  </w:rPr>
                </w:rPrChange>
              </w:rPr>
            </w:pPr>
            <w:proofErr w:type="spellStart"/>
            <w:ins w:id="4701" w:author="Jochum, Michael D." w:date="2021-08-03T14:59:00Z">
              <w:r w:rsidRPr="00F7092D">
                <w:rPr>
                  <w:rFonts w:eastAsia="Times New Roman" w:cstheme="minorHAnsi"/>
                  <w:color w:val="000000"/>
                  <w:rPrChange w:id="4702"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4703" w:author="Jochum, Michael D." w:date="2021-08-03T15:01:00Z">
              <w:tcPr>
                <w:tcW w:w="1310" w:type="dxa"/>
                <w:tcBorders>
                  <w:top w:val="nil"/>
                  <w:left w:val="nil"/>
                  <w:bottom w:val="nil"/>
                  <w:right w:val="nil"/>
                </w:tcBorders>
                <w:shd w:val="clear" w:color="auto" w:fill="auto"/>
                <w:noWrap/>
                <w:vAlign w:val="bottom"/>
                <w:hideMark/>
              </w:tcPr>
            </w:tcPrChange>
          </w:tcPr>
          <w:p w14:paraId="63E5F08A" w14:textId="77777777" w:rsidR="00045EAC" w:rsidRPr="00F7092D" w:rsidRDefault="00045EAC" w:rsidP="00045EAC">
            <w:pPr>
              <w:spacing w:after="0" w:line="240" w:lineRule="auto"/>
              <w:jc w:val="center"/>
              <w:rPr>
                <w:ins w:id="4704" w:author="Jochum, Michael D." w:date="2021-08-03T14:59:00Z"/>
                <w:rFonts w:eastAsia="Times New Roman" w:cstheme="minorHAnsi"/>
                <w:color w:val="000000"/>
                <w:rPrChange w:id="4705" w:author="Jochum, Michael D." w:date="2021-08-05T16:09:00Z">
                  <w:rPr>
                    <w:ins w:id="4706" w:author="Jochum, Michael D." w:date="2021-08-03T14:59:00Z"/>
                    <w:rFonts w:ascii="Calibri" w:eastAsia="Times New Roman" w:hAnsi="Calibri" w:cs="Calibri"/>
                    <w:color w:val="000000"/>
                  </w:rPr>
                </w:rPrChange>
              </w:rPr>
            </w:pPr>
            <w:ins w:id="4707" w:author="Jochum, Michael D." w:date="2021-08-03T14:59:00Z">
              <w:r w:rsidRPr="00F7092D">
                <w:rPr>
                  <w:rFonts w:eastAsia="Times New Roman" w:cstheme="minorHAnsi"/>
                  <w:color w:val="000000"/>
                  <w:rPrChange w:id="4708" w:author="Jochum, Michael D." w:date="2021-08-05T16:09:00Z">
                    <w:rPr>
                      <w:rFonts w:ascii="Calibri" w:eastAsia="Times New Roman" w:hAnsi="Calibri" w:cs="Calibri"/>
                      <w:color w:val="000000"/>
                    </w:rPr>
                  </w:rPrChange>
                </w:rPr>
                <w:t>GO:0004175</w:t>
              </w:r>
            </w:ins>
          </w:p>
        </w:tc>
        <w:tc>
          <w:tcPr>
            <w:tcW w:w="746" w:type="dxa"/>
            <w:tcBorders>
              <w:top w:val="nil"/>
              <w:left w:val="nil"/>
              <w:bottom w:val="nil"/>
              <w:right w:val="nil"/>
            </w:tcBorders>
            <w:shd w:val="clear" w:color="auto" w:fill="auto"/>
            <w:noWrap/>
            <w:vAlign w:val="bottom"/>
            <w:hideMark/>
            <w:tcPrChange w:id="4709" w:author="Jochum, Michael D." w:date="2021-08-03T15:01:00Z">
              <w:tcPr>
                <w:tcW w:w="729" w:type="dxa"/>
                <w:tcBorders>
                  <w:top w:val="nil"/>
                  <w:left w:val="nil"/>
                  <w:bottom w:val="nil"/>
                  <w:right w:val="nil"/>
                </w:tcBorders>
                <w:shd w:val="clear" w:color="auto" w:fill="auto"/>
                <w:noWrap/>
                <w:vAlign w:val="bottom"/>
                <w:hideMark/>
              </w:tcPr>
            </w:tcPrChange>
          </w:tcPr>
          <w:p w14:paraId="0749DBCB" w14:textId="77777777" w:rsidR="00045EAC" w:rsidRPr="00F7092D" w:rsidRDefault="00045EAC" w:rsidP="00045EAC">
            <w:pPr>
              <w:spacing w:after="0" w:line="240" w:lineRule="auto"/>
              <w:jc w:val="center"/>
              <w:rPr>
                <w:ins w:id="4710" w:author="Jochum, Michael D." w:date="2021-08-03T14:59:00Z"/>
                <w:rFonts w:eastAsia="Times New Roman" w:cstheme="minorHAnsi"/>
                <w:color w:val="000000"/>
                <w:rPrChange w:id="4711" w:author="Jochum, Michael D." w:date="2021-08-05T16:09:00Z">
                  <w:rPr>
                    <w:ins w:id="4712" w:author="Jochum, Michael D." w:date="2021-08-03T14:59:00Z"/>
                    <w:rFonts w:ascii="Calibri" w:eastAsia="Times New Roman" w:hAnsi="Calibri" w:cs="Calibri"/>
                    <w:color w:val="000000"/>
                  </w:rPr>
                </w:rPrChange>
              </w:rPr>
            </w:pPr>
            <w:ins w:id="4713" w:author="Jochum, Michael D." w:date="2021-08-03T14:59:00Z">
              <w:r w:rsidRPr="00F7092D">
                <w:rPr>
                  <w:rFonts w:eastAsia="Times New Roman" w:cstheme="minorHAnsi"/>
                  <w:color w:val="000000"/>
                  <w:rPrChange w:id="4714"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715" w:author="Jochum, Michael D." w:date="2021-08-03T15:01:00Z">
              <w:tcPr>
                <w:tcW w:w="880" w:type="dxa"/>
                <w:tcBorders>
                  <w:top w:val="nil"/>
                  <w:left w:val="nil"/>
                  <w:bottom w:val="nil"/>
                  <w:right w:val="nil"/>
                </w:tcBorders>
                <w:shd w:val="clear" w:color="auto" w:fill="auto"/>
                <w:noWrap/>
                <w:vAlign w:val="bottom"/>
                <w:hideMark/>
              </w:tcPr>
            </w:tcPrChange>
          </w:tcPr>
          <w:p w14:paraId="09111C64" w14:textId="77777777" w:rsidR="00045EAC" w:rsidRPr="00F7092D" w:rsidRDefault="00045EAC" w:rsidP="00045EAC">
            <w:pPr>
              <w:spacing w:after="0" w:line="240" w:lineRule="auto"/>
              <w:jc w:val="center"/>
              <w:rPr>
                <w:ins w:id="4716" w:author="Jochum, Michael D." w:date="2021-08-03T14:59:00Z"/>
                <w:rFonts w:eastAsia="Times New Roman" w:cstheme="minorHAnsi"/>
                <w:color w:val="000000"/>
                <w:rPrChange w:id="4717" w:author="Jochum, Michael D." w:date="2021-08-05T16:09:00Z">
                  <w:rPr>
                    <w:ins w:id="4718" w:author="Jochum, Michael D." w:date="2021-08-03T14:59:00Z"/>
                    <w:rFonts w:ascii="Calibri" w:eastAsia="Times New Roman" w:hAnsi="Calibri" w:cs="Calibri"/>
                    <w:color w:val="000000"/>
                  </w:rPr>
                </w:rPrChange>
              </w:rPr>
            </w:pPr>
            <w:ins w:id="4719" w:author="Jochum, Michael D." w:date="2021-08-03T14:59:00Z">
              <w:r w:rsidRPr="00F7092D">
                <w:rPr>
                  <w:rFonts w:eastAsia="Times New Roman" w:cstheme="minorHAnsi"/>
                  <w:color w:val="000000"/>
                  <w:rPrChange w:id="4720" w:author="Jochum, Michael D." w:date="2021-08-05T16:09:00Z">
                    <w:rPr>
                      <w:rFonts w:ascii="Calibri" w:eastAsia="Times New Roman" w:hAnsi="Calibri" w:cs="Calibri"/>
                      <w:color w:val="000000"/>
                    </w:rPr>
                  </w:rPrChange>
                </w:rPr>
                <w:t>-0.995</w:t>
              </w:r>
            </w:ins>
          </w:p>
        </w:tc>
        <w:tc>
          <w:tcPr>
            <w:tcW w:w="880" w:type="dxa"/>
            <w:tcBorders>
              <w:top w:val="nil"/>
              <w:left w:val="nil"/>
              <w:bottom w:val="nil"/>
              <w:right w:val="nil"/>
            </w:tcBorders>
            <w:shd w:val="clear" w:color="auto" w:fill="auto"/>
            <w:noWrap/>
            <w:vAlign w:val="bottom"/>
            <w:hideMark/>
            <w:tcPrChange w:id="4721" w:author="Jochum, Michael D." w:date="2021-08-03T15:01:00Z">
              <w:tcPr>
                <w:tcW w:w="880" w:type="dxa"/>
                <w:tcBorders>
                  <w:top w:val="nil"/>
                  <w:left w:val="nil"/>
                  <w:bottom w:val="nil"/>
                  <w:right w:val="nil"/>
                </w:tcBorders>
                <w:shd w:val="clear" w:color="auto" w:fill="auto"/>
                <w:noWrap/>
                <w:vAlign w:val="bottom"/>
                <w:hideMark/>
              </w:tcPr>
            </w:tcPrChange>
          </w:tcPr>
          <w:p w14:paraId="707AD25D" w14:textId="77777777" w:rsidR="00045EAC" w:rsidRPr="00F7092D" w:rsidRDefault="00045EAC" w:rsidP="00045EAC">
            <w:pPr>
              <w:spacing w:after="0" w:line="240" w:lineRule="auto"/>
              <w:jc w:val="center"/>
              <w:rPr>
                <w:ins w:id="4722" w:author="Jochum, Michael D." w:date="2021-08-03T14:59:00Z"/>
                <w:rFonts w:eastAsia="Times New Roman" w:cstheme="minorHAnsi"/>
                <w:color w:val="000000"/>
                <w:rPrChange w:id="4723" w:author="Jochum, Michael D." w:date="2021-08-05T16:09:00Z">
                  <w:rPr>
                    <w:ins w:id="4724" w:author="Jochum, Michael D." w:date="2021-08-03T14:59:00Z"/>
                    <w:rFonts w:ascii="Calibri" w:eastAsia="Times New Roman" w:hAnsi="Calibri" w:cs="Calibri"/>
                    <w:color w:val="000000"/>
                  </w:rPr>
                </w:rPrChange>
              </w:rPr>
            </w:pPr>
            <w:ins w:id="4725" w:author="Jochum, Michael D." w:date="2021-08-03T14:59:00Z">
              <w:r w:rsidRPr="00F7092D">
                <w:rPr>
                  <w:rFonts w:eastAsia="Times New Roman" w:cstheme="minorHAnsi"/>
                  <w:color w:val="000000"/>
                  <w:rPrChange w:id="4726" w:author="Jochum, Michael D." w:date="2021-08-05T16:09:00Z">
                    <w:rPr>
                      <w:rFonts w:ascii="Calibri" w:eastAsia="Times New Roman" w:hAnsi="Calibri" w:cs="Calibri"/>
                      <w:color w:val="000000"/>
                    </w:rPr>
                  </w:rPrChange>
                </w:rPr>
                <w:t>0.309</w:t>
              </w:r>
            </w:ins>
          </w:p>
        </w:tc>
        <w:tc>
          <w:tcPr>
            <w:tcW w:w="880" w:type="dxa"/>
            <w:tcBorders>
              <w:top w:val="nil"/>
              <w:left w:val="nil"/>
              <w:bottom w:val="nil"/>
              <w:right w:val="nil"/>
            </w:tcBorders>
            <w:shd w:val="clear" w:color="auto" w:fill="auto"/>
            <w:noWrap/>
            <w:vAlign w:val="bottom"/>
            <w:hideMark/>
            <w:tcPrChange w:id="4727" w:author="Jochum, Michael D." w:date="2021-08-03T15:01:00Z">
              <w:tcPr>
                <w:tcW w:w="880" w:type="dxa"/>
                <w:tcBorders>
                  <w:top w:val="nil"/>
                  <w:left w:val="nil"/>
                  <w:bottom w:val="nil"/>
                  <w:right w:val="nil"/>
                </w:tcBorders>
                <w:shd w:val="clear" w:color="auto" w:fill="auto"/>
                <w:noWrap/>
                <w:vAlign w:val="bottom"/>
                <w:hideMark/>
              </w:tcPr>
            </w:tcPrChange>
          </w:tcPr>
          <w:p w14:paraId="32E526CC" w14:textId="77777777" w:rsidR="00045EAC" w:rsidRPr="00F7092D" w:rsidRDefault="00045EAC" w:rsidP="00045EAC">
            <w:pPr>
              <w:spacing w:after="0" w:line="240" w:lineRule="auto"/>
              <w:jc w:val="center"/>
              <w:rPr>
                <w:ins w:id="4728" w:author="Jochum, Michael D." w:date="2021-08-03T14:59:00Z"/>
                <w:rFonts w:eastAsia="Times New Roman" w:cstheme="minorHAnsi"/>
                <w:color w:val="000000"/>
                <w:rPrChange w:id="4729" w:author="Jochum, Michael D." w:date="2021-08-05T16:09:00Z">
                  <w:rPr>
                    <w:ins w:id="4730" w:author="Jochum, Michael D." w:date="2021-08-03T14:59:00Z"/>
                    <w:rFonts w:ascii="Calibri" w:eastAsia="Times New Roman" w:hAnsi="Calibri" w:cs="Calibri"/>
                    <w:color w:val="000000"/>
                  </w:rPr>
                </w:rPrChange>
              </w:rPr>
            </w:pPr>
            <w:ins w:id="4731" w:author="Jochum, Michael D." w:date="2021-08-03T14:59:00Z">
              <w:r w:rsidRPr="00F7092D">
                <w:rPr>
                  <w:rFonts w:eastAsia="Times New Roman" w:cstheme="minorHAnsi"/>
                  <w:color w:val="000000"/>
                  <w:rPrChange w:id="4732"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733" w:author="Jochum, Michael D." w:date="2021-08-03T15:01:00Z">
              <w:tcPr>
                <w:tcW w:w="880" w:type="dxa"/>
                <w:tcBorders>
                  <w:top w:val="nil"/>
                  <w:left w:val="nil"/>
                  <w:bottom w:val="nil"/>
                  <w:right w:val="nil"/>
                </w:tcBorders>
                <w:shd w:val="clear" w:color="auto" w:fill="auto"/>
                <w:noWrap/>
                <w:vAlign w:val="bottom"/>
                <w:hideMark/>
              </w:tcPr>
            </w:tcPrChange>
          </w:tcPr>
          <w:p w14:paraId="1C0E35C1" w14:textId="77777777" w:rsidR="00045EAC" w:rsidRPr="00F7092D" w:rsidRDefault="00045EAC" w:rsidP="00045EAC">
            <w:pPr>
              <w:spacing w:after="0" w:line="240" w:lineRule="auto"/>
              <w:jc w:val="center"/>
              <w:rPr>
                <w:ins w:id="4734" w:author="Jochum, Michael D." w:date="2021-08-03T14:59:00Z"/>
                <w:rFonts w:eastAsia="Times New Roman" w:cstheme="minorHAnsi"/>
                <w:color w:val="000000"/>
                <w:rPrChange w:id="4735" w:author="Jochum, Michael D." w:date="2021-08-05T16:09:00Z">
                  <w:rPr>
                    <w:ins w:id="4736" w:author="Jochum, Michael D." w:date="2021-08-03T14:59:00Z"/>
                    <w:rFonts w:ascii="Calibri" w:eastAsia="Times New Roman" w:hAnsi="Calibri" w:cs="Calibri"/>
                    <w:color w:val="000000"/>
                  </w:rPr>
                </w:rPrChange>
              </w:rPr>
            </w:pPr>
            <w:ins w:id="4737" w:author="Jochum, Michael D." w:date="2021-08-03T14:59:00Z">
              <w:r w:rsidRPr="00F7092D">
                <w:rPr>
                  <w:rFonts w:eastAsia="Times New Roman" w:cstheme="minorHAnsi"/>
                  <w:color w:val="000000"/>
                  <w:rPrChange w:id="4738"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4739" w:author="Jochum, Michael D." w:date="2021-08-03T15:01:00Z">
              <w:tcPr>
                <w:tcW w:w="880" w:type="dxa"/>
                <w:tcBorders>
                  <w:top w:val="nil"/>
                  <w:left w:val="nil"/>
                  <w:bottom w:val="nil"/>
                  <w:right w:val="nil"/>
                </w:tcBorders>
                <w:shd w:val="clear" w:color="auto" w:fill="auto"/>
                <w:noWrap/>
                <w:vAlign w:val="bottom"/>
                <w:hideMark/>
              </w:tcPr>
            </w:tcPrChange>
          </w:tcPr>
          <w:p w14:paraId="6830F830" w14:textId="77777777" w:rsidR="00045EAC" w:rsidRPr="00F7092D" w:rsidRDefault="00045EAC" w:rsidP="00045EAC">
            <w:pPr>
              <w:spacing w:after="0" w:line="240" w:lineRule="auto"/>
              <w:jc w:val="center"/>
              <w:rPr>
                <w:ins w:id="4740" w:author="Jochum, Michael D." w:date="2021-08-03T14:59:00Z"/>
                <w:rFonts w:eastAsia="Times New Roman" w:cstheme="minorHAnsi"/>
                <w:color w:val="000000"/>
                <w:rPrChange w:id="4741" w:author="Jochum, Michael D." w:date="2021-08-05T16:09:00Z">
                  <w:rPr>
                    <w:ins w:id="4742" w:author="Jochum, Michael D." w:date="2021-08-03T14:59:00Z"/>
                    <w:rFonts w:ascii="Calibri" w:eastAsia="Times New Roman" w:hAnsi="Calibri" w:cs="Calibri"/>
                    <w:color w:val="000000"/>
                  </w:rPr>
                </w:rPrChange>
              </w:rPr>
            </w:pPr>
            <w:ins w:id="4743" w:author="Jochum, Michael D." w:date="2021-08-03T14:59:00Z">
              <w:r w:rsidRPr="00F7092D">
                <w:rPr>
                  <w:rFonts w:eastAsia="Times New Roman" w:cstheme="minorHAnsi"/>
                  <w:color w:val="000000"/>
                  <w:rPrChange w:id="4744"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745" w:author="Jochum, Michael D." w:date="2021-08-03T15:01:00Z">
              <w:tcPr>
                <w:tcW w:w="1138" w:type="dxa"/>
                <w:tcBorders>
                  <w:top w:val="nil"/>
                  <w:left w:val="nil"/>
                  <w:bottom w:val="nil"/>
                  <w:right w:val="nil"/>
                </w:tcBorders>
                <w:shd w:val="clear" w:color="auto" w:fill="auto"/>
                <w:noWrap/>
                <w:vAlign w:val="bottom"/>
                <w:hideMark/>
              </w:tcPr>
            </w:tcPrChange>
          </w:tcPr>
          <w:p w14:paraId="39AE49CA" w14:textId="77777777" w:rsidR="00045EAC" w:rsidRPr="00F7092D" w:rsidRDefault="00045EAC" w:rsidP="00045EAC">
            <w:pPr>
              <w:spacing w:after="0" w:line="240" w:lineRule="auto"/>
              <w:jc w:val="center"/>
              <w:rPr>
                <w:ins w:id="4746" w:author="Jochum, Michael D." w:date="2021-08-03T14:59:00Z"/>
                <w:rFonts w:eastAsia="Times New Roman" w:cstheme="minorHAnsi"/>
                <w:color w:val="000000"/>
                <w:rPrChange w:id="4747" w:author="Jochum, Michael D." w:date="2021-08-05T16:09:00Z">
                  <w:rPr>
                    <w:ins w:id="4748" w:author="Jochum, Michael D." w:date="2021-08-03T14:59:00Z"/>
                    <w:rFonts w:ascii="Calibri" w:eastAsia="Times New Roman" w:hAnsi="Calibri" w:cs="Calibri"/>
                    <w:color w:val="000000"/>
                  </w:rPr>
                </w:rPrChange>
              </w:rPr>
            </w:pPr>
            <w:ins w:id="4749" w:author="Jochum, Michael D." w:date="2021-08-03T14:59:00Z">
              <w:r w:rsidRPr="00F7092D">
                <w:rPr>
                  <w:rFonts w:eastAsia="Times New Roman" w:cstheme="minorHAnsi"/>
                  <w:color w:val="000000"/>
                  <w:rPrChange w:id="4750" w:author="Jochum, Michael D." w:date="2021-08-05T16:09:00Z">
                    <w:rPr>
                      <w:rFonts w:ascii="Calibri" w:eastAsia="Times New Roman" w:hAnsi="Calibri" w:cs="Calibri"/>
                      <w:color w:val="000000"/>
                    </w:rPr>
                  </w:rPrChange>
                </w:rPr>
                <w:t>21</w:t>
              </w:r>
            </w:ins>
          </w:p>
        </w:tc>
      </w:tr>
      <w:tr w:rsidR="006030BE" w:rsidRPr="00F7092D" w14:paraId="0D0A846A" w14:textId="77777777" w:rsidTr="006030BE">
        <w:trPr>
          <w:trHeight w:val="253"/>
          <w:jc w:val="center"/>
          <w:ins w:id="4751" w:author="Jochum, Michael D." w:date="2021-08-03T14:59:00Z"/>
          <w:trPrChange w:id="4752"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753" w:author="Jochum, Michael D." w:date="2021-08-03T15:01:00Z">
              <w:tcPr>
                <w:tcW w:w="4916" w:type="dxa"/>
                <w:tcBorders>
                  <w:top w:val="nil"/>
                  <w:left w:val="nil"/>
                  <w:bottom w:val="nil"/>
                  <w:right w:val="nil"/>
                </w:tcBorders>
                <w:shd w:val="clear" w:color="auto" w:fill="auto"/>
                <w:noWrap/>
                <w:vAlign w:val="bottom"/>
                <w:hideMark/>
              </w:tcPr>
            </w:tcPrChange>
          </w:tcPr>
          <w:p w14:paraId="4DF3466C" w14:textId="77777777" w:rsidR="00045EAC" w:rsidRPr="00F7092D" w:rsidRDefault="00045EAC" w:rsidP="00045EAC">
            <w:pPr>
              <w:spacing w:after="0" w:line="240" w:lineRule="auto"/>
              <w:jc w:val="right"/>
              <w:rPr>
                <w:ins w:id="4754" w:author="Jochum, Michael D." w:date="2021-08-03T14:59:00Z"/>
                <w:rFonts w:eastAsia="Times New Roman" w:cstheme="minorHAnsi"/>
                <w:color w:val="000000"/>
                <w:rPrChange w:id="4755" w:author="Jochum, Michael D." w:date="2021-08-05T16:09:00Z">
                  <w:rPr>
                    <w:ins w:id="4756" w:author="Jochum, Michael D." w:date="2021-08-03T14:59:00Z"/>
                    <w:rFonts w:ascii="Calibri" w:eastAsia="Times New Roman" w:hAnsi="Calibri" w:cs="Calibri"/>
                    <w:color w:val="000000"/>
                  </w:rPr>
                </w:rPrChange>
              </w:rPr>
            </w:pPr>
            <w:ins w:id="4757" w:author="Jochum, Michael D." w:date="2021-08-03T14:59:00Z">
              <w:r w:rsidRPr="00F7092D">
                <w:rPr>
                  <w:rFonts w:eastAsia="Times New Roman" w:cstheme="minorHAnsi"/>
                  <w:color w:val="000000"/>
                  <w:rPrChange w:id="4758" w:author="Jochum, Michael D." w:date="2021-08-05T16:09:00Z">
                    <w:rPr>
                      <w:rFonts w:ascii="Calibri" w:eastAsia="Times New Roman" w:hAnsi="Calibri" w:cs="Calibri"/>
                      <w:color w:val="000000"/>
                    </w:rPr>
                  </w:rPrChange>
                </w:rPr>
                <w:t>pyrimidine-containing compound biosynthetic process</w:t>
              </w:r>
            </w:ins>
          </w:p>
        </w:tc>
        <w:tc>
          <w:tcPr>
            <w:tcW w:w="1966" w:type="dxa"/>
            <w:tcBorders>
              <w:top w:val="nil"/>
              <w:left w:val="nil"/>
              <w:bottom w:val="nil"/>
              <w:right w:val="nil"/>
            </w:tcBorders>
            <w:shd w:val="clear" w:color="auto" w:fill="auto"/>
            <w:noWrap/>
            <w:vAlign w:val="bottom"/>
            <w:hideMark/>
            <w:tcPrChange w:id="4759" w:author="Jochum, Michael D." w:date="2021-08-03T15:01:00Z">
              <w:tcPr>
                <w:tcW w:w="1923" w:type="dxa"/>
                <w:tcBorders>
                  <w:top w:val="nil"/>
                  <w:left w:val="nil"/>
                  <w:bottom w:val="nil"/>
                  <w:right w:val="nil"/>
                </w:tcBorders>
                <w:shd w:val="clear" w:color="auto" w:fill="auto"/>
                <w:noWrap/>
                <w:vAlign w:val="bottom"/>
                <w:hideMark/>
              </w:tcPr>
            </w:tcPrChange>
          </w:tcPr>
          <w:p w14:paraId="08E16C4A" w14:textId="77777777" w:rsidR="00045EAC" w:rsidRPr="00F7092D" w:rsidRDefault="00045EAC" w:rsidP="00045EAC">
            <w:pPr>
              <w:spacing w:after="0" w:line="240" w:lineRule="auto"/>
              <w:jc w:val="center"/>
              <w:rPr>
                <w:ins w:id="4760" w:author="Jochum, Michael D." w:date="2021-08-03T14:59:00Z"/>
                <w:rFonts w:eastAsia="Times New Roman" w:cstheme="minorHAnsi"/>
                <w:color w:val="000000"/>
                <w:rPrChange w:id="4761" w:author="Jochum, Michael D." w:date="2021-08-05T16:09:00Z">
                  <w:rPr>
                    <w:ins w:id="4762" w:author="Jochum, Michael D." w:date="2021-08-03T14:59:00Z"/>
                    <w:rFonts w:ascii="Calibri" w:eastAsia="Times New Roman" w:hAnsi="Calibri" w:cs="Calibri"/>
                    <w:color w:val="000000"/>
                  </w:rPr>
                </w:rPrChange>
              </w:rPr>
            </w:pPr>
            <w:proofErr w:type="spellStart"/>
            <w:ins w:id="4763" w:author="Jochum, Michael D." w:date="2021-08-03T14:59:00Z">
              <w:r w:rsidRPr="00F7092D">
                <w:rPr>
                  <w:rFonts w:eastAsia="Times New Roman" w:cstheme="minorHAnsi"/>
                  <w:color w:val="000000"/>
                  <w:rPrChange w:id="4764"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765" w:author="Jochum, Michael D." w:date="2021-08-03T15:01:00Z">
              <w:tcPr>
                <w:tcW w:w="1310" w:type="dxa"/>
                <w:tcBorders>
                  <w:top w:val="nil"/>
                  <w:left w:val="nil"/>
                  <w:bottom w:val="nil"/>
                  <w:right w:val="nil"/>
                </w:tcBorders>
                <w:shd w:val="clear" w:color="auto" w:fill="auto"/>
                <w:noWrap/>
                <w:vAlign w:val="bottom"/>
                <w:hideMark/>
              </w:tcPr>
            </w:tcPrChange>
          </w:tcPr>
          <w:p w14:paraId="4B03F832" w14:textId="77777777" w:rsidR="00045EAC" w:rsidRPr="00F7092D" w:rsidRDefault="00045EAC" w:rsidP="00045EAC">
            <w:pPr>
              <w:spacing w:after="0" w:line="240" w:lineRule="auto"/>
              <w:jc w:val="center"/>
              <w:rPr>
                <w:ins w:id="4766" w:author="Jochum, Michael D." w:date="2021-08-03T14:59:00Z"/>
                <w:rFonts w:eastAsia="Times New Roman" w:cstheme="minorHAnsi"/>
                <w:color w:val="000000"/>
                <w:rPrChange w:id="4767" w:author="Jochum, Michael D." w:date="2021-08-05T16:09:00Z">
                  <w:rPr>
                    <w:ins w:id="4768" w:author="Jochum, Michael D." w:date="2021-08-03T14:59:00Z"/>
                    <w:rFonts w:ascii="Calibri" w:eastAsia="Times New Roman" w:hAnsi="Calibri" w:cs="Calibri"/>
                    <w:color w:val="000000"/>
                  </w:rPr>
                </w:rPrChange>
              </w:rPr>
            </w:pPr>
            <w:ins w:id="4769" w:author="Jochum, Michael D." w:date="2021-08-03T14:59:00Z">
              <w:r w:rsidRPr="00F7092D">
                <w:rPr>
                  <w:rFonts w:eastAsia="Times New Roman" w:cstheme="minorHAnsi"/>
                  <w:color w:val="000000"/>
                  <w:rPrChange w:id="4770" w:author="Jochum, Michael D." w:date="2021-08-05T16:09:00Z">
                    <w:rPr>
                      <w:rFonts w:ascii="Calibri" w:eastAsia="Times New Roman" w:hAnsi="Calibri" w:cs="Calibri"/>
                      <w:color w:val="000000"/>
                    </w:rPr>
                  </w:rPrChange>
                </w:rPr>
                <w:t>GO:0072528</w:t>
              </w:r>
            </w:ins>
          </w:p>
        </w:tc>
        <w:tc>
          <w:tcPr>
            <w:tcW w:w="746" w:type="dxa"/>
            <w:tcBorders>
              <w:top w:val="nil"/>
              <w:left w:val="nil"/>
              <w:bottom w:val="nil"/>
              <w:right w:val="nil"/>
            </w:tcBorders>
            <w:shd w:val="clear" w:color="auto" w:fill="auto"/>
            <w:noWrap/>
            <w:vAlign w:val="bottom"/>
            <w:hideMark/>
            <w:tcPrChange w:id="4771" w:author="Jochum, Michael D." w:date="2021-08-03T15:01:00Z">
              <w:tcPr>
                <w:tcW w:w="729" w:type="dxa"/>
                <w:tcBorders>
                  <w:top w:val="nil"/>
                  <w:left w:val="nil"/>
                  <w:bottom w:val="nil"/>
                  <w:right w:val="nil"/>
                </w:tcBorders>
                <w:shd w:val="clear" w:color="auto" w:fill="auto"/>
                <w:noWrap/>
                <w:vAlign w:val="bottom"/>
                <w:hideMark/>
              </w:tcPr>
            </w:tcPrChange>
          </w:tcPr>
          <w:p w14:paraId="72558189" w14:textId="77777777" w:rsidR="00045EAC" w:rsidRPr="00F7092D" w:rsidRDefault="00045EAC" w:rsidP="00045EAC">
            <w:pPr>
              <w:spacing w:after="0" w:line="240" w:lineRule="auto"/>
              <w:jc w:val="center"/>
              <w:rPr>
                <w:ins w:id="4772" w:author="Jochum, Michael D." w:date="2021-08-03T14:59:00Z"/>
                <w:rFonts w:eastAsia="Times New Roman" w:cstheme="minorHAnsi"/>
                <w:color w:val="000000"/>
                <w:rPrChange w:id="4773" w:author="Jochum, Michael D." w:date="2021-08-05T16:09:00Z">
                  <w:rPr>
                    <w:ins w:id="4774" w:author="Jochum, Michael D." w:date="2021-08-03T14:59:00Z"/>
                    <w:rFonts w:ascii="Calibri" w:eastAsia="Times New Roman" w:hAnsi="Calibri" w:cs="Calibri"/>
                    <w:color w:val="000000"/>
                  </w:rPr>
                </w:rPrChange>
              </w:rPr>
            </w:pPr>
            <w:ins w:id="4775" w:author="Jochum, Michael D." w:date="2021-08-03T14:59:00Z">
              <w:r w:rsidRPr="00F7092D">
                <w:rPr>
                  <w:rFonts w:eastAsia="Times New Roman" w:cstheme="minorHAnsi"/>
                  <w:color w:val="000000"/>
                  <w:rPrChange w:id="4776"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777" w:author="Jochum, Michael D." w:date="2021-08-03T15:01:00Z">
              <w:tcPr>
                <w:tcW w:w="880" w:type="dxa"/>
                <w:tcBorders>
                  <w:top w:val="nil"/>
                  <w:left w:val="nil"/>
                  <w:bottom w:val="nil"/>
                  <w:right w:val="nil"/>
                </w:tcBorders>
                <w:shd w:val="clear" w:color="auto" w:fill="auto"/>
                <w:noWrap/>
                <w:vAlign w:val="bottom"/>
                <w:hideMark/>
              </w:tcPr>
            </w:tcPrChange>
          </w:tcPr>
          <w:p w14:paraId="31ED8311" w14:textId="77777777" w:rsidR="00045EAC" w:rsidRPr="00F7092D" w:rsidRDefault="00045EAC" w:rsidP="00045EAC">
            <w:pPr>
              <w:spacing w:after="0" w:line="240" w:lineRule="auto"/>
              <w:jc w:val="center"/>
              <w:rPr>
                <w:ins w:id="4778" w:author="Jochum, Michael D." w:date="2021-08-03T14:59:00Z"/>
                <w:rFonts w:eastAsia="Times New Roman" w:cstheme="minorHAnsi"/>
                <w:color w:val="000000"/>
                <w:rPrChange w:id="4779" w:author="Jochum, Michael D." w:date="2021-08-05T16:09:00Z">
                  <w:rPr>
                    <w:ins w:id="4780" w:author="Jochum, Michael D." w:date="2021-08-03T14:59:00Z"/>
                    <w:rFonts w:ascii="Calibri" w:eastAsia="Times New Roman" w:hAnsi="Calibri" w:cs="Calibri"/>
                    <w:color w:val="000000"/>
                  </w:rPr>
                </w:rPrChange>
              </w:rPr>
            </w:pPr>
            <w:ins w:id="4781" w:author="Jochum, Michael D." w:date="2021-08-03T14:59:00Z">
              <w:r w:rsidRPr="00F7092D">
                <w:rPr>
                  <w:rFonts w:eastAsia="Times New Roman" w:cstheme="minorHAnsi"/>
                  <w:color w:val="000000"/>
                  <w:rPrChange w:id="4782" w:author="Jochum, Michael D." w:date="2021-08-05T16:09:00Z">
                    <w:rPr>
                      <w:rFonts w:ascii="Calibri" w:eastAsia="Times New Roman" w:hAnsi="Calibri" w:cs="Calibri"/>
                      <w:color w:val="000000"/>
                    </w:rPr>
                  </w:rPrChange>
                </w:rPr>
                <w:t>-5.505</w:t>
              </w:r>
            </w:ins>
          </w:p>
        </w:tc>
        <w:tc>
          <w:tcPr>
            <w:tcW w:w="880" w:type="dxa"/>
            <w:tcBorders>
              <w:top w:val="nil"/>
              <w:left w:val="nil"/>
              <w:bottom w:val="nil"/>
              <w:right w:val="nil"/>
            </w:tcBorders>
            <w:shd w:val="clear" w:color="auto" w:fill="auto"/>
            <w:noWrap/>
            <w:vAlign w:val="bottom"/>
            <w:hideMark/>
            <w:tcPrChange w:id="4783" w:author="Jochum, Michael D." w:date="2021-08-03T15:01:00Z">
              <w:tcPr>
                <w:tcW w:w="880" w:type="dxa"/>
                <w:tcBorders>
                  <w:top w:val="nil"/>
                  <w:left w:val="nil"/>
                  <w:bottom w:val="nil"/>
                  <w:right w:val="nil"/>
                </w:tcBorders>
                <w:shd w:val="clear" w:color="auto" w:fill="auto"/>
                <w:noWrap/>
                <w:vAlign w:val="bottom"/>
                <w:hideMark/>
              </w:tcPr>
            </w:tcPrChange>
          </w:tcPr>
          <w:p w14:paraId="7FCA02DB" w14:textId="77777777" w:rsidR="00045EAC" w:rsidRPr="00F7092D" w:rsidRDefault="00045EAC" w:rsidP="00045EAC">
            <w:pPr>
              <w:spacing w:after="0" w:line="240" w:lineRule="auto"/>
              <w:jc w:val="center"/>
              <w:rPr>
                <w:ins w:id="4784" w:author="Jochum, Michael D." w:date="2021-08-03T14:59:00Z"/>
                <w:rFonts w:eastAsia="Times New Roman" w:cstheme="minorHAnsi"/>
                <w:color w:val="000000"/>
                <w:rPrChange w:id="4785" w:author="Jochum, Michael D." w:date="2021-08-05T16:09:00Z">
                  <w:rPr>
                    <w:ins w:id="4786" w:author="Jochum, Michael D." w:date="2021-08-03T14:59:00Z"/>
                    <w:rFonts w:ascii="Calibri" w:eastAsia="Times New Roman" w:hAnsi="Calibri" w:cs="Calibri"/>
                    <w:color w:val="000000"/>
                  </w:rPr>
                </w:rPrChange>
              </w:rPr>
            </w:pPr>
            <w:ins w:id="4787" w:author="Jochum, Michael D." w:date="2021-08-03T14:59:00Z">
              <w:r w:rsidRPr="00F7092D">
                <w:rPr>
                  <w:rFonts w:eastAsia="Times New Roman" w:cstheme="minorHAnsi"/>
                  <w:color w:val="000000"/>
                  <w:rPrChange w:id="4788" w:author="Jochum, Michael D." w:date="2021-08-05T16:09:00Z">
                    <w:rPr>
                      <w:rFonts w:ascii="Calibri" w:eastAsia="Times New Roman" w:hAnsi="Calibri" w:cs="Calibri"/>
                      <w:color w:val="000000"/>
                    </w:rPr>
                  </w:rPrChange>
                </w:rPr>
                <w:t>1.711</w:t>
              </w:r>
            </w:ins>
          </w:p>
        </w:tc>
        <w:tc>
          <w:tcPr>
            <w:tcW w:w="880" w:type="dxa"/>
            <w:tcBorders>
              <w:top w:val="nil"/>
              <w:left w:val="nil"/>
              <w:bottom w:val="nil"/>
              <w:right w:val="nil"/>
            </w:tcBorders>
            <w:shd w:val="clear" w:color="auto" w:fill="auto"/>
            <w:noWrap/>
            <w:vAlign w:val="bottom"/>
            <w:hideMark/>
            <w:tcPrChange w:id="4789" w:author="Jochum, Michael D." w:date="2021-08-03T15:01:00Z">
              <w:tcPr>
                <w:tcW w:w="880" w:type="dxa"/>
                <w:tcBorders>
                  <w:top w:val="nil"/>
                  <w:left w:val="nil"/>
                  <w:bottom w:val="nil"/>
                  <w:right w:val="nil"/>
                </w:tcBorders>
                <w:shd w:val="clear" w:color="auto" w:fill="auto"/>
                <w:noWrap/>
                <w:vAlign w:val="bottom"/>
                <w:hideMark/>
              </w:tcPr>
            </w:tcPrChange>
          </w:tcPr>
          <w:p w14:paraId="03DC8A0B" w14:textId="77777777" w:rsidR="00045EAC" w:rsidRPr="00F7092D" w:rsidRDefault="00045EAC" w:rsidP="00045EAC">
            <w:pPr>
              <w:spacing w:after="0" w:line="240" w:lineRule="auto"/>
              <w:jc w:val="center"/>
              <w:rPr>
                <w:ins w:id="4790" w:author="Jochum, Michael D." w:date="2021-08-03T14:59:00Z"/>
                <w:rFonts w:eastAsia="Times New Roman" w:cstheme="minorHAnsi"/>
                <w:color w:val="000000"/>
                <w:rPrChange w:id="4791" w:author="Jochum, Michael D." w:date="2021-08-05T16:09:00Z">
                  <w:rPr>
                    <w:ins w:id="4792" w:author="Jochum, Michael D." w:date="2021-08-03T14:59:00Z"/>
                    <w:rFonts w:ascii="Calibri" w:eastAsia="Times New Roman" w:hAnsi="Calibri" w:cs="Calibri"/>
                    <w:color w:val="000000"/>
                  </w:rPr>
                </w:rPrChange>
              </w:rPr>
            </w:pPr>
            <w:ins w:id="4793" w:author="Jochum, Michael D." w:date="2021-08-03T14:59:00Z">
              <w:r w:rsidRPr="00F7092D">
                <w:rPr>
                  <w:rFonts w:eastAsia="Times New Roman" w:cstheme="minorHAnsi"/>
                  <w:color w:val="000000"/>
                  <w:rPrChange w:id="4794"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795" w:author="Jochum, Michael D." w:date="2021-08-03T15:01:00Z">
              <w:tcPr>
                <w:tcW w:w="880" w:type="dxa"/>
                <w:tcBorders>
                  <w:top w:val="nil"/>
                  <w:left w:val="nil"/>
                  <w:bottom w:val="nil"/>
                  <w:right w:val="nil"/>
                </w:tcBorders>
                <w:shd w:val="clear" w:color="auto" w:fill="auto"/>
                <w:noWrap/>
                <w:vAlign w:val="bottom"/>
                <w:hideMark/>
              </w:tcPr>
            </w:tcPrChange>
          </w:tcPr>
          <w:p w14:paraId="3EA86C7D" w14:textId="77777777" w:rsidR="00045EAC" w:rsidRPr="00F7092D" w:rsidRDefault="00045EAC" w:rsidP="00045EAC">
            <w:pPr>
              <w:spacing w:after="0" w:line="240" w:lineRule="auto"/>
              <w:jc w:val="center"/>
              <w:rPr>
                <w:ins w:id="4796" w:author="Jochum, Michael D." w:date="2021-08-03T14:59:00Z"/>
                <w:rFonts w:eastAsia="Times New Roman" w:cstheme="minorHAnsi"/>
                <w:color w:val="000000"/>
                <w:rPrChange w:id="4797" w:author="Jochum, Michael D." w:date="2021-08-05T16:09:00Z">
                  <w:rPr>
                    <w:ins w:id="4798" w:author="Jochum, Michael D." w:date="2021-08-03T14:59:00Z"/>
                    <w:rFonts w:ascii="Calibri" w:eastAsia="Times New Roman" w:hAnsi="Calibri" w:cs="Calibri"/>
                    <w:color w:val="000000"/>
                  </w:rPr>
                </w:rPrChange>
              </w:rPr>
            </w:pPr>
            <w:ins w:id="4799" w:author="Jochum, Michael D." w:date="2021-08-03T14:59:00Z">
              <w:r w:rsidRPr="00F7092D">
                <w:rPr>
                  <w:rFonts w:eastAsia="Times New Roman" w:cstheme="minorHAnsi"/>
                  <w:color w:val="000000"/>
                  <w:rPrChange w:id="4800"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4801" w:author="Jochum, Michael D." w:date="2021-08-03T15:01:00Z">
              <w:tcPr>
                <w:tcW w:w="880" w:type="dxa"/>
                <w:tcBorders>
                  <w:top w:val="nil"/>
                  <w:left w:val="nil"/>
                  <w:bottom w:val="nil"/>
                  <w:right w:val="nil"/>
                </w:tcBorders>
                <w:shd w:val="clear" w:color="auto" w:fill="auto"/>
                <w:noWrap/>
                <w:vAlign w:val="bottom"/>
                <w:hideMark/>
              </w:tcPr>
            </w:tcPrChange>
          </w:tcPr>
          <w:p w14:paraId="5E56BC7E" w14:textId="77777777" w:rsidR="00045EAC" w:rsidRPr="00F7092D" w:rsidRDefault="00045EAC" w:rsidP="00045EAC">
            <w:pPr>
              <w:spacing w:after="0" w:line="240" w:lineRule="auto"/>
              <w:jc w:val="center"/>
              <w:rPr>
                <w:ins w:id="4802" w:author="Jochum, Michael D." w:date="2021-08-03T14:59:00Z"/>
                <w:rFonts w:eastAsia="Times New Roman" w:cstheme="minorHAnsi"/>
                <w:color w:val="000000"/>
                <w:rPrChange w:id="4803" w:author="Jochum, Michael D." w:date="2021-08-05T16:09:00Z">
                  <w:rPr>
                    <w:ins w:id="4804" w:author="Jochum, Michael D." w:date="2021-08-03T14:59:00Z"/>
                    <w:rFonts w:ascii="Calibri" w:eastAsia="Times New Roman" w:hAnsi="Calibri" w:cs="Calibri"/>
                    <w:color w:val="000000"/>
                  </w:rPr>
                </w:rPrChange>
              </w:rPr>
            </w:pPr>
            <w:ins w:id="4805" w:author="Jochum, Michael D." w:date="2021-08-03T14:59:00Z">
              <w:r w:rsidRPr="00F7092D">
                <w:rPr>
                  <w:rFonts w:eastAsia="Times New Roman" w:cstheme="minorHAnsi"/>
                  <w:color w:val="000000"/>
                  <w:rPrChange w:id="4806"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807" w:author="Jochum, Michael D." w:date="2021-08-03T15:01:00Z">
              <w:tcPr>
                <w:tcW w:w="1138" w:type="dxa"/>
                <w:tcBorders>
                  <w:top w:val="nil"/>
                  <w:left w:val="nil"/>
                  <w:bottom w:val="nil"/>
                  <w:right w:val="nil"/>
                </w:tcBorders>
                <w:shd w:val="clear" w:color="auto" w:fill="auto"/>
                <w:noWrap/>
                <w:vAlign w:val="bottom"/>
                <w:hideMark/>
              </w:tcPr>
            </w:tcPrChange>
          </w:tcPr>
          <w:p w14:paraId="408A19BF" w14:textId="77777777" w:rsidR="00045EAC" w:rsidRPr="00F7092D" w:rsidRDefault="00045EAC" w:rsidP="00045EAC">
            <w:pPr>
              <w:spacing w:after="0" w:line="240" w:lineRule="auto"/>
              <w:jc w:val="center"/>
              <w:rPr>
                <w:ins w:id="4808" w:author="Jochum, Michael D." w:date="2021-08-03T14:59:00Z"/>
                <w:rFonts w:eastAsia="Times New Roman" w:cstheme="minorHAnsi"/>
                <w:color w:val="000000"/>
                <w:rPrChange w:id="4809" w:author="Jochum, Michael D." w:date="2021-08-05T16:09:00Z">
                  <w:rPr>
                    <w:ins w:id="4810" w:author="Jochum, Michael D." w:date="2021-08-03T14:59:00Z"/>
                    <w:rFonts w:ascii="Calibri" w:eastAsia="Times New Roman" w:hAnsi="Calibri" w:cs="Calibri"/>
                    <w:color w:val="000000"/>
                  </w:rPr>
                </w:rPrChange>
              </w:rPr>
            </w:pPr>
            <w:ins w:id="4811" w:author="Jochum, Michael D." w:date="2021-08-03T14:59:00Z">
              <w:r w:rsidRPr="00F7092D">
                <w:rPr>
                  <w:rFonts w:eastAsia="Times New Roman" w:cstheme="minorHAnsi"/>
                  <w:color w:val="000000"/>
                  <w:rPrChange w:id="4812" w:author="Jochum, Michael D." w:date="2021-08-05T16:09:00Z">
                    <w:rPr>
                      <w:rFonts w:ascii="Calibri" w:eastAsia="Times New Roman" w:hAnsi="Calibri" w:cs="Calibri"/>
                      <w:color w:val="000000"/>
                    </w:rPr>
                  </w:rPrChange>
                </w:rPr>
                <w:t>7</w:t>
              </w:r>
            </w:ins>
          </w:p>
        </w:tc>
      </w:tr>
      <w:tr w:rsidR="006030BE" w:rsidRPr="00F7092D" w14:paraId="2E079E6E" w14:textId="77777777" w:rsidTr="006030BE">
        <w:trPr>
          <w:trHeight w:val="253"/>
          <w:jc w:val="center"/>
          <w:ins w:id="4813" w:author="Jochum, Michael D." w:date="2021-08-03T14:59:00Z"/>
          <w:trPrChange w:id="4814"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815" w:author="Jochum, Michael D." w:date="2021-08-03T15:01:00Z">
              <w:tcPr>
                <w:tcW w:w="4916" w:type="dxa"/>
                <w:tcBorders>
                  <w:top w:val="nil"/>
                  <w:left w:val="nil"/>
                  <w:bottom w:val="nil"/>
                  <w:right w:val="nil"/>
                </w:tcBorders>
                <w:shd w:val="clear" w:color="auto" w:fill="auto"/>
                <w:noWrap/>
                <w:vAlign w:val="bottom"/>
                <w:hideMark/>
              </w:tcPr>
            </w:tcPrChange>
          </w:tcPr>
          <w:p w14:paraId="678689AF" w14:textId="77777777" w:rsidR="00045EAC" w:rsidRPr="00F7092D" w:rsidRDefault="00045EAC" w:rsidP="00045EAC">
            <w:pPr>
              <w:spacing w:after="0" w:line="240" w:lineRule="auto"/>
              <w:jc w:val="right"/>
              <w:rPr>
                <w:ins w:id="4816" w:author="Jochum, Michael D." w:date="2021-08-03T14:59:00Z"/>
                <w:rFonts w:eastAsia="Times New Roman" w:cstheme="minorHAnsi"/>
                <w:color w:val="000000"/>
                <w:rPrChange w:id="4817" w:author="Jochum, Michael D." w:date="2021-08-05T16:09:00Z">
                  <w:rPr>
                    <w:ins w:id="4818" w:author="Jochum, Michael D." w:date="2021-08-03T14:59:00Z"/>
                    <w:rFonts w:ascii="Calibri" w:eastAsia="Times New Roman" w:hAnsi="Calibri" w:cs="Calibri"/>
                    <w:color w:val="000000"/>
                  </w:rPr>
                </w:rPrChange>
              </w:rPr>
            </w:pPr>
            <w:ins w:id="4819" w:author="Jochum, Michael D." w:date="2021-08-03T14:59:00Z">
              <w:r w:rsidRPr="00F7092D">
                <w:rPr>
                  <w:rFonts w:eastAsia="Times New Roman" w:cstheme="minorHAnsi"/>
                  <w:color w:val="000000"/>
                  <w:rPrChange w:id="4820" w:author="Jochum, Michael D." w:date="2021-08-05T16:09:00Z">
                    <w:rPr>
                      <w:rFonts w:ascii="Calibri" w:eastAsia="Times New Roman" w:hAnsi="Calibri" w:cs="Calibri"/>
                      <w:color w:val="000000"/>
                    </w:rPr>
                  </w:rPrChange>
                </w:rPr>
                <w:t>DNA recombination</w:t>
              </w:r>
            </w:ins>
          </w:p>
        </w:tc>
        <w:tc>
          <w:tcPr>
            <w:tcW w:w="1966" w:type="dxa"/>
            <w:tcBorders>
              <w:top w:val="nil"/>
              <w:left w:val="nil"/>
              <w:bottom w:val="nil"/>
              <w:right w:val="nil"/>
            </w:tcBorders>
            <w:shd w:val="clear" w:color="auto" w:fill="auto"/>
            <w:noWrap/>
            <w:vAlign w:val="bottom"/>
            <w:hideMark/>
            <w:tcPrChange w:id="4821" w:author="Jochum, Michael D." w:date="2021-08-03T15:01:00Z">
              <w:tcPr>
                <w:tcW w:w="1923" w:type="dxa"/>
                <w:tcBorders>
                  <w:top w:val="nil"/>
                  <w:left w:val="nil"/>
                  <w:bottom w:val="nil"/>
                  <w:right w:val="nil"/>
                </w:tcBorders>
                <w:shd w:val="clear" w:color="auto" w:fill="auto"/>
                <w:noWrap/>
                <w:vAlign w:val="bottom"/>
                <w:hideMark/>
              </w:tcPr>
            </w:tcPrChange>
          </w:tcPr>
          <w:p w14:paraId="2F5CDABD" w14:textId="77777777" w:rsidR="00045EAC" w:rsidRPr="00F7092D" w:rsidRDefault="00045EAC" w:rsidP="00045EAC">
            <w:pPr>
              <w:spacing w:after="0" w:line="240" w:lineRule="auto"/>
              <w:jc w:val="center"/>
              <w:rPr>
                <w:ins w:id="4822" w:author="Jochum, Michael D." w:date="2021-08-03T14:59:00Z"/>
                <w:rFonts w:eastAsia="Times New Roman" w:cstheme="minorHAnsi"/>
                <w:color w:val="000000"/>
                <w:rPrChange w:id="4823" w:author="Jochum, Michael D." w:date="2021-08-05T16:09:00Z">
                  <w:rPr>
                    <w:ins w:id="4824" w:author="Jochum, Michael D." w:date="2021-08-03T14:59:00Z"/>
                    <w:rFonts w:ascii="Calibri" w:eastAsia="Times New Roman" w:hAnsi="Calibri" w:cs="Calibri"/>
                    <w:color w:val="000000"/>
                  </w:rPr>
                </w:rPrChange>
              </w:rPr>
            </w:pPr>
            <w:proofErr w:type="spellStart"/>
            <w:ins w:id="4825" w:author="Jochum, Michael D." w:date="2021-08-03T14:59:00Z">
              <w:r w:rsidRPr="00F7092D">
                <w:rPr>
                  <w:rFonts w:eastAsia="Times New Roman" w:cstheme="minorHAnsi"/>
                  <w:color w:val="000000"/>
                  <w:rPrChange w:id="4826"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827" w:author="Jochum, Michael D." w:date="2021-08-03T15:01:00Z">
              <w:tcPr>
                <w:tcW w:w="1310" w:type="dxa"/>
                <w:tcBorders>
                  <w:top w:val="nil"/>
                  <w:left w:val="nil"/>
                  <w:bottom w:val="nil"/>
                  <w:right w:val="nil"/>
                </w:tcBorders>
                <w:shd w:val="clear" w:color="auto" w:fill="auto"/>
                <w:noWrap/>
                <w:vAlign w:val="bottom"/>
                <w:hideMark/>
              </w:tcPr>
            </w:tcPrChange>
          </w:tcPr>
          <w:p w14:paraId="1840482C" w14:textId="77777777" w:rsidR="00045EAC" w:rsidRPr="00F7092D" w:rsidRDefault="00045EAC" w:rsidP="00045EAC">
            <w:pPr>
              <w:spacing w:after="0" w:line="240" w:lineRule="auto"/>
              <w:jc w:val="center"/>
              <w:rPr>
                <w:ins w:id="4828" w:author="Jochum, Michael D." w:date="2021-08-03T14:59:00Z"/>
                <w:rFonts w:eastAsia="Times New Roman" w:cstheme="minorHAnsi"/>
                <w:color w:val="000000"/>
                <w:rPrChange w:id="4829" w:author="Jochum, Michael D." w:date="2021-08-05T16:09:00Z">
                  <w:rPr>
                    <w:ins w:id="4830" w:author="Jochum, Michael D." w:date="2021-08-03T14:59:00Z"/>
                    <w:rFonts w:ascii="Calibri" w:eastAsia="Times New Roman" w:hAnsi="Calibri" w:cs="Calibri"/>
                    <w:color w:val="000000"/>
                  </w:rPr>
                </w:rPrChange>
              </w:rPr>
            </w:pPr>
            <w:ins w:id="4831" w:author="Jochum, Michael D." w:date="2021-08-03T14:59:00Z">
              <w:r w:rsidRPr="00F7092D">
                <w:rPr>
                  <w:rFonts w:eastAsia="Times New Roman" w:cstheme="minorHAnsi"/>
                  <w:color w:val="000000"/>
                  <w:rPrChange w:id="4832" w:author="Jochum, Michael D." w:date="2021-08-05T16:09:00Z">
                    <w:rPr>
                      <w:rFonts w:ascii="Calibri" w:eastAsia="Times New Roman" w:hAnsi="Calibri" w:cs="Calibri"/>
                      <w:color w:val="000000"/>
                    </w:rPr>
                  </w:rPrChange>
                </w:rPr>
                <w:t>GO:0006310</w:t>
              </w:r>
            </w:ins>
          </w:p>
        </w:tc>
        <w:tc>
          <w:tcPr>
            <w:tcW w:w="746" w:type="dxa"/>
            <w:tcBorders>
              <w:top w:val="nil"/>
              <w:left w:val="nil"/>
              <w:bottom w:val="nil"/>
              <w:right w:val="nil"/>
            </w:tcBorders>
            <w:shd w:val="clear" w:color="auto" w:fill="auto"/>
            <w:noWrap/>
            <w:vAlign w:val="bottom"/>
            <w:hideMark/>
            <w:tcPrChange w:id="4833" w:author="Jochum, Michael D." w:date="2021-08-03T15:01:00Z">
              <w:tcPr>
                <w:tcW w:w="729" w:type="dxa"/>
                <w:tcBorders>
                  <w:top w:val="nil"/>
                  <w:left w:val="nil"/>
                  <w:bottom w:val="nil"/>
                  <w:right w:val="nil"/>
                </w:tcBorders>
                <w:shd w:val="clear" w:color="auto" w:fill="auto"/>
                <w:noWrap/>
                <w:vAlign w:val="bottom"/>
                <w:hideMark/>
              </w:tcPr>
            </w:tcPrChange>
          </w:tcPr>
          <w:p w14:paraId="751D8CB5" w14:textId="77777777" w:rsidR="00045EAC" w:rsidRPr="00F7092D" w:rsidRDefault="00045EAC" w:rsidP="00045EAC">
            <w:pPr>
              <w:spacing w:after="0" w:line="240" w:lineRule="auto"/>
              <w:jc w:val="center"/>
              <w:rPr>
                <w:ins w:id="4834" w:author="Jochum, Michael D." w:date="2021-08-03T14:59:00Z"/>
                <w:rFonts w:eastAsia="Times New Roman" w:cstheme="minorHAnsi"/>
                <w:color w:val="000000"/>
                <w:rPrChange w:id="4835" w:author="Jochum, Michael D." w:date="2021-08-05T16:09:00Z">
                  <w:rPr>
                    <w:ins w:id="4836" w:author="Jochum, Michael D." w:date="2021-08-03T14:59:00Z"/>
                    <w:rFonts w:ascii="Calibri" w:eastAsia="Times New Roman" w:hAnsi="Calibri" w:cs="Calibri"/>
                    <w:color w:val="000000"/>
                  </w:rPr>
                </w:rPrChange>
              </w:rPr>
            </w:pPr>
            <w:ins w:id="4837" w:author="Jochum, Michael D." w:date="2021-08-03T14:59:00Z">
              <w:r w:rsidRPr="00F7092D">
                <w:rPr>
                  <w:rFonts w:eastAsia="Times New Roman" w:cstheme="minorHAnsi"/>
                  <w:color w:val="000000"/>
                  <w:rPrChange w:id="4838" w:author="Jochum, Michael D." w:date="2021-08-05T16:09:00Z">
                    <w:rPr>
                      <w:rFonts w:ascii="Calibri" w:eastAsia="Times New Roman" w:hAnsi="Calibri" w:cs="Calibri"/>
                      <w:color w:val="000000"/>
                    </w:rPr>
                  </w:rPrChange>
                </w:rPr>
                <w:t>7</w:t>
              </w:r>
            </w:ins>
          </w:p>
        </w:tc>
        <w:tc>
          <w:tcPr>
            <w:tcW w:w="880" w:type="dxa"/>
            <w:tcBorders>
              <w:top w:val="nil"/>
              <w:left w:val="nil"/>
              <w:bottom w:val="nil"/>
              <w:right w:val="nil"/>
            </w:tcBorders>
            <w:shd w:val="clear" w:color="auto" w:fill="auto"/>
            <w:noWrap/>
            <w:vAlign w:val="bottom"/>
            <w:hideMark/>
            <w:tcPrChange w:id="4839" w:author="Jochum, Michael D." w:date="2021-08-03T15:01:00Z">
              <w:tcPr>
                <w:tcW w:w="880" w:type="dxa"/>
                <w:tcBorders>
                  <w:top w:val="nil"/>
                  <w:left w:val="nil"/>
                  <w:bottom w:val="nil"/>
                  <w:right w:val="nil"/>
                </w:tcBorders>
                <w:shd w:val="clear" w:color="auto" w:fill="auto"/>
                <w:noWrap/>
                <w:vAlign w:val="bottom"/>
                <w:hideMark/>
              </w:tcPr>
            </w:tcPrChange>
          </w:tcPr>
          <w:p w14:paraId="2BAF211C" w14:textId="77777777" w:rsidR="00045EAC" w:rsidRPr="00F7092D" w:rsidRDefault="00045EAC" w:rsidP="00045EAC">
            <w:pPr>
              <w:spacing w:after="0" w:line="240" w:lineRule="auto"/>
              <w:jc w:val="center"/>
              <w:rPr>
                <w:ins w:id="4840" w:author="Jochum, Michael D." w:date="2021-08-03T14:59:00Z"/>
                <w:rFonts w:eastAsia="Times New Roman" w:cstheme="minorHAnsi"/>
                <w:color w:val="000000"/>
                <w:rPrChange w:id="4841" w:author="Jochum, Michael D." w:date="2021-08-05T16:09:00Z">
                  <w:rPr>
                    <w:ins w:id="4842" w:author="Jochum, Michael D." w:date="2021-08-03T14:59:00Z"/>
                    <w:rFonts w:ascii="Calibri" w:eastAsia="Times New Roman" w:hAnsi="Calibri" w:cs="Calibri"/>
                    <w:color w:val="000000"/>
                  </w:rPr>
                </w:rPrChange>
              </w:rPr>
            </w:pPr>
            <w:ins w:id="4843" w:author="Jochum, Michael D." w:date="2021-08-03T14:59:00Z">
              <w:r w:rsidRPr="00F7092D">
                <w:rPr>
                  <w:rFonts w:eastAsia="Times New Roman" w:cstheme="minorHAnsi"/>
                  <w:color w:val="000000"/>
                  <w:rPrChange w:id="4844" w:author="Jochum, Michael D." w:date="2021-08-05T16:09:00Z">
                    <w:rPr>
                      <w:rFonts w:ascii="Calibri" w:eastAsia="Times New Roman" w:hAnsi="Calibri" w:cs="Calibri"/>
                      <w:color w:val="000000"/>
                    </w:rPr>
                  </w:rPrChange>
                </w:rPr>
                <w:t>-2.130</w:t>
              </w:r>
            </w:ins>
          </w:p>
        </w:tc>
        <w:tc>
          <w:tcPr>
            <w:tcW w:w="880" w:type="dxa"/>
            <w:tcBorders>
              <w:top w:val="nil"/>
              <w:left w:val="nil"/>
              <w:bottom w:val="nil"/>
              <w:right w:val="nil"/>
            </w:tcBorders>
            <w:shd w:val="clear" w:color="auto" w:fill="auto"/>
            <w:noWrap/>
            <w:vAlign w:val="bottom"/>
            <w:hideMark/>
            <w:tcPrChange w:id="4845" w:author="Jochum, Michael D." w:date="2021-08-03T15:01:00Z">
              <w:tcPr>
                <w:tcW w:w="880" w:type="dxa"/>
                <w:tcBorders>
                  <w:top w:val="nil"/>
                  <w:left w:val="nil"/>
                  <w:bottom w:val="nil"/>
                  <w:right w:val="nil"/>
                </w:tcBorders>
                <w:shd w:val="clear" w:color="auto" w:fill="auto"/>
                <w:noWrap/>
                <w:vAlign w:val="bottom"/>
                <w:hideMark/>
              </w:tcPr>
            </w:tcPrChange>
          </w:tcPr>
          <w:p w14:paraId="7895F946" w14:textId="77777777" w:rsidR="00045EAC" w:rsidRPr="00F7092D" w:rsidRDefault="00045EAC" w:rsidP="00045EAC">
            <w:pPr>
              <w:spacing w:after="0" w:line="240" w:lineRule="auto"/>
              <w:jc w:val="center"/>
              <w:rPr>
                <w:ins w:id="4846" w:author="Jochum, Michael D." w:date="2021-08-03T14:59:00Z"/>
                <w:rFonts w:eastAsia="Times New Roman" w:cstheme="minorHAnsi"/>
                <w:color w:val="000000"/>
                <w:rPrChange w:id="4847" w:author="Jochum, Michael D." w:date="2021-08-05T16:09:00Z">
                  <w:rPr>
                    <w:ins w:id="4848" w:author="Jochum, Michael D." w:date="2021-08-03T14:59:00Z"/>
                    <w:rFonts w:ascii="Calibri" w:eastAsia="Times New Roman" w:hAnsi="Calibri" w:cs="Calibri"/>
                    <w:color w:val="000000"/>
                  </w:rPr>
                </w:rPrChange>
              </w:rPr>
            </w:pPr>
            <w:ins w:id="4849" w:author="Jochum, Michael D." w:date="2021-08-03T14:59:00Z">
              <w:r w:rsidRPr="00F7092D">
                <w:rPr>
                  <w:rFonts w:eastAsia="Times New Roman" w:cstheme="minorHAnsi"/>
                  <w:color w:val="000000"/>
                  <w:rPrChange w:id="4850" w:author="Jochum, Michael D." w:date="2021-08-05T16:09:00Z">
                    <w:rPr>
                      <w:rFonts w:ascii="Calibri" w:eastAsia="Times New Roman" w:hAnsi="Calibri" w:cs="Calibri"/>
                      <w:color w:val="000000"/>
                    </w:rPr>
                  </w:rPrChange>
                </w:rPr>
                <w:t>0.667</w:t>
              </w:r>
            </w:ins>
          </w:p>
        </w:tc>
        <w:tc>
          <w:tcPr>
            <w:tcW w:w="880" w:type="dxa"/>
            <w:tcBorders>
              <w:top w:val="nil"/>
              <w:left w:val="nil"/>
              <w:bottom w:val="nil"/>
              <w:right w:val="nil"/>
            </w:tcBorders>
            <w:shd w:val="clear" w:color="auto" w:fill="auto"/>
            <w:noWrap/>
            <w:vAlign w:val="bottom"/>
            <w:hideMark/>
            <w:tcPrChange w:id="4851" w:author="Jochum, Michael D." w:date="2021-08-03T15:01:00Z">
              <w:tcPr>
                <w:tcW w:w="880" w:type="dxa"/>
                <w:tcBorders>
                  <w:top w:val="nil"/>
                  <w:left w:val="nil"/>
                  <w:bottom w:val="nil"/>
                  <w:right w:val="nil"/>
                </w:tcBorders>
                <w:shd w:val="clear" w:color="auto" w:fill="auto"/>
                <w:noWrap/>
                <w:vAlign w:val="bottom"/>
                <w:hideMark/>
              </w:tcPr>
            </w:tcPrChange>
          </w:tcPr>
          <w:p w14:paraId="2C88E4EC" w14:textId="77777777" w:rsidR="00045EAC" w:rsidRPr="00F7092D" w:rsidRDefault="00045EAC" w:rsidP="00045EAC">
            <w:pPr>
              <w:spacing w:after="0" w:line="240" w:lineRule="auto"/>
              <w:jc w:val="center"/>
              <w:rPr>
                <w:ins w:id="4852" w:author="Jochum, Michael D." w:date="2021-08-03T14:59:00Z"/>
                <w:rFonts w:eastAsia="Times New Roman" w:cstheme="minorHAnsi"/>
                <w:color w:val="000000"/>
                <w:rPrChange w:id="4853" w:author="Jochum, Michael D." w:date="2021-08-05T16:09:00Z">
                  <w:rPr>
                    <w:ins w:id="4854" w:author="Jochum, Michael D." w:date="2021-08-03T14:59:00Z"/>
                    <w:rFonts w:ascii="Calibri" w:eastAsia="Times New Roman" w:hAnsi="Calibri" w:cs="Calibri"/>
                    <w:color w:val="000000"/>
                  </w:rPr>
                </w:rPrChange>
              </w:rPr>
            </w:pPr>
            <w:ins w:id="4855" w:author="Jochum, Michael D." w:date="2021-08-03T14:59:00Z">
              <w:r w:rsidRPr="00F7092D">
                <w:rPr>
                  <w:rFonts w:eastAsia="Times New Roman" w:cstheme="minorHAnsi"/>
                  <w:color w:val="000000"/>
                  <w:rPrChange w:id="4856"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857" w:author="Jochum, Michael D." w:date="2021-08-03T15:01:00Z">
              <w:tcPr>
                <w:tcW w:w="880" w:type="dxa"/>
                <w:tcBorders>
                  <w:top w:val="nil"/>
                  <w:left w:val="nil"/>
                  <w:bottom w:val="nil"/>
                  <w:right w:val="nil"/>
                </w:tcBorders>
                <w:shd w:val="clear" w:color="auto" w:fill="auto"/>
                <w:noWrap/>
                <w:vAlign w:val="bottom"/>
                <w:hideMark/>
              </w:tcPr>
            </w:tcPrChange>
          </w:tcPr>
          <w:p w14:paraId="1AC2FA31" w14:textId="77777777" w:rsidR="00045EAC" w:rsidRPr="00F7092D" w:rsidRDefault="00045EAC" w:rsidP="00045EAC">
            <w:pPr>
              <w:spacing w:after="0" w:line="240" w:lineRule="auto"/>
              <w:jc w:val="center"/>
              <w:rPr>
                <w:ins w:id="4858" w:author="Jochum, Michael D." w:date="2021-08-03T14:59:00Z"/>
                <w:rFonts w:eastAsia="Times New Roman" w:cstheme="minorHAnsi"/>
                <w:color w:val="000000"/>
                <w:rPrChange w:id="4859" w:author="Jochum, Michael D." w:date="2021-08-05T16:09:00Z">
                  <w:rPr>
                    <w:ins w:id="4860" w:author="Jochum, Michael D." w:date="2021-08-03T14:59:00Z"/>
                    <w:rFonts w:ascii="Calibri" w:eastAsia="Times New Roman" w:hAnsi="Calibri" w:cs="Calibri"/>
                    <w:color w:val="000000"/>
                  </w:rPr>
                </w:rPrChange>
              </w:rPr>
            </w:pPr>
            <w:ins w:id="4861" w:author="Jochum, Michael D." w:date="2021-08-03T14:59:00Z">
              <w:r w:rsidRPr="00F7092D">
                <w:rPr>
                  <w:rFonts w:eastAsia="Times New Roman" w:cstheme="minorHAnsi"/>
                  <w:color w:val="000000"/>
                  <w:rPrChange w:id="4862"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4863" w:author="Jochum, Michael D." w:date="2021-08-03T15:01:00Z">
              <w:tcPr>
                <w:tcW w:w="880" w:type="dxa"/>
                <w:tcBorders>
                  <w:top w:val="nil"/>
                  <w:left w:val="nil"/>
                  <w:bottom w:val="nil"/>
                  <w:right w:val="nil"/>
                </w:tcBorders>
                <w:shd w:val="clear" w:color="auto" w:fill="auto"/>
                <w:noWrap/>
                <w:vAlign w:val="bottom"/>
                <w:hideMark/>
              </w:tcPr>
            </w:tcPrChange>
          </w:tcPr>
          <w:p w14:paraId="4504F614" w14:textId="77777777" w:rsidR="00045EAC" w:rsidRPr="00F7092D" w:rsidRDefault="00045EAC" w:rsidP="00045EAC">
            <w:pPr>
              <w:spacing w:after="0" w:line="240" w:lineRule="auto"/>
              <w:jc w:val="center"/>
              <w:rPr>
                <w:ins w:id="4864" w:author="Jochum, Michael D." w:date="2021-08-03T14:59:00Z"/>
                <w:rFonts w:eastAsia="Times New Roman" w:cstheme="minorHAnsi"/>
                <w:color w:val="000000"/>
                <w:rPrChange w:id="4865" w:author="Jochum, Michael D." w:date="2021-08-05T16:09:00Z">
                  <w:rPr>
                    <w:ins w:id="4866" w:author="Jochum, Michael D." w:date="2021-08-03T14:59:00Z"/>
                    <w:rFonts w:ascii="Calibri" w:eastAsia="Times New Roman" w:hAnsi="Calibri" w:cs="Calibri"/>
                    <w:color w:val="000000"/>
                  </w:rPr>
                </w:rPrChange>
              </w:rPr>
            </w:pPr>
            <w:ins w:id="4867" w:author="Jochum, Michael D." w:date="2021-08-03T14:59:00Z">
              <w:r w:rsidRPr="00F7092D">
                <w:rPr>
                  <w:rFonts w:eastAsia="Times New Roman" w:cstheme="minorHAnsi"/>
                  <w:color w:val="000000"/>
                  <w:rPrChange w:id="4868"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869" w:author="Jochum, Michael D." w:date="2021-08-03T15:01:00Z">
              <w:tcPr>
                <w:tcW w:w="1138" w:type="dxa"/>
                <w:tcBorders>
                  <w:top w:val="nil"/>
                  <w:left w:val="nil"/>
                  <w:bottom w:val="nil"/>
                  <w:right w:val="nil"/>
                </w:tcBorders>
                <w:shd w:val="clear" w:color="auto" w:fill="auto"/>
                <w:noWrap/>
                <w:vAlign w:val="bottom"/>
                <w:hideMark/>
              </w:tcPr>
            </w:tcPrChange>
          </w:tcPr>
          <w:p w14:paraId="6A6133A8" w14:textId="77777777" w:rsidR="00045EAC" w:rsidRPr="00F7092D" w:rsidRDefault="00045EAC" w:rsidP="00045EAC">
            <w:pPr>
              <w:spacing w:after="0" w:line="240" w:lineRule="auto"/>
              <w:jc w:val="center"/>
              <w:rPr>
                <w:ins w:id="4870" w:author="Jochum, Michael D." w:date="2021-08-03T14:59:00Z"/>
                <w:rFonts w:eastAsia="Times New Roman" w:cstheme="minorHAnsi"/>
                <w:color w:val="000000"/>
                <w:rPrChange w:id="4871" w:author="Jochum, Michael D." w:date="2021-08-05T16:09:00Z">
                  <w:rPr>
                    <w:ins w:id="4872" w:author="Jochum, Michael D." w:date="2021-08-03T14:59:00Z"/>
                    <w:rFonts w:ascii="Calibri" w:eastAsia="Times New Roman" w:hAnsi="Calibri" w:cs="Calibri"/>
                    <w:color w:val="000000"/>
                  </w:rPr>
                </w:rPrChange>
              </w:rPr>
            </w:pPr>
            <w:ins w:id="4873" w:author="Jochum, Michael D." w:date="2021-08-03T14:59:00Z">
              <w:r w:rsidRPr="00F7092D">
                <w:rPr>
                  <w:rFonts w:eastAsia="Times New Roman" w:cstheme="minorHAnsi"/>
                  <w:color w:val="000000"/>
                  <w:rPrChange w:id="4874" w:author="Jochum, Michael D." w:date="2021-08-05T16:09:00Z">
                    <w:rPr>
                      <w:rFonts w:ascii="Calibri" w:eastAsia="Times New Roman" w:hAnsi="Calibri" w:cs="Calibri"/>
                      <w:color w:val="000000"/>
                    </w:rPr>
                  </w:rPrChange>
                </w:rPr>
                <w:t>12</w:t>
              </w:r>
            </w:ins>
          </w:p>
        </w:tc>
      </w:tr>
      <w:tr w:rsidR="006030BE" w:rsidRPr="00F7092D" w14:paraId="1C186D1D" w14:textId="77777777" w:rsidTr="006030BE">
        <w:trPr>
          <w:trHeight w:val="253"/>
          <w:jc w:val="center"/>
          <w:ins w:id="4875" w:author="Jochum, Michael D." w:date="2021-08-03T14:59:00Z"/>
          <w:trPrChange w:id="4876"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877" w:author="Jochum, Michael D." w:date="2021-08-03T15:01:00Z">
              <w:tcPr>
                <w:tcW w:w="4916" w:type="dxa"/>
                <w:tcBorders>
                  <w:top w:val="nil"/>
                  <w:left w:val="nil"/>
                  <w:bottom w:val="nil"/>
                  <w:right w:val="nil"/>
                </w:tcBorders>
                <w:shd w:val="clear" w:color="auto" w:fill="auto"/>
                <w:noWrap/>
                <w:vAlign w:val="bottom"/>
                <w:hideMark/>
              </w:tcPr>
            </w:tcPrChange>
          </w:tcPr>
          <w:p w14:paraId="7555B91A" w14:textId="77777777" w:rsidR="00045EAC" w:rsidRPr="00F7092D" w:rsidRDefault="00045EAC" w:rsidP="00045EAC">
            <w:pPr>
              <w:spacing w:after="0" w:line="240" w:lineRule="auto"/>
              <w:jc w:val="right"/>
              <w:rPr>
                <w:ins w:id="4878" w:author="Jochum, Michael D." w:date="2021-08-03T14:59:00Z"/>
                <w:rFonts w:eastAsia="Times New Roman" w:cstheme="minorHAnsi"/>
                <w:color w:val="000000"/>
                <w:rPrChange w:id="4879" w:author="Jochum, Michael D." w:date="2021-08-05T16:09:00Z">
                  <w:rPr>
                    <w:ins w:id="4880" w:author="Jochum, Michael D." w:date="2021-08-03T14:59:00Z"/>
                    <w:rFonts w:ascii="Calibri" w:eastAsia="Times New Roman" w:hAnsi="Calibri" w:cs="Calibri"/>
                    <w:color w:val="000000"/>
                  </w:rPr>
                </w:rPrChange>
              </w:rPr>
            </w:pPr>
            <w:ins w:id="4881" w:author="Jochum, Michael D." w:date="2021-08-03T14:59:00Z">
              <w:r w:rsidRPr="00F7092D">
                <w:rPr>
                  <w:rFonts w:eastAsia="Times New Roman" w:cstheme="minorHAnsi"/>
                  <w:color w:val="000000"/>
                  <w:rPrChange w:id="4882" w:author="Jochum, Michael D." w:date="2021-08-05T16:09:00Z">
                    <w:rPr>
                      <w:rFonts w:ascii="Calibri" w:eastAsia="Times New Roman" w:hAnsi="Calibri" w:cs="Calibri"/>
                      <w:color w:val="000000"/>
                    </w:rPr>
                  </w:rPrChange>
                </w:rPr>
                <w:t>oxidoreductase activity</w:t>
              </w:r>
            </w:ins>
          </w:p>
        </w:tc>
        <w:tc>
          <w:tcPr>
            <w:tcW w:w="1966" w:type="dxa"/>
            <w:tcBorders>
              <w:top w:val="nil"/>
              <w:left w:val="nil"/>
              <w:bottom w:val="nil"/>
              <w:right w:val="nil"/>
            </w:tcBorders>
            <w:shd w:val="clear" w:color="auto" w:fill="auto"/>
            <w:noWrap/>
            <w:vAlign w:val="bottom"/>
            <w:hideMark/>
            <w:tcPrChange w:id="4883" w:author="Jochum, Michael D." w:date="2021-08-03T15:01:00Z">
              <w:tcPr>
                <w:tcW w:w="1923" w:type="dxa"/>
                <w:tcBorders>
                  <w:top w:val="nil"/>
                  <w:left w:val="nil"/>
                  <w:bottom w:val="nil"/>
                  <w:right w:val="nil"/>
                </w:tcBorders>
                <w:shd w:val="clear" w:color="auto" w:fill="auto"/>
                <w:noWrap/>
                <w:vAlign w:val="bottom"/>
                <w:hideMark/>
              </w:tcPr>
            </w:tcPrChange>
          </w:tcPr>
          <w:p w14:paraId="74AAFDCC" w14:textId="77777777" w:rsidR="00045EAC" w:rsidRPr="00F7092D" w:rsidRDefault="00045EAC" w:rsidP="00045EAC">
            <w:pPr>
              <w:spacing w:after="0" w:line="240" w:lineRule="auto"/>
              <w:jc w:val="center"/>
              <w:rPr>
                <w:ins w:id="4884" w:author="Jochum, Michael D." w:date="2021-08-03T14:59:00Z"/>
                <w:rFonts w:eastAsia="Times New Roman" w:cstheme="minorHAnsi"/>
                <w:color w:val="000000"/>
                <w:rPrChange w:id="4885" w:author="Jochum, Michael D." w:date="2021-08-05T16:09:00Z">
                  <w:rPr>
                    <w:ins w:id="4886" w:author="Jochum, Michael D." w:date="2021-08-03T14:59:00Z"/>
                    <w:rFonts w:ascii="Calibri" w:eastAsia="Times New Roman" w:hAnsi="Calibri" w:cs="Calibri"/>
                    <w:color w:val="000000"/>
                  </w:rPr>
                </w:rPrChange>
              </w:rPr>
            </w:pPr>
            <w:proofErr w:type="spellStart"/>
            <w:ins w:id="4887" w:author="Jochum, Michael D." w:date="2021-08-03T14:59:00Z">
              <w:r w:rsidRPr="00F7092D">
                <w:rPr>
                  <w:rFonts w:eastAsia="Times New Roman" w:cstheme="minorHAnsi"/>
                  <w:color w:val="000000"/>
                  <w:rPrChange w:id="4888"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4889" w:author="Jochum, Michael D." w:date="2021-08-03T15:01:00Z">
              <w:tcPr>
                <w:tcW w:w="1310" w:type="dxa"/>
                <w:tcBorders>
                  <w:top w:val="nil"/>
                  <w:left w:val="nil"/>
                  <w:bottom w:val="nil"/>
                  <w:right w:val="nil"/>
                </w:tcBorders>
                <w:shd w:val="clear" w:color="auto" w:fill="auto"/>
                <w:noWrap/>
                <w:vAlign w:val="bottom"/>
                <w:hideMark/>
              </w:tcPr>
            </w:tcPrChange>
          </w:tcPr>
          <w:p w14:paraId="5ED775EA" w14:textId="77777777" w:rsidR="00045EAC" w:rsidRPr="00F7092D" w:rsidRDefault="00045EAC" w:rsidP="00045EAC">
            <w:pPr>
              <w:spacing w:after="0" w:line="240" w:lineRule="auto"/>
              <w:jc w:val="center"/>
              <w:rPr>
                <w:ins w:id="4890" w:author="Jochum, Michael D." w:date="2021-08-03T14:59:00Z"/>
                <w:rFonts w:eastAsia="Times New Roman" w:cstheme="minorHAnsi"/>
                <w:color w:val="000000"/>
                <w:rPrChange w:id="4891" w:author="Jochum, Michael D." w:date="2021-08-05T16:09:00Z">
                  <w:rPr>
                    <w:ins w:id="4892" w:author="Jochum, Michael D." w:date="2021-08-03T14:59:00Z"/>
                    <w:rFonts w:ascii="Calibri" w:eastAsia="Times New Roman" w:hAnsi="Calibri" w:cs="Calibri"/>
                    <w:color w:val="000000"/>
                  </w:rPr>
                </w:rPrChange>
              </w:rPr>
            </w:pPr>
            <w:ins w:id="4893" w:author="Jochum, Michael D." w:date="2021-08-03T14:59:00Z">
              <w:r w:rsidRPr="00F7092D">
                <w:rPr>
                  <w:rFonts w:eastAsia="Times New Roman" w:cstheme="minorHAnsi"/>
                  <w:color w:val="000000"/>
                  <w:rPrChange w:id="4894" w:author="Jochum, Michael D." w:date="2021-08-05T16:09:00Z">
                    <w:rPr>
                      <w:rFonts w:ascii="Calibri" w:eastAsia="Times New Roman" w:hAnsi="Calibri" w:cs="Calibri"/>
                      <w:color w:val="000000"/>
                    </w:rPr>
                  </w:rPrChange>
                </w:rPr>
                <w:t>GO:0016491</w:t>
              </w:r>
            </w:ins>
          </w:p>
        </w:tc>
        <w:tc>
          <w:tcPr>
            <w:tcW w:w="746" w:type="dxa"/>
            <w:tcBorders>
              <w:top w:val="nil"/>
              <w:left w:val="nil"/>
              <w:bottom w:val="nil"/>
              <w:right w:val="nil"/>
            </w:tcBorders>
            <w:shd w:val="clear" w:color="auto" w:fill="auto"/>
            <w:noWrap/>
            <w:vAlign w:val="bottom"/>
            <w:hideMark/>
            <w:tcPrChange w:id="4895" w:author="Jochum, Michael D." w:date="2021-08-03T15:01:00Z">
              <w:tcPr>
                <w:tcW w:w="729" w:type="dxa"/>
                <w:tcBorders>
                  <w:top w:val="nil"/>
                  <w:left w:val="nil"/>
                  <w:bottom w:val="nil"/>
                  <w:right w:val="nil"/>
                </w:tcBorders>
                <w:shd w:val="clear" w:color="auto" w:fill="auto"/>
                <w:noWrap/>
                <w:vAlign w:val="bottom"/>
                <w:hideMark/>
              </w:tcPr>
            </w:tcPrChange>
          </w:tcPr>
          <w:p w14:paraId="0AD38720" w14:textId="77777777" w:rsidR="00045EAC" w:rsidRPr="00F7092D" w:rsidRDefault="00045EAC" w:rsidP="00045EAC">
            <w:pPr>
              <w:spacing w:after="0" w:line="240" w:lineRule="auto"/>
              <w:jc w:val="center"/>
              <w:rPr>
                <w:ins w:id="4896" w:author="Jochum, Michael D." w:date="2021-08-03T14:59:00Z"/>
                <w:rFonts w:eastAsia="Times New Roman" w:cstheme="minorHAnsi"/>
                <w:color w:val="000000"/>
                <w:rPrChange w:id="4897" w:author="Jochum, Michael D." w:date="2021-08-05T16:09:00Z">
                  <w:rPr>
                    <w:ins w:id="4898" w:author="Jochum, Michael D." w:date="2021-08-03T14:59:00Z"/>
                    <w:rFonts w:ascii="Calibri" w:eastAsia="Times New Roman" w:hAnsi="Calibri" w:cs="Calibri"/>
                    <w:color w:val="000000"/>
                  </w:rPr>
                </w:rPrChange>
              </w:rPr>
            </w:pPr>
            <w:ins w:id="4899" w:author="Jochum, Michael D." w:date="2021-08-03T14:59:00Z">
              <w:r w:rsidRPr="00F7092D">
                <w:rPr>
                  <w:rFonts w:eastAsia="Times New Roman" w:cstheme="minorHAnsi"/>
                  <w:color w:val="000000"/>
                  <w:rPrChange w:id="4900"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Change w:id="4901" w:author="Jochum, Michael D." w:date="2021-08-03T15:01:00Z">
              <w:tcPr>
                <w:tcW w:w="880" w:type="dxa"/>
                <w:tcBorders>
                  <w:top w:val="nil"/>
                  <w:left w:val="nil"/>
                  <w:bottom w:val="nil"/>
                  <w:right w:val="nil"/>
                </w:tcBorders>
                <w:shd w:val="clear" w:color="auto" w:fill="auto"/>
                <w:noWrap/>
                <w:vAlign w:val="bottom"/>
                <w:hideMark/>
              </w:tcPr>
            </w:tcPrChange>
          </w:tcPr>
          <w:p w14:paraId="78ECE8B8" w14:textId="77777777" w:rsidR="00045EAC" w:rsidRPr="00F7092D" w:rsidRDefault="00045EAC" w:rsidP="00045EAC">
            <w:pPr>
              <w:spacing w:after="0" w:line="240" w:lineRule="auto"/>
              <w:jc w:val="center"/>
              <w:rPr>
                <w:ins w:id="4902" w:author="Jochum, Michael D." w:date="2021-08-03T14:59:00Z"/>
                <w:rFonts w:eastAsia="Times New Roman" w:cstheme="minorHAnsi"/>
                <w:color w:val="000000"/>
                <w:rPrChange w:id="4903" w:author="Jochum, Michael D." w:date="2021-08-05T16:09:00Z">
                  <w:rPr>
                    <w:ins w:id="4904" w:author="Jochum, Michael D." w:date="2021-08-03T14:59:00Z"/>
                    <w:rFonts w:ascii="Calibri" w:eastAsia="Times New Roman" w:hAnsi="Calibri" w:cs="Calibri"/>
                    <w:color w:val="000000"/>
                  </w:rPr>
                </w:rPrChange>
              </w:rPr>
            </w:pPr>
            <w:ins w:id="4905" w:author="Jochum, Michael D." w:date="2021-08-03T14:59:00Z">
              <w:r w:rsidRPr="00F7092D">
                <w:rPr>
                  <w:rFonts w:eastAsia="Times New Roman" w:cstheme="minorHAnsi"/>
                  <w:color w:val="000000"/>
                  <w:rPrChange w:id="4906" w:author="Jochum, Michael D." w:date="2021-08-05T16:09:00Z">
                    <w:rPr>
                      <w:rFonts w:ascii="Calibri" w:eastAsia="Times New Roman" w:hAnsi="Calibri" w:cs="Calibri"/>
                      <w:color w:val="000000"/>
                    </w:rPr>
                  </w:rPrChange>
                </w:rPr>
                <w:t>2.541</w:t>
              </w:r>
            </w:ins>
          </w:p>
        </w:tc>
        <w:tc>
          <w:tcPr>
            <w:tcW w:w="880" w:type="dxa"/>
            <w:tcBorders>
              <w:top w:val="nil"/>
              <w:left w:val="nil"/>
              <w:bottom w:val="nil"/>
              <w:right w:val="nil"/>
            </w:tcBorders>
            <w:shd w:val="clear" w:color="auto" w:fill="auto"/>
            <w:noWrap/>
            <w:vAlign w:val="bottom"/>
            <w:hideMark/>
            <w:tcPrChange w:id="4907" w:author="Jochum, Michael D." w:date="2021-08-03T15:01:00Z">
              <w:tcPr>
                <w:tcW w:w="880" w:type="dxa"/>
                <w:tcBorders>
                  <w:top w:val="nil"/>
                  <w:left w:val="nil"/>
                  <w:bottom w:val="nil"/>
                  <w:right w:val="nil"/>
                </w:tcBorders>
                <w:shd w:val="clear" w:color="auto" w:fill="auto"/>
                <w:noWrap/>
                <w:vAlign w:val="bottom"/>
                <w:hideMark/>
              </w:tcPr>
            </w:tcPrChange>
          </w:tcPr>
          <w:p w14:paraId="33A8C41E" w14:textId="77777777" w:rsidR="00045EAC" w:rsidRPr="00F7092D" w:rsidRDefault="00045EAC" w:rsidP="00045EAC">
            <w:pPr>
              <w:spacing w:after="0" w:line="240" w:lineRule="auto"/>
              <w:jc w:val="center"/>
              <w:rPr>
                <w:ins w:id="4908" w:author="Jochum, Michael D." w:date="2021-08-03T14:59:00Z"/>
                <w:rFonts w:eastAsia="Times New Roman" w:cstheme="minorHAnsi"/>
                <w:color w:val="000000"/>
                <w:rPrChange w:id="4909" w:author="Jochum, Michael D." w:date="2021-08-05T16:09:00Z">
                  <w:rPr>
                    <w:ins w:id="4910" w:author="Jochum, Michael D." w:date="2021-08-03T14:59:00Z"/>
                    <w:rFonts w:ascii="Calibri" w:eastAsia="Times New Roman" w:hAnsi="Calibri" w:cs="Calibri"/>
                    <w:color w:val="000000"/>
                  </w:rPr>
                </w:rPrChange>
              </w:rPr>
            </w:pPr>
            <w:ins w:id="4911" w:author="Jochum, Michael D." w:date="2021-08-03T14:59:00Z">
              <w:r w:rsidRPr="00F7092D">
                <w:rPr>
                  <w:rFonts w:eastAsia="Times New Roman" w:cstheme="minorHAnsi"/>
                  <w:color w:val="000000"/>
                  <w:rPrChange w:id="4912" w:author="Jochum, Michael D." w:date="2021-08-05T16:09:00Z">
                    <w:rPr>
                      <w:rFonts w:ascii="Calibri" w:eastAsia="Times New Roman" w:hAnsi="Calibri" w:cs="Calibri"/>
                      <w:color w:val="000000"/>
                    </w:rPr>
                  </w:rPrChange>
                </w:rPr>
                <w:t>0.801</w:t>
              </w:r>
            </w:ins>
          </w:p>
        </w:tc>
        <w:tc>
          <w:tcPr>
            <w:tcW w:w="880" w:type="dxa"/>
            <w:tcBorders>
              <w:top w:val="nil"/>
              <w:left w:val="nil"/>
              <w:bottom w:val="nil"/>
              <w:right w:val="nil"/>
            </w:tcBorders>
            <w:shd w:val="clear" w:color="auto" w:fill="auto"/>
            <w:noWrap/>
            <w:vAlign w:val="bottom"/>
            <w:hideMark/>
            <w:tcPrChange w:id="4913" w:author="Jochum, Michael D." w:date="2021-08-03T15:01:00Z">
              <w:tcPr>
                <w:tcW w:w="880" w:type="dxa"/>
                <w:tcBorders>
                  <w:top w:val="nil"/>
                  <w:left w:val="nil"/>
                  <w:bottom w:val="nil"/>
                  <w:right w:val="nil"/>
                </w:tcBorders>
                <w:shd w:val="clear" w:color="auto" w:fill="auto"/>
                <w:noWrap/>
                <w:vAlign w:val="bottom"/>
                <w:hideMark/>
              </w:tcPr>
            </w:tcPrChange>
          </w:tcPr>
          <w:p w14:paraId="6C7894AD" w14:textId="77777777" w:rsidR="00045EAC" w:rsidRPr="00F7092D" w:rsidRDefault="00045EAC" w:rsidP="00045EAC">
            <w:pPr>
              <w:spacing w:after="0" w:line="240" w:lineRule="auto"/>
              <w:jc w:val="center"/>
              <w:rPr>
                <w:ins w:id="4914" w:author="Jochum, Michael D." w:date="2021-08-03T14:59:00Z"/>
                <w:rFonts w:eastAsia="Times New Roman" w:cstheme="minorHAnsi"/>
                <w:color w:val="000000"/>
                <w:rPrChange w:id="4915" w:author="Jochum, Michael D." w:date="2021-08-05T16:09:00Z">
                  <w:rPr>
                    <w:ins w:id="4916" w:author="Jochum, Michael D." w:date="2021-08-03T14:59:00Z"/>
                    <w:rFonts w:ascii="Calibri" w:eastAsia="Times New Roman" w:hAnsi="Calibri" w:cs="Calibri"/>
                    <w:color w:val="000000"/>
                  </w:rPr>
                </w:rPrChange>
              </w:rPr>
            </w:pPr>
            <w:ins w:id="4917" w:author="Jochum, Michael D." w:date="2021-08-03T14:59:00Z">
              <w:r w:rsidRPr="00F7092D">
                <w:rPr>
                  <w:rFonts w:eastAsia="Times New Roman" w:cstheme="minorHAnsi"/>
                  <w:color w:val="000000"/>
                  <w:rPrChange w:id="4918"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4919" w:author="Jochum, Michael D." w:date="2021-08-03T15:01:00Z">
              <w:tcPr>
                <w:tcW w:w="880" w:type="dxa"/>
                <w:tcBorders>
                  <w:top w:val="nil"/>
                  <w:left w:val="nil"/>
                  <w:bottom w:val="nil"/>
                  <w:right w:val="nil"/>
                </w:tcBorders>
                <w:shd w:val="clear" w:color="auto" w:fill="auto"/>
                <w:noWrap/>
                <w:vAlign w:val="bottom"/>
                <w:hideMark/>
              </w:tcPr>
            </w:tcPrChange>
          </w:tcPr>
          <w:p w14:paraId="68ECB29F" w14:textId="77777777" w:rsidR="00045EAC" w:rsidRPr="00F7092D" w:rsidRDefault="00045EAC" w:rsidP="00045EAC">
            <w:pPr>
              <w:spacing w:after="0" w:line="240" w:lineRule="auto"/>
              <w:jc w:val="center"/>
              <w:rPr>
                <w:ins w:id="4920" w:author="Jochum, Michael D." w:date="2021-08-03T14:59:00Z"/>
                <w:rFonts w:eastAsia="Times New Roman" w:cstheme="minorHAnsi"/>
                <w:color w:val="000000"/>
                <w:rPrChange w:id="4921" w:author="Jochum, Michael D." w:date="2021-08-05T16:09:00Z">
                  <w:rPr>
                    <w:ins w:id="4922" w:author="Jochum, Michael D." w:date="2021-08-03T14:59:00Z"/>
                    <w:rFonts w:ascii="Calibri" w:eastAsia="Times New Roman" w:hAnsi="Calibri" w:cs="Calibri"/>
                    <w:color w:val="000000"/>
                  </w:rPr>
                </w:rPrChange>
              </w:rPr>
            </w:pPr>
            <w:ins w:id="4923" w:author="Jochum, Michael D." w:date="2021-08-03T14:59:00Z">
              <w:r w:rsidRPr="00F7092D">
                <w:rPr>
                  <w:rFonts w:eastAsia="Times New Roman" w:cstheme="minorHAnsi"/>
                  <w:color w:val="000000"/>
                  <w:rPrChange w:id="4924"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4925" w:author="Jochum, Michael D." w:date="2021-08-03T15:01:00Z">
              <w:tcPr>
                <w:tcW w:w="880" w:type="dxa"/>
                <w:tcBorders>
                  <w:top w:val="nil"/>
                  <w:left w:val="nil"/>
                  <w:bottom w:val="nil"/>
                  <w:right w:val="nil"/>
                </w:tcBorders>
                <w:shd w:val="clear" w:color="auto" w:fill="auto"/>
                <w:noWrap/>
                <w:vAlign w:val="bottom"/>
                <w:hideMark/>
              </w:tcPr>
            </w:tcPrChange>
          </w:tcPr>
          <w:p w14:paraId="5B8D6EAD" w14:textId="77777777" w:rsidR="00045EAC" w:rsidRPr="00F7092D" w:rsidRDefault="00045EAC" w:rsidP="00045EAC">
            <w:pPr>
              <w:spacing w:after="0" w:line="240" w:lineRule="auto"/>
              <w:jc w:val="center"/>
              <w:rPr>
                <w:ins w:id="4926" w:author="Jochum, Michael D." w:date="2021-08-03T14:59:00Z"/>
                <w:rFonts w:eastAsia="Times New Roman" w:cstheme="minorHAnsi"/>
                <w:color w:val="000000"/>
                <w:rPrChange w:id="4927" w:author="Jochum, Michael D." w:date="2021-08-05T16:09:00Z">
                  <w:rPr>
                    <w:ins w:id="4928" w:author="Jochum, Michael D." w:date="2021-08-03T14:59:00Z"/>
                    <w:rFonts w:ascii="Calibri" w:eastAsia="Times New Roman" w:hAnsi="Calibri" w:cs="Calibri"/>
                    <w:color w:val="000000"/>
                  </w:rPr>
                </w:rPrChange>
              </w:rPr>
            </w:pPr>
            <w:ins w:id="4929" w:author="Jochum, Michael D." w:date="2021-08-03T14:59:00Z">
              <w:r w:rsidRPr="00F7092D">
                <w:rPr>
                  <w:rFonts w:eastAsia="Times New Roman" w:cstheme="minorHAnsi"/>
                  <w:color w:val="000000"/>
                  <w:rPrChange w:id="4930"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931" w:author="Jochum, Michael D." w:date="2021-08-03T15:01:00Z">
              <w:tcPr>
                <w:tcW w:w="1138" w:type="dxa"/>
                <w:tcBorders>
                  <w:top w:val="nil"/>
                  <w:left w:val="nil"/>
                  <w:bottom w:val="nil"/>
                  <w:right w:val="nil"/>
                </w:tcBorders>
                <w:shd w:val="clear" w:color="auto" w:fill="auto"/>
                <w:noWrap/>
                <w:vAlign w:val="bottom"/>
                <w:hideMark/>
              </w:tcPr>
            </w:tcPrChange>
          </w:tcPr>
          <w:p w14:paraId="5BDBD8C9" w14:textId="77777777" w:rsidR="00045EAC" w:rsidRPr="00F7092D" w:rsidRDefault="00045EAC" w:rsidP="00045EAC">
            <w:pPr>
              <w:spacing w:after="0" w:line="240" w:lineRule="auto"/>
              <w:jc w:val="center"/>
              <w:rPr>
                <w:ins w:id="4932" w:author="Jochum, Michael D." w:date="2021-08-03T14:59:00Z"/>
                <w:rFonts w:eastAsia="Times New Roman" w:cstheme="minorHAnsi"/>
                <w:color w:val="000000"/>
                <w:rPrChange w:id="4933" w:author="Jochum, Michael D." w:date="2021-08-05T16:09:00Z">
                  <w:rPr>
                    <w:ins w:id="4934" w:author="Jochum, Michael D." w:date="2021-08-03T14:59:00Z"/>
                    <w:rFonts w:ascii="Calibri" w:eastAsia="Times New Roman" w:hAnsi="Calibri" w:cs="Calibri"/>
                    <w:color w:val="000000"/>
                  </w:rPr>
                </w:rPrChange>
              </w:rPr>
            </w:pPr>
            <w:ins w:id="4935" w:author="Jochum, Michael D." w:date="2021-08-03T14:59:00Z">
              <w:r w:rsidRPr="00F7092D">
                <w:rPr>
                  <w:rFonts w:eastAsia="Times New Roman" w:cstheme="minorHAnsi"/>
                  <w:color w:val="000000"/>
                  <w:rPrChange w:id="4936" w:author="Jochum, Michael D." w:date="2021-08-05T16:09:00Z">
                    <w:rPr>
                      <w:rFonts w:ascii="Calibri" w:eastAsia="Times New Roman" w:hAnsi="Calibri" w:cs="Calibri"/>
                      <w:color w:val="000000"/>
                    </w:rPr>
                  </w:rPrChange>
                </w:rPr>
                <w:t>13</w:t>
              </w:r>
            </w:ins>
          </w:p>
        </w:tc>
      </w:tr>
      <w:tr w:rsidR="006030BE" w:rsidRPr="00F7092D" w14:paraId="00F2C461" w14:textId="77777777" w:rsidTr="006030BE">
        <w:trPr>
          <w:trHeight w:val="253"/>
          <w:jc w:val="center"/>
          <w:ins w:id="4937" w:author="Jochum, Michael D." w:date="2021-08-03T14:59:00Z"/>
          <w:trPrChange w:id="4938"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939" w:author="Jochum, Michael D." w:date="2021-08-03T15:01:00Z">
              <w:tcPr>
                <w:tcW w:w="4916" w:type="dxa"/>
                <w:tcBorders>
                  <w:top w:val="nil"/>
                  <w:left w:val="nil"/>
                  <w:bottom w:val="nil"/>
                  <w:right w:val="nil"/>
                </w:tcBorders>
                <w:shd w:val="clear" w:color="auto" w:fill="auto"/>
                <w:noWrap/>
                <w:vAlign w:val="bottom"/>
                <w:hideMark/>
              </w:tcPr>
            </w:tcPrChange>
          </w:tcPr>
          <w:p w14:paraId="701EC00F" w14:textId="77777777" w:rsidR="00045EAC" w:rsidRPr="00F7092D" w:rsidRDefault="00045EAC" w:rsidP="00045EAC">
            <w:pPr>
              <w:spacing w:after="0" w:line="240" w:lineRule="auto"/>
              <w:jc w:val="right"/>
              <w:rPr>
                <w:ins w:id="4940" w:author="Jochum, Michael D." w:date="2021-08-03T14:59:00Z"/>
                <w:rFonts w:eastAsia="Times New Roman" w:cstheme="minorHAnsi"/>
                <w:color w:val="000000"/>
                <w:rPrChange w:id="4941" w:author="Jochum, Michael D." w:date="2021-08-05T16:09:00Z">
                  <w:rPr>
                    <w:ins w:id="4942" w:author="Jochum, Michael D." w:date="2021-08-03T14:59:00Z"/>
                    <w:rFonts w:ascii="Calibri" w:eastAsia="Times New Roman" w:hAnsi="Calibri" w:cs="Calibri"/>
                    <w:color w:val="000000"/>
                  </w:rPr>
                </w:rPrChange>
              </w:rPr>
            </w:pPr>
            <w:ins w:id="4943" w:author="Jochum, Michael D." w:date="2021-08-03T14:59:00Z">
              <w:r w:rsidRPr="00F7092D">
                <w:rPr>
                  <w:rFonts w:eastAsia="Times New Roman" w:cstheme="minorHAnsi"/>
                  <w:color w:val="000000"/>
                  <w:rPrChange w:id="4944" w:author="Jochum, Michael D." w:date="2021-08-05T16:09:00Z">
                    <w:rPr>
                      <w:rFonts w:ascii="Calibri" w:eastAsia="Times New Roman" w:hAnsi="Calibri" w:cs="Calibri"/>
                      <w:color w:val="000000"/>
                    </w:rPr>
                  </w:rPrChange>
                </w:rPr>
                <w:t>carbohydrate metabolic process</w:t>
              </w:r>
            </w:ins>
          </w:p>
        </w:tc>
        <w:tc>
          <w:tcPr>
            <w:tcW w:w="1966" w:type="dxa"/>
            <w:tcBorders>
              <w:top w:val="nil"/>
              <w:left w:val="nil"/>
              <w:bottom w:val="nil"/>
              <w:right w:val="nil"/>
            </w:tcBorders>
            <w:shd w:val="clear" w:color="auto" w:fill="auto"/>
            <w:noWrap/>
            <w:vAlign w:val="bottom"/>
            <w:hideMark/>
            <w:tcPrChange w:id="4945" w:author="Jochum, Michael D." w:date="2021-08-03T15:01:00Z">
              <w:tcPr>
                <w:tcW w:w="1923" w:type="dxa"/>
                <w:tcBorders>
                  <w:top w:val="nil"/>
                  <w:left w:val="nil"/>
                  <w:bottom w:val="nil"/>
                  <w:right w:val="nil"/>
                </w:tcBorders>
                <w:shd w:val="clear" w:color="auto" w:fill="auto"/>
                <w:noWrap/>
                <w:vAlign w:val="bottom"/>
                <w:hideMark/>
              </w:tcPr>
            </w:tcPrChange>
          </w:tcPr>
          <w:p w14:paraId="66BAE713" w14:textId="77777777" w:rsidR="00045EAC" w:rsidRPr="00F7092D" w:rsidRDefault="00045EAC" w:rsidP="00045EAC">
            <w:pPr>
              <w:spacing w:after="0" w:line="240" w:lineRule="auto"/>
              <w:jc w:val="center"/>
              <w:rPr>
                <w:ins w:id="4946" w:author="Jochum, Michael D." w:date="2021-08-03T14:59:00Z"/>
                <w:rFonts w:eastAsia="Times New Roman" w:cstheme="minorHAnsi"/>
                <w:color w:val="000000"/>
                <w:rPrChange w:id="4947" w:author="Jochum, Michael D." w:date="2021-08-05T16:09:00Z">
                  <w:rPr>
                    <w:ins w:id="4948" w:author="Jochum, Michael D." w:date="2021-08-03T14:59:00Z"/>
                    <w:rFonts w:ascii="Calibri" w:eastAsia="Times New Roman" w:hAnsi="Calibri" w:cs="Calibri"/>
                    <w:color w:val="000000"/>
                  </w:rPr>
                </w:rPrChange>
              </w:rPr>
            </w:pPr>
            <w:proofErr w:type="spellStart"/>
            <w:ins w:id="4949" w:author="Jochum, Michael D." w:date="2021-08-03T14:59:00Z">
              <w:r w:rsidRPr="00F7092D">
                <w:rPr>
                  <w:rFonts w:eastAsia="Times New Roman" w:cstheme="minorHAnsi"/>
                  <w:color w:val="000000"/>
                  <w:rPrChange w:id="4950"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951" w:author="Jochum, Michael D." w:date="2021-08-03T15:01:00Z">
              <w:tcPr>
                <w:tcW w:w="1310" w:type="dxa"/>
                <w:tcBorders>
                  <w:top w:val="nil"/>
                  <w:left w:val="nil"/>
                  <w:bottom w:val="nil"/>
                  <w:right w:val="nil"/>
                </w:tcBorders>
                <w:shd w:val="clear" w:color="auto" w:fill="auto"/>
                <w:noWrap/>
                <w:vAlign w:val="bottom"/>
                <w:hideMark/>
              </w:tcPr>
            </w:tcPrChange>
          </w:tcPr>
          <w:p w14:paraId="2B3FA5D6" w14:textId="77777777" w:rsidR="00045EAC" w:rsidRPr="00F7092D" w:rsidRDefault="00045EAC" w:rsidP="00045EAC">
            <w:pPr>
              <w:spacing w:after="0" w:line="240" w:lineRule="auto"/>
              <w:jc w:val="center"/>
              <w:rPr>
                <w:ins w:id="4952" w:author="Jochum, Michael D." w:date="2021-08-03T14:59:00Z"/>
                <w:rFonts w:eastAsia="Times New Roman" w:cstheme="minorHAnsi"/>
                <w:color w:val="000000"/>
                <w:rPrChange w:id="4953" w:author="Jochum, Michael D." w:date="2021-08-05T16:09:00Z">
                  <w:rPr>
                    <w:ins w:id="4954" w:author="Jochum, Michael D." w:date="2021-08-03T14:59:00Z"/>
                    <w:rFonts w:ascii="Calibri" w:eastAsia="Times New Roman" w:hAnsi="Calibri" w:cs="Calibri"/>
                    <w:color w:val="000000"/>
                  </w:rPr>
                </w:rPrChange>
              </w:rPr>
            </w:pPr>
            <w:ins w:id="4955" w:author="Jochum, Michael D." w:date="2021-08-03T14:59:00Z">
              <w:r w:rsidRPr="00F7092D">
                <w:rPr>
                  <w:rFonts w:eastAsia="Times New Roman" w:cstheme="minorHAnsi"/>
                  <w:color w:val="000000"/>
                  <w:rPrChange w:id="4956" w:author="Jochum, Michael D." w:date="2021-08-05T16:09:00Z">
                    <w:rPr>
                      <w:rFonts w:ascii="Calibri" w:eastAsia="Times New Roman" w:hAnsi="Calibri" w:cs="Calibri"/>
                      <w:color w:val="000000"/>
                    </w:rPr>
                  </w:rPrChange>
                </w:rPr>
                <w:t>GO:0005975</w:t>
              </w:r>
            </w:ins>
          </w:p>
        </w:tc>
        <w:tc>
          <w:tcPr>
            <w:tcW w:w="746" w:type="dxa"/>
            <w:tcBorders>
              <w:top w:val="nil"/>
              <w:left w:val="nil"/>
              <w:bottom w:val="nil"/>
              <w:right w:val="nil"/>
            </w:tcBorders>
            <w:shd w:val="clear" w:color="auto" w:fill="auto"/>
            <w:noWrap/>
            <w:vAlign w:val="bottom"/>
            <w:hideMark/>
            <w:tcPrChange w:id="4957" w:author="Jochum, Michael D." w:date="2021-08-03T15:01:00Z">
              <w:tcPr>
                <w:tcW w:w="729" w:type="dxa"/>
                <w:tcBorders>
                  <w:top w:val="nil"/>
                  <w:left w:val="nil"/>
                  <w:bottom w:val="nil"/>
                  <w:right w:val="nil"/>
                </w:tcBorders>
                <w:shd w:val="clear" w:color="auto" w:fill="auto"/>
                <w:noWrap/>
                <w:vAlign w:val="bottom"/>
                <w:hideMark/>
              </w:tcPr>
            </w:tcPrChange>
          </w:tcPr>
          <w:p w14:paraId="43C9C5BA" w14:textId="77777777" w:rsidR="00045EAC" w:rsidRPr="00F7092D" w:rsidRDefault="00045EAC" w:rsidP="00045EAC">
            <w:pPr>
              <w:spacing w:after="0" w:line="240" w:lineRule="auto"/>
              <w:jc w:val="center"/>
              <w:rPr>
                <w:ins w:id="4958" w:author="Jochum, Michael D." w:date="2021-08-03T14:59:00Z"/>
                <w:rFonts w:eastAsia="Times New Roman" w:cstheme="minorHAnsi"/>
                <w:color w:val="000000"/>
                <w:rPrChange w:id="4959" w:author="Jochum, Michael D." w:date="2021-08-05T16:09:00Z">
                  <w:rPr>
                    <w:ins w:id="4960" w:author="Jochum, Michael D." w:date="2021-08-03T14:59:00Z"/>
                    <w:rFonts w:ascii="Calibri" w:eastAsia="Times New Roman" w:hAnsi="Calibri" w:cs="Calibri"/>
                    <w:color w:val="000000"/>
                  </w:rPr>
                </w:rPrChange>
              </w:rPr>
            </w:pPr>
            <w:ins w:id="4961" w:author="Jochum, Michael D." w:date="2021-08-03T14:59:00Z">
              <w:r w:rsidRPr="00F7092D">
                <w:rPr>
                  <w:rFonts w:eastAsia="Times New Roman" w:cstheme="minorHAnsi"/>
                  <w:color w:val="000000"/>
                  <w:rPrChange w:id="4962" w:author="Jochum, Michael D." w:date="2021-08-05T16:09:00Z">
                    <w:rPr>
                      <w:rFonts w:ascii="Calibri" w:eastAsia="Times New Roman" w:hAnsi="Calibri" w:cs="Calibri"/>
                      <w:color w:val="000000"/>
                    </w:rPr>
                  </w:rPrChange>
                </w:rPr>
                <w:t>3</w:t>
              </w:r>
            </w:ins>
          </w:p>
        </w:tc>
        <w:tc>
          <w:tcPr>
            <w:tcW w:w="880" w:type="dxa"/>
            <w:tcBorders>
              <w:top w:val="nil"/>
              <w:left w:val="nil"/>
              <w:bottom w:val="nil"/>
              <w:right w:val="nil"/>
            </w:tcBorders>
            <w:shd w:val="clear" w:color="auto" w:fill="auto"/>
            <w:noWrap/>
            <w:vAlign w:val="bottom"/>
            <w:hideMark/>
            <w:tcPrChange w:id="4963" w:author="Jochum, Michael D." w:date="2021-08-03T15:01:00Z">
              <w:tcPr>
                <w:tcW w:w="880" w:type="dxa"/>
                <w:tcBorders>
                  <w:top w:val="nil"/>
                  <w:left w:val="nil"/>
                  <w:bottom w:val="nil"/>
                  <w:right w:val="nil"/>
                </w:tcBorders>
                <w:shd w:val="clear" w:color="auto" w:fill="auto"/>
                <w:noWrap/>
                <w:vAlign w:val="bottom"/>
                <w:hideMark/>
              </w:tcPr>
            </w:tcPrChange>
          </w:tcPr>
          <w:p w14:paraId="3A5664AB" w14:textId="77777777" w:rsidR="00045EAC" w:rsidRPr="00F7092D" w:rsidRDefault="00045EAC" w:rsidP="00045EAC">
            <w:pPr>
              <w:spacing w:after="0" w:line="240" w:lineRule="auto"/>
              <w:jc w:val="center"/>
              <w:rPr>
                <w:ins w:id="4964" w:author="Jochum, Michael D." w:date="2021-08-03T14:59:00Z"/>
                <w:rFonts w:eastAsia="Times New Roman" w:cstheme="minorHAnsi"/>
                <w:color w:val="000000"/>
                <w:rPrChange w:id="4965" w:author="Jochum, Michael D." w:date="2021-08-05T16:09:00Z">
                  <w:rPr>
                    <w:ins w:id="4966" w:author="Jochum, Michael D." w:date="2021-08-03T14:59:00Z"/>
                    <w:rFonts w:ascii="Calibri" w:eastAsia="Times New Roman" w:hAnsi="Calibri" w:cs="Calibri"/>
                    <w:color w:val="000000"/>
                  </w:rPr>
                </w:rPrChange>
              </w:rPr>
            </w:pPr>
            <w:ins w:id="4967" w:author="Jochum, Michael D." w:date="2021-08-03T14:59:00Z">
              <w:r w:rsidRPr="00F7092D">
                <w:rPr>
                  <w:rFonts w:eastAsia="Times New Roman" w:cstheme="minorHAnsi"/>
                  <w:color w:val="000000"/>
                  <w:rPrChange w:id="4968" w:author="Jochum, Michael D." w:date="2021-08-05T16:09:00Z">
                    <w:rPr>
                      <w:rFonts w:ascii="Calibri" w:eastAsia="Times New Roman" w:hAnsi="Calibri" w:cs="Calibri"/>
                      <w:color w:val="000000"/>
                    </w:rPr>
                  </w:rPrChange>
                </w:rPr>
                <w:t>2.245</w:t>
              </w:r>
            </w:ins>
          </w:p>
        </w:tc>
        <w:tc>
          <w:tcPr>
            <w:tcW w:w="880" w:type="dxa"/>
            <w:tcBorders>
              <w:top w:val="nil"/>
              <w:left w:val="nil"/>
              <w:bottom w:val="nil"/>
              <w:right w:val="nil"/>
            </w:tcBorders>
            <w:shd w:val="clear" w:color="auto" w:fill="auto"/>
            <w:noWrap/>
            <w:vAlign w:val="bottom"/>
            <w:hideMark/>
            <w:tcPrChange w:id="4969" w:author="Jochum, Michael D." w:date="2021-08-03T15:01:00Z">
              <w:tcPr>
                <w:tcW w:w="880" w:type="dxa"/>
                <w:tcBorders>
                  <w:top w:val="nil"/>
                  <w:left w:val="nil"/>
                  <w:bottom w:val="nil"/>
                  <w:right w:val="nil"/>
                </w:tcBorders>
                <w:shd w:val="clear" w:color="auto" w:fill="auto"/>
                <w:noWrap/>
                <w:vAlign w:val="bottom"/>
                <w:hideMark/>
              </w:tcPr>
            </w:tcPrChange>
          </w:tcPr>
          <w:p w14:paraId="1F60BFCD" w14:textId="77777777" w:rsidR="00045EAC" w:rsidRPr="00F7092D" w:rsidRDefault="00045EAC" w:rsidP="00045EAC">
            <w:pPr>
              <w:spacing w:after="0" w:line="240" w:lineRule="auto"/>
              <w:jc w:val="center"/>
              <w:rPr>
                <w:ins w:id="4970" w:author="Jochum, Michael D." w:date="2021-08-03T14:59:00Z"/>
                <w:rFonts w:eastAsia="Times New Roman" w:cstheme="minorHAnsi"/>
                <w:color w:val="000000"/>
                <w:rPrChange w:id="4971" w:author="Jochum, Michael D." w:date="2021-08-05T16:09:00Z">
                  <w:rPr>
                    <w:ins w:id="4972" w:author="Jochum, Michael D." w:date="2021-08-03T14:59:00Z"/>
                    <w:rFonts w:ascii="Calibri" w:eastAsia="Times New Roman" w:hAnsi="Calibri" w:cs="Calibri"/>
                    <w:color w:val="000000"/>
                  </w:rPr>
                </w:rPrChange>
              </w:rPr>
            </w:pPr>
            <w:ins w:id="4973" w:author="Jochum, Michael D." w:date="2021-08-03T14:59:00Z">
              <w:r w:rsidRPr="00F7092D">
                <w:rPr>
                  <w:rFonts w:eastAsia="Times New Roman" w:cstheme="minorHAnsi"/>
                  <w:color w:val="000000"/>
                  <w:rPrChange w:id="4974" w:author="Jochum, Michael D." w:date="2021-08-05T16:09:00Z">
                    <w:rPr>
                      <w:rFonts w:ascii="Calibri" w:eastAsia="Times New Roman" w:hAnsi="Calibri" w:cs="Calibri"/>
                      <w:color w:val="000000"/>
                    </w:rPr>
                  </w:rPrChange>
                </w:rPr>
                <w:t>0.717</w:t>
              </w:r>
            </w:ins>
          </w:p>
        </w:tc>
        <w:tc>
          <w:tcPr>
            <w:tcW w:w="880" w:type="dxa"/>
            <w:tcBorders>
              <w:top w:val="nil"/>
              <w:left w:val="nil"/>
              <w:bottom w:val="nil"/>
              <w:right w:val="nil"/>
            </w:tcBorders>
            <w:shd w:val="clear" w:color="auto" w:fill="auto"/>
            <w:noWrap/>
            <w:vAlign w:val="bottom"/>
            <w:hideMark/>
            <w:tcPrChange w:id="4975" w:author="Jochum, Michael D." w:date="2021-08-03T15:01:00Z">
              <w:tcPr>
                <w:tcW w:w="880" w:type="dxa"/>
                <w:tcBorders>
                  <w:top w:val="nil"/>
                  <w:left w:val="nil"/>
                  <w:bottom w:val="nil"/>
                  <w:right w:val="nil"/>
                </w:tcBorders>
                <w:shd w:val="clear" w:color="auto" w:fill="auto"/>
                <w:noWrap/>
                <w:vAlign w:val="bottom"/>
                <w:hideMark/>
              </w:tcPr>
            </w:tcPrChange>
          </w:tcPr>
          <w:p w14:paraId="5DAAE07B" w14:textId="77777777" w:rsidR="00045EAC" w:rsidRPr="00F7092D" w:rsidRDefault="00045EAC" w:rsidP="00045EAC">
            <w:pPr>
              <w:spacing w:after="0" w:line="240" w:lineRule="auto"/>
              <w:jc w:val="center"/>
              <w:rPr>
                <w:ins w:id="4976" w:author="Jochum, Michael D." w:date="2021-08-03T14:59:00Z"/>
                <w:rFonts w:eastAsia="Times New Roman" w:cstheme="minorHAnsi"/>
                <w:color w:val="000000"/>
                <w:rPrChange w:id="4977" w:author="Jochum, Michael D." w:date="2021-08-05T16:09:00Z">
                  <w:rPr>
                    <w:ins w:id="4978" w:author="Jochum, Michael D." w:date="2021-08-03T14:59:00Z"/>
                    <w:rFonts w:ascii="Calibri" w:eastAsia="Times New Roman" w:hAnsi="Calibri" w:cs="Calibri"/>
                    <w:color w:val="000000"/>
                  </w:rPr>
                </w:rPrChange>
              </w:rPr>
            </w:pPr>
            <w:ins w:id="4979" w:author="Jochum, Michael D." w:date="2021-08-03T14:59:00Z">
              <w:r w:rsidRPr="00F7092D">
                <w:rPr>
                  <w:rFonts w:eastAsia="Times New Roman" w:cstheme="minorHAnsi"/>
                  <w:color w:val="000000"/>
                  <w:rPrChange w:id="4980"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4981" w:author="Jochum, Michael D." w:date="2021-08-03T15:01:00Z">
              <w:tcPr>
                <w:tcW w:w="880" w:type="dxa"/>
                <w:tcBorders>
                  <w:top w:val="nil"/>
                  <w:left w:val="nil"/>
                  <w:bottom w:val="nil"/>
                  <w:right w:val="nil"/>
                </w:tcBorders>
                <w:shd w:val="clear" w:color="auto" w:fill="auto"/>
                <w:noWrap/>
                <w:vAlign w:val="bottom"/>
                <w:hideMark/>
              </w:tcPr>
            </w:tcPrChange>
          </w:tcPr>
          <w:p w14:paraId="7F72B3AF" w14:textId="77777777" w:rsidR="00045EAC" w:rsidRPr="00F7092D" w:rsidRDefault="00045EAC" w:rsidP="00045EAC">
            <w:pPr>
              <w:spacing w:after="0" w:line="240" w:lineRule="auto"/>
              <w:jc w:val="center"/>
              <w:rPr>
                <w:ins w:id="4982" w:author="Jochum, Michael D." w:date="2021-08-03T14:59:00Z"/>
                <w:rFonts w:eastAsia="Times New Roman" w:cstheme="minorHAnsi"/>
                <w:color w:val="000000"/>
                <w:rPrChange w:id="4983" w:author="Jochum, Michael D." w:date="2021-08-05T16:09:00Z">
                  <w:rPr>
                    <w:ins w:id="4984" w:author="Jochum, Michael D." w:date="2021-08-03T14:59:00Z"/>
                    <w:rFonts w:ascii="Calibri" w:eastAsia="Times New Roman" w:hAnsi="Calibri" w:cs="Calibri"/>
                    <w:color w:val="000000"/>
                  </w:rPr>
                </w:rPrChange>
              </w:rPr>
            </w:pPr>
            <w:ins w:id="4985" w:author="Jochum, Michael D." w:date="2021-08-03T14:59:00Z">
              <w:r w:rsidRPr="00F7092D">
                <w:rPr>
                  <w:rFonts w:eastAsia="Times New Roman" w:cstheme="minorHAnsi"/>
                  <w:color w:val="000000"/>
                  <w:rPrChange w:id="4986" w:author="Jochum, Michael D." w:date="2021-08-05T16:09:00Z">
                    <w:rPr>
                      <w:rFonts w:ascii="Calibri" w:eastAsia="Times New Roman" w:hAnsi="Calibri" w:cs="Calibri"/>
                      <w:color w:val="000000"/>
                    </w:rPr>
                  </w:rPrChange>
                </w:rPr>
                <w:t>0.039</w:t>
              </w:r>
            </w:ins>
          </w:p>
        </w:tc>
        <w:tc>
          <w:tcPr>
            <w:tcW w:w="880" w:type="dxa"/>
            <w:tcBorders>
              <w:top w:val="nil"/>
              <w:left w:val="nil"/>
              <w:bottom w:val="nil"/>
              <w:right w:val="nil"/>
            </w:tcBorders>
            <w:shd w:val="clear" w:color="auto" w:fill="auto"/>
            <w:noWrap/>
            <w:vAlign w:val="bottom"/>
            <w:hideMark/>
            <w:tcPrChange w:id="4987" w:author="Jochum, Michael D." w:date="2021-08-03T15:01:00Z">
              <w:tcPr>
                <w:tcW w:w="880" w:type="dxa"/>
                <w:tcBorders>
                  <w:top w:val="nil"/>
                  <w:left w:val="nil"/>
                  <w:bottom w:val="nil"/>
                  <w:right w:val="nil"/>
                </w:tcBorders>
                <w:shd w:val="clear" w:color="auto" w:fill="auto"/>
                <w:noWrap/>
                <w:vAlign w:val="bottom"/>
                <w:hideMark/>
              </w:tcPr>
            </w:tcPrChange>
          </w:tcPr>
          <w:p w14:paraId="6E643B14" w14:textId="77777777" w:rsidR="00045EAC" w:rsidRPr="00F7092D" w:rsidRDefault="00045EAC" w:rsidP="00045EAC">
            <w:pPr>
              <w:spacing w:after="0" w:line="240" w:lineRule="auto"/>
              <w:jc w:val="center"/>
              <w:rPr>
                <w:ins w:id="4988" w:author="Jochum, Michael D." w:date="2021-08-03T14:59:00Z"/>
                <w:rFonts w:eastAsia="Times New Roman" w:cstheme="minorHAnsi"/>
                <w:color w:val="000000"/>
                <w:rPrChange w:id="4989" w:author="Jochum, Michael D." w:date="2021-08-05T16:09:00Z">
                  <w:rPr>
                    <w:ins w:id="4990" w:author="Jochum, Michael D." w:date="2021-08-03T14:59:00Z"/>
                    <w:rFonts w:ascii="Calibri" w:eastAsia="Times New Roman" w:hAnsi="Calibri" w:cs="Calibri"/>
                    <w:color w:val="000000"/>
                  </w:rPr>
                </w:rPrChange>
              </w:rPr>
            </w:pPr>
            <w:ins w:id="4991" w:author="Jochum, Michael D." w:date="2021-08-03T14:59:00Z">
              <w:r w:rsidRPr="00F7092D">
                <w:rPr>
                  <w:rFonts w:eastAsia="Times New Roman" w:cstheme="minorHAnsi"/>
                  <w:color w:val="000000"/>
                  <w:rPrChange w:id="4992"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993" w:author="Jochum, Michael D." w:date="2021-08-03T15:01:00Z">
              <w:tcPr>
                <w:tcW w:w="1138" w:type="dxa"/>
                <w:tcBorders>
                  <w:top w:val="nil"/>
                  <w:left w:val="nil"/>
                  <w:bottom w:val="nil"/>
                  <w:right w:val="nil"/>
                </w:tcBorders>
                <w:shd w:val="clear" w:color="auto" w:fill="auto"/>
                <w:noWrap/>
                <w:vAlign w:val="bottom"/>
                <w:hideMark/>
              </w:tcPr>
            </w:tcPrChange>
          </w:tcPr>
          <w:p w14:paraId="163B6DDF" w14:textId="77777777" w:rsidR="00045EAC" w:rsidRPr="00F7092D" w:rsidRDefault="00045EAC" w:rsidP="00045EAC">
            <w:pPr>
              <w:spacing w:after="0" w:line="240" w:lineRule="auto"/>
              <w:jc w:val="center"/>
              <w:rPr>
                <w:ins w:id="4994" w:author="Jochum, Michael D." w:date="2021-08-03T14:59:00Z"/>
                <w:rFonts w:eastAsia="Times New Roman" w:cstheme="minorHAnsi"/>
                <w:color w:val="000000"/>
                <w:rPrChange w:id="4995" w:author="Jochum, Michael D." w:date="2021-08-05T16:09:00Z">
                  <w:rPr>
                    <w:ins w:id="4996" w:author="Jochum, Michael D." w:date="2021-08-03T14:59:00Z"/>
                    <w:rFonts w:ascii="Calibri" w:eastAsia="Times New Roman" w:hAnsi="Calibri" w:cs="Calibri"/>
                    <w:color w:val="000000"/>
                  </w:rPr>
                </w:rPrChange>
              </w:rPr>
            </w:pPr>
            <w:ins w:id="4997" w:author="Jochum, Michael D." w:date="2021-08-03T14:59:00Z">
              <w:r w:rsidRPr="00F7092D">
                <w:rPr>
                  <w:rFonts w:eastAsia="Times New Roman" w:cstheme="minorHAnsi"/>
                  <w:color w:val="000000"/>
                  <w:rPrChange w:id="4998" w:author="Jochum, Michael D." w:date="2021-08-05T16:09:00Z">
                    <w:rPr>
                      <w:rFonts w:ascii="Calibri" w:eastAsia="Times New Roman" w:hAnsi="Calibri" w:cs="Calibri"/>
                      <w:color w:val="000000"/>
                    </w:rPr>
                  </w:rPrChange>
                </w:rPr>
                <w:t>15</w:t>
              </w:r>
            </w:ins>
          </w:p>
        </w:tc>
      </w:tr>
      <w:tr w:rsidR="006030BE" w:rsidRPr="00F7092D" w14:paraId="63536D2A" w14:textId="77777777" w:rsidTr="006030BE">
        <w:trPr>
          <w:trHeight w:val="253"/>
          <w:jc w:val="center"/>
          <w:ins w:id="4999" w:author="Jochum, Michael D." w:date="2021-08-03T14:59:00Z"/>
          <w:trPrChange w:id="5000"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001" w:author="Jochum, Michael D." w:date="2021-08-03T15:01:00Z">
              <w:tcPr>
                <w:tcW w:w="4916" w:type="dxa"/>
                <w:tcBorders>
                  <w:top w:val="nil"/>
                  <w:left w:val="nil"/>
                  <w:bottom w:val="nil"/>
                  <w:right w:val="nil"/>
                </w:tcBorders>
                <w:shd w:val="clear" w:color="auto" w:fill="auto"/>
                <w:noWrap/>
                <w:vAlign w:val="bottom"/>
                <w:hideMark/>
              </w:tcPr>
            </w:tcPrChange>
          </w:tcPr>
          <w:p w14:paraId="7C6471D6" w14:textId="77777777" w:rsidR="00045EAC" w:rsidRPr="00F7092D" w:rsidRDefault="00045EAC" w:rsidP="00045EAC">
            <w:pPr>
              <w:spacing w:after="0" w:line="240" w:lineRule="auto"/>
              <w:jc w:val="right"/>
              <w:rPr>
                <w:ins w:id="5002" w:author="Jochum, Michael D." w:date="2021-08-03T14:59:00Z"/>
                <w:rFonts w:eastAsia="Times New Roman" w:cstheme="minorHAnsi"/>
                <w:color w:val="000000"/>
                <w:rPrChange w:id="5003" w:author="Jochum, Michael D." w:date="2021-08-05T16:09:00Z">
                  <w:rPr>
                    <w:ins w:id="5004" w:author="Jochum, Michael D." w:date="2021-08-03T14:59:00Z"/>
                    <w:rFonts w:ascii="Calibri" w:eastAsia="Times New Roman" w:hAnsi="Calibri" w:cs="Calibri"/>
                    <w:color w:val="000000"/>
                  </w:rPr>
                </w:rPrChange>
              </w:rPr>
            </w:pPr>
            <w:ins w:id="5005" w:author="Jochum, Michael D." w:date="2021-08-03T14:59:00Z">
              <w:r w:rsidRPr="00F7092D">
                <w:rPr>
                  <w:rFonts w:eastAsia="Times New Roman" w:cstheme="minorHAnsi"/>
                  <w:color w:val="000000"/>
                  <w:rPrChange w:id="5006" w:author="Jochum, Michael D." w:date="2021-08-05T16:09:00Z">
                    <w:rPr>
                      <w:rFonts w:ascii="Calibri" w:eastAsia="Times New Roman" w:hAnsi="Calibri" w:cs="Calibri"/>
                      <w:color w:val="000000"/>
                    </w:rPr>
                  </w:rPrChange>
                </w:rPr>
                <w:t>catalytic activity, acting on RNA</w:t>
              </w:r>
            </w:ins>
          </w:p>
        </w:tc>
        <w:tc>
          <w:tcPr>
            <w:tcW w:w="1966" w:type="dxa"/>
            <w:tcBorders>
              <w:top w:val="nil"/>
              <w:left w:val="nil"/>
              <w:bottom w:val="nil"/>
              <w:right w:val="nil"/>
            </w:tcBorders>
            <w:shd w:val="clear" w:color="auto" w:fill="auto"/>
            <w:noWrap/>
            <w:vAlign w:val="bottom"/>
            <w:hideMark/>
            <w:tcPrChange w:id="5007" w:author="Jochum, Michael D." w:date="2021-08-03T15:01:00Z">
              <w:tcPr>
                <w:tcW w:w="1923" w:type="dxa"/>
                <w:tcBorders>
                  <w:top w:val="nil"/>
                  <w:left w:val="nil"/>
                  <w:bottom w:val="nil"/>
                  <w:right w:val="nil"/>
                </w:tcBorders>
                <w:shd w:val="clear" w:color="auto" w:fill="auto"/>
                <w:noWrap/>
                <w:vAlign w:val="bottom"/>
                <w:hideMark/>
              </w:tcPr>
            </w:tcPrChange>
          </w:tcPr>
          <w:p w14:paraId="34700C37" w14:textId="77777777" w:rsidR="00045EAC" w:rsidRPr="00F7092D" w:rsidRDefault="00045EAC" w:rsidP="00045EAC">
            <w:pPr>
              <w:spacing w:after="0" w:line="240" w:lineRule="auto"/>
              <w:jc w:val="center"/>
              <w:rPr>
                <w:ins w:id="5008" w:author="Jochum, Michael D." w:date="2021-08-03T14:59:00Z"/>
                <w:rFonts w:eastAsia="Times New Roman" w:cstheme="minorHAnsi"/>
                <w:color w:val="000000"/>
                <w:rPrChange w:id="5009" w:author="Jochum, Michael D." w:date="2021-08-05T16:09:00Z">
                  <w:rPr>
                    <w:ins w:id="5010" w:author="Jochum, Michael D." w:date="2021-08-03T14:59:00Z"/>
                    <w:rFonts w:ascii="Calibri" w:eastAsia="Times New Roman" w:hAnsi="Calibri" w:cs="Calibri"/>
                    <w:color w:val="000000"/>
                  </w:rPr>
                </w:rPrChange>
              </w:rPr>
            </w:pPr>
            <w:proofErr w:type="spellStart"/>
            <w:ins w:id="5011" w:author="Jochum, Michael D." w:date="2021-08-03T14:59:00Z">
              <w:r w:rsidRPr="00F7092D">
                <w:rPr>
                  <w:rFonts w:eastAsia="Times New Roman" w:cstheme="minorHAnsi"/>
                  <w:color w:val="000000"/>
                  <w:rPrChange w:id="5012"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5013" w:author="Jochum, Michael D." w:date="2021-08-03T15:01:00Z">
              <w:tcPr>
                <w:tcW w:w="1310" w:type="dxa"/>
                <w:tcBorders>
                  <w:top w:val="nil"/>
                  <w:left w:val="nil"/>
                  <w:bottom w:val="nil"/>
                  <w:right w:val="nil"/>
                </w:tcBorders>
                <w:shd w:val="clear" w:color="auto" w:fill="auto"/>
                <w:noWrap/>
                <w:vAlign w:val="bottom"/>
                <w:hideMark/>
              </w:tcPr>
            </w:tcPrChange>
          </w:tcPr>
          <w:p w14:paraId="49916788" w14:textId="77777777" w:rsidR="00045EAC" w:rsidRPr="00F7092D" w:rsidRDefault="00045EAC" w:rsidP="00045EAC">
            <w:pPr>
              <w:spacing w:after="0" w:line="240" w:lineRule="auto"/>
              <w:jc w:val="center"/>
              <w:rPr>
                <w:ins w:id="5014" w:author="Jochum, Michael D." w:date="2021-08-03T14:59:00Z"/>
                <w:rFonts w:eastAsia="Times New Roman" w:cstheme="minorHAnsi"/>
                <w:color w:val="000000"/>
                <w:rPrChange w:id="5015" w:author="Jochum, Michael D." w:date="2021-08-05T16:09:00Z">
                  <w:rPr>
                    <w:ins w:id="5016" w:author="Jochum, Michael D." w:date="2021-08-03T14:59:00Z"/>
                    <w:rFonts w:ascii="Calibri" w:eastAsia="Times New Roman" w:hAnsi="Calibri" w:cs="Calibri"/>
                    <w:color w:val="000000"/>
                  </w:rPr>
                </w:rPrChange>
              </w:rPr>
            </w:pPr>
            <w:ins w:id="5017" w:author="Jochum, Michael D." w:date="2021-08-03T14:59:00Z">
              <w:r w:rsidRPr="00F7092D">
                <w:rPr>
                  <w:rFonts w:eastAsia="Times New Roman" w:cstheme="minorHAnsi"/>
                  <w:color w:val="000000"/>
                  <w:rPrChange w:id="5018" w:author="Jochum, Michael D." w:date="2021-08-05T16:09:00Z">
                    <w:rPr>
                      <w:rFonts w:ascii="Calibri" w:eastAsia="Times New Roman" w:hAnsi="Calibri" w:cs="Calibri"/>
                      <w:color w:val="000000"/>
                    </w:rPr>
                  </w:rPrChange>
                </w:rPr>
                <w:t>GO:0140098</w:t>
              </w:r>
            </w:ins>
          </w:p>
        </w:tc>
        <w:tc>
          <w:tcPr>
            <w:tcW w:w="746" w:type="dxa"/>
            <w:tcBorders>
              <w:top w:val="nil"/>
              <w:left w:val="nil"/>
              <w:bottom w:val="nil"/>
              <w:right w:val="nil"/>
            </w:tcBorders>
            <w:shd w:val="clear" w:color="auto" w:fill="auto"/>
            <w:noWrap/>
            <w:vAlign w:val="bottom"/>
            <w:hideMark/>
            <w:tcPrChange w:id="5019" w:author="Jochum, Michael D." w:date="2021-08-03T15:01:00Z">
              <w:tcPr>
                <w:tcW w:w="729" w:type="dxa"/>
                <w:tcBorders>
                  <w:top w:val="nil"/>
                  <w:left w:val="nil"/>
                  <w:bottom w:val="nil"/>
                  <w:right w:val="nil"/>
                </w:tcBorders>
                <w:shd w:val="clear" w:color="auto" w:fill="auto"/>
                <w:noWrap/>
                <w:vAlign w:val="bottom"/>
                <w:hideMark/>
              </w:tcPr>
            </w:tcPrChange>
          </w:tcPr>
          <w:p w14:paraId="6A3DA62B" w14:textId="77777777" w:rsidR="00045EAC" w:rsidRPr="00F7092D" w:rsidRDefault="00045EAC" w:rsidP="00045EAC">
            <w:pPr>
              <w:spacing w:after="0" w:line="240" w:lineRule="auto"/>
              <w:jc w:val="center"/>
              <w:rPr>
                <w:ins w:id="5020" w:author="Jochum, Michael D." w:date="2021-08-03T14:59:00Z"/>
                <w:rFonts w:eastAsia="Times New Roman" w:cstheme="minorHAnsi"/>
                <w:color w:val="000000"/>
                <w:rPrChange w:id="5021" w:author="Jochum, Michael D." w:date="2021-08-05T16:09:00Z">
                  <w:rPr>
                    <w:ins w:id="5022" w:author="Jochum, Michael D." w:date="2021-08-03T14:59:00Z"/>
                    <w:rFonts w:ascii="Calibri" w:eastAsia="Times New Roman" w:hAnsi="Calibri" w:cs="Calibri"/>
                    <w:color w:val="000000"/>
                  </w:rPr>
                </w:rPrChange>
              </w:rPr>
            </w:pPr>
            <w:ins w:id="5023" w:author="Jochum, Michael D." w:date="2021-08-03T14:59:00Z">
              <w:r w:rsidRPr="00F7092D">
                <w:rPr>
                  <w:rFonts w:eastAsia="Times New Roman" w:cstheme="minorHAnsi"/>
                  <w:color w:val="000000"/>
                  <w:rPrChange w:id="5024"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Change w:id="5025" w:author="Jochum, Michael D." w:date="2021-08-03T15:01:00Z">
              <w:tcPr>
                <w:tcW w:w="880" w:type="dxa"/>
                <w:tcBorders>
                  <w:top w:val="nil"/>
                  <w:left w:val="nil"/>
                  <w:bottom w:val="nil"/>
                  <w:right w:val="nil"/>
                </w:tcBorders>
                <w:shd w:val="clear" w:color="auto" w:fill="auto"/>
                <w:noWrap/>
                <w:vAlign w:val="bottom"/>
                <w:hideMark/>
              </w:tcPr>
            </w:tcPrChange>
          </w:tcPr>
          <w:p w14:paraId="09E362A2" w14:textId="77777777" w:rsidR="00045EAC" w:rsidRPr="00F7092D" w:rsidRDefault="00045EAC" w:rsidP="00045EAC">
            <w:pPr>
              <w:spacing w:after="0" w:line="240" w:lineRule="auto"/>
              <w:jc w:val="center"/>
              <w:rPr>
                <w:ins w:id="5026" w:author="Jochum, Michael D." w:date="2021-08-03T14:59:00Z"/>
                <w:rFonts w:eastAsia="Times New Roman" w:cstheme="minorHAnsi"/>
                <w:color w:val="000000"/>
                <w:rPrChange w:id="5027" w:author="Jochum, Michael D." w:date="2021-08-05T16:09:00Z">
                  <w:rPr>
                    <w:ins w:id="5028" w:author="Jochum, Michael D." w:date="2021-08-03T14:59:00Z"/>
                    <w:rFonts w:ascii="Calibri" w:eastAsia="Times New Roman" w:hAnsi="Calibri" w:cs="Calibri"/>
                    <w:color w:val="000000"/>
                  </w:rPr>
                </w:rPrChange>
              </w:rPr>
            </w:pPr>
            <w:ins w:id="5029" w:author="Jochum, Michael D." w:date="2021-08-03T14:59:00Z">
              <w:r w:rsidRPr="00F7092D">
                <w:rPr>
                  <w:rFonts w:eastAsia="Times New Roman" w:cstheme="minorHAnsi"/>
                  <w:color w:val="000000"/>
                  <w:rPrChange w:id="5030" w:author="Jochum, Michael D." w:date="2021-08-05T16:09:00Z">
                    <w:rPr>
                      <w:rFonts w:ascii="Calibri" w:eastAsia="Times New Roman" w:hAnsi="Calibri" w:cs="Calibri"/>
                      <w:color w:val="000000"/>
                    </w:rPr>
                  </w:rPrChange>
                </w:rPr>
                <w:t>-0.546</w:t>
              </w:r>
            </w:ins>
          </w:p>
        </w:tc>
        <w:tc>
          <w:tcPr>
            <w:tcW w:w="880" w:type="dxa"/>
            <w:tcBorders>
              <w:top w:val="nil"/>
              <w:left w:val="nil"/>
              <w:bottom w:val="nil"/>
              <w:right w:val="nil"/>
            </w:tcBorders>
            <w:shd w:val="clear" w:color="auto" w:fill="auto"/>
            <w:noWrap/>
            <w:vAlign w:val="bottom"/>
            <w:hideMark/>
            <w:tcPrChange w:id="5031" w:author="Jochum, Michael D." w:date="2021-08-03T15:01:00Z">
              <w:tcPr>
                <w:tcW w:w="880" w:type="dxa"/>
                <w:tcBorders>
                  <w:top w:val="nil"/>
                  <w:left w:val="nil"/>
                  <w:bottom w:val="nil"/>
                  <w:right w:val="nil"/>
                </w:tcBorders>
                <w:shd w:val="clear" w:color="auto" w:fill="auto"/>
                <w:noWrap/>
                <w:vAlign w:val="bottom"/>
                <w:hideMark/>
              </w:tcPr>
            </w:tcPrChange>
          </w:tcPr>
          <w:p w14:paraId="734B89C2" w14:textId="77777777" w:rsidR="00045EAC" w:rsidRPr="00F7092D" w:rsidRDefault="00045EAC" w:rsidP="00045EAC">
            <w:pPr>
              <w:spacing w:after="0" w:line="240" w:lineRule="auto"/>
              <w:jc w:val="center"/>
              <w:rPr>
                <w:ins w:id="5032" w:author="Jochum, Michael D." w:date="2021-08-03T14:59:00Z"/>
                <w:rFonts w:eastAsia="Times New Roman" w:cstheme="minorHAnsi"/>
                <w:color w:val="000000"/>
                <w:rPrChange w:id="5033" w:author="Jochum, Michael D." w:date="2021-08-05T16:09:00Z">
                  <w:rPr>
                    <w:ins w:id="5034" w:author="Jochum, Michael D." w:date="2021-08-03T14:59:00Z"/>
                    <w:rFonts w:ascii="Calibri" w:eastAsia="Times New Roman" w:hAnsi="Calibri" w:cs="Calibri"/>
                    <w:color w:val="000000"/>
                  </w:rPr>
                </w:rPrChange>
              </w:rPr>
            </w:pPr>
            <w:ins w:id="5035" w:author="Jochum, Michael D." w:date="2021-08-03T14:59:00Z">
              <w:r w:rsidRPr="00F7092D">
                <w:rPr>
                  <w:rFonts w:eastAsia="Times New Roman" w:cstheme="minorHAnsi"/>
                  <w:color w:val="000000"/>
                  <w:rPrChange w:id="5036" w:author="Jochum, Michael D." w:date="2021-08-05T16:09:00Z">
                    <w:rPr>
                      <w:rFonts w:ascii="Calibri" w:eastAsia="Times New Roman" w:hAnsi="Calibri" w:cs="Calibri"/>
                      <w:color w:val="000000"/>
                    </w:rPr>
                  </w:rPrChange>
                </w:rPr>
                <w:t>0.174</w:t>
              </w:r>
            </w:ins>
          </w:p>
        </w:tc>
        <w:tc>
          <w:tcPr>
            <w:tcW w:w="880" w:type="dxa"/>
            <w:tcBorders>
              <w:top w:val="nil"/>
              <w:left w:val="nil"/>
              <w:bottom w:val="nil"/>
              <w:right w:val="nil"/>
            </w:tcBorders>
            <w:shd w:val="clear" w:color="auto" w:fill="auto"/>
            <w:noWrap/>
            <w:vAlign w:val="bottom"/>
            <w:hideMark/>
            <w:tcPrChange w:id="5037" w:author="Jochum, Michael D." w:date="2021-08-03T15:01:00Z">
              <w:tcPr>
                <w:tcW w:w="880" w:type="dxa"/>
                <w:tcBorders>
                  <w:top w:val="nil"/>
                  <w:left w:val="nil"/>
                  <w:bottom w:val="nil"/>
                  <w:right w:val="nil"/>
                </w:tcBorders>
                <w:shd w:val="clear" w:color="auto" w:fill="auto"/>
                <w:noWrap/>
                <w:vAlign w:val="bottom"/>
                <w:hideMark/>
              </w:tcPr>
            </w:tcPrChange>
          </w:tcPr>
          <w:p w14:paraId="33F0DE6C" w14:textId="77777777" w:rsidR="00045EAC" w:rsidRPr="00F7092D" w:rsidRDefault="00045EAC" w:rsidP="00045EAC">
            <w:pPr>
              <w:spacing w:after="0" w:line="240" w:lineRule="auto"/>
              <w:jc w:val="center"/>
              <w:rPr>
                <w:ins w:id="5038" w:author="Jochum, Michael D." w:date="2021-08-03T14:59:00Z"/>
                <w:rFonts w:eastAsia="Times New Roman" w:cstheme="minorHAnsi"/>
                <w:color w:val="000000"/>
                <w:rPrChange w:id="5039" w:author="Jochum, Michael D." w:date="2021-08-05T16:09:00Z">
                  <w:rPr>
                    <w:ins w:id="5040" w:author="Jochum, Michael D." w:date="2021-08-03T14:59:00Z"/>
                    <w:rFonts w:ascii="Calibri" w:eastAsia="Times New Roman" w:hAnsi="Calibri" w:cs="Calibri"/>
                    <w:color w:val="000000"/>
                  </w:rPr>
                </w:rPrChange>
              </w:rPr>
            </w:pPr>
            <w:ins w:id="5041" w:author="Jochum, Michael D." w:date="2021-08-03T14:59:00Z">
              <w:r w:rsidRPr="00F7092D">
                <w:rPr>
                  <w:rFonts w:eastAsia="Times New Roman" w:cstheme="minorHAnsi"/>
                  <w:color w:val="000000"/>
                  <w:rPrChange w:id="5042"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043" w:author="Jochum, Michael D." w:date="2021-08-03T15:01:00Z">
              <w:tcPr>
                <w:tcW w:w="880" w:type="dxa"/>
                <w:tcBorders>
                  <w:top w:val="nil"/>
                  <w:left w:val="nil"/>
                  <w:bottom w:val="nil"/>
                  <w:right w:val="nil"/>
                </w:tcBorders>
                <w:shd w:val="clear" w:color="auto" w:fill="auto"/>
                <w:noWrap/>
                <w:vAlign w:val="bottom"/>
                <w:hideMark/>
              </w:tcPr>
            </w:tcPrChange>
          </w:tcPr>
          <w:p w14:paraId="3A91B452" w14:textId="77777777" w:rsidR="00045EAC" w:rsidRPr="00F7092D" w:rsidRDefault="00045EAC" w:rsidP="00045EAC">
            <w:pPr>
              <w:spacing w:after="0" w:line="240" w:lineRule="auto"/>
              <w:jc w:val="center"/>
              <w:rPr>
                <w:ins w:id="5044" w:author="Jochum, Michael D." w:date="2021-08-03T14:59:00Z"/>
                <w:rFonts w:eastAsia="Times New Roman" w:cstheme="minorHAnsi"/>
                <w:color w:val="000000"/>
                <w:rPrChange w:id="5045" w:author="Jochum, Michael D." w:date="2021-08-05T16:09:00Z">
                  <w:rPr>
                    <w:ins w:id="5046" w:author="Jochum, Michael D." w:date="2021-08-03T14:59:00Z"/>
                    <w:rFonts w:ascii="Calibri" w:eastAsia="Times New Roman" w:hAnsi="Calibri" w:cs="Calibri"/>
                    <w:color w:val="000000"/>
                  </w:rPr>
                </w:rPrChange>
              </w:rPr>
            </w:pPr>
            <w:ins w:id="5047" w:author="Jochum, Michael D." w:date="2021-08-03T14:59:00Z">
              <w:r w:rsidRPr="00F7092D">
                <w:rPr>
                  <w:rFonts w:eastAsia="Times New Roman" w:cstheme="minorHAnsi"/>
                  <w:color w:val="000000"/>
                  <w:rPrChange w:id="5048" w:author="Jochum, Michael D." w:date="2021-08-05T16:09:00Z">
                    <w:rPr>
                      <w:rFonts w:ascii="Calibri" w:eastAsia="Times New Roman" w:hAnsi="Calibri" w:cs="Calibri"/>
                      <w:color w:val="000000"/>
                    </w:rPr>
                  </w:rPrChange>
                </w:rPr>
                <w:t>0.039</w:t>
              </w:r>
            </w:ins>
          </w:p>
        </w:tc>
        <w:tc>
          <w:tcPr>
            <w:tcW w:w="880" w:type="dxa"/>
            <w:tcBorders>
              <w:top w:val="nil"/>
              <w:left w:val="nil"/>
              <w:bottom w:val="nil"/>
              <w:right w:val="nil"/>
            </w:tcBorders>
            <w:shd w:val="clear" w:color="auto" w:fill="auto"/>
            <w:noWrap/>
            <w:vAlign w:val="bottom"/>
            <w:hideMark/>
            <w:tcPrChange w:id="5049" w:author="Jochum, Michael D." w:date="2021-08-03T15:01:00Z">
              <w:tcPr>
                <w:tcW w:w="880" w:type="dxa"/>
                <w:tcBorders>
                  <w:top w:val="nil"/>
                  <w:left w:val="nil"/>
                  <w:bottom w:val="nil"/>
                  <w:right w:val="nil"/>
                </w:tcBorders>
                <w:shd w:val="clear" w:color="auto" w:fill="auto"/>
                <w:noWrap/>
                <w:vAlign w:val="bottom"/>
                <w:hideMark/>
              </w:tcPr>
            </w:tcPrChange>
          </w:tcPr>
          <w:p w14:paraId="02BF7487" w14:textId="77777777" w:rsidR="00045EAC" w:rsidRPr="00F7092D" w:rsidRDefault="00045EAC" w:rsidP="00045EAC">
            <w:pPr>
              <w:spacing w:after="0" w:line="240" w:lineRule="auto"/>
              <w:jc w:val="center"/>
              <w:rPr>
                <w:ins w:id="5050" w:author="Jochum, Michael D." w:date="2021-08-03T14:59:00Z"/>
                <w:rFonts w:eastAsia="Times New Roman" w:cstheme="minorHAnsi"/>
                <w:color w:val="000000"/>
                <w:rPrChange w:id="5051" w:author="Jochum, Michael D." w:date="2021-08-05T16:09:00Z">
                  <w:rPr>
                    <w:ins w:id="5052" w:author="Jochum, Michael D." w:date="2021-08-03T14:59:00Z"/>
                    <w:rFonts w:ascii="Calibri" w:eastAsia="Times New Roman" w:hAnsi="Calibri" w:cs="Calibri"/>
                    <w:color w:val="000000"/>
                  </w:rPr>
                </w:rPrChange>
              </w:rPr>
            </w:pPr>
            <w:ins w:id="5053" w:author="Jochum, Michael D." w:date="2021-08-03T14:59:00Z">
              <w:r w:rsidRPr="00F7092D">
                <w:rPr>
                  <w:rFonts w:eastAsia="Times New Roman" w:cstheme="minorHAnsi"/>
                  <w:color w:val="000000"/>
                  <w:rPrChange w:id="5054"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055" w:author="Jochum, Michael D." w:date="2021-08-03T15:01:00Z">
              <w:tcPr>
                <w:tcW w:w="1138" w:type="dxa"/>
                <w:tcBorders>
                  <w:top w:val="nil"/>
                  <w:left w:val="nil"/>
                  <w:bottom w:val="nil"/>
                  <w:right w:val="nil"/>
                </w:tcBorders>
                <w:shd w:val="clear" w:color="auto" w:fill="auto"/>
                <w:noWrap/>
                <w:vAlign w:val="bottom"/>
                <w:hideMark/>
              </w:tcPr>
            </w:tcPrChange>
          </w:tcPr>
          <w:p w14:paraId="05E5FE24" w14:textId="77777777" w:rsidR="00045EAC" w:rsidRPr="00F7092D" w:rsidRDefault="00045EAC" w:rsidP="00045EAC">
            <w:pPr>
              <w:spacing w:after="0" w:line="240" w:lineRule="auto"/>
              <w:jc w:val="center"/>
              <w:rPr>
                <w:ins w:id="5056" w:author="Jochum, Michael D." w:date="2021-08-03T14:59:00Z"/>
                <w:rFonts w:eastAsia="Times New Roman" w:cstheme="minorHAnsi"/>
                <w:color w:val="000000"/>
                <w:rPrChange w:id="5057" w:author="Jochum, Michael D." w:date="2021-08-05T16:09:00Z">
                  <w:rPr>
                    <w:ins w:id="5058" w:author="Jochum, Michael D." w:date="2021-08-03T14:59:00Z"/>
                    <w:rFonts w:ascii="Calibri" w:eastAsia="Times New Roman" w:hAnsi="Calibri" w:cs="Calibri"/>
                    <w:color w:val="000000"/>
                  </w:rPr>
                </w:rPrChange>
              </w:rPr>
            </w:pPr>
            <w:ins w:id="5059" w:author="Jochum, Michael D." w:date="2021-08-03T14:59:00Z">
              <w:r w:rsidRPr="00F7092D">
                <w:rPr>
                  <w:rFonts w:eastAsia="Times New Roman" w:cstheme="minorHAnsi"/>
                  <w:color w:val="000000"/>
                  <w:rPrChange w:id="5060" w:author="Jochum, Michael D." w:date="2021-08-05T16:09:00Z">
                    <w:rPr>
                      <w:rFonts w:ascii="Calibri" w:eastAsia="Times New Roman" w:hAnsi="Calibri" w:cs="Calibri"/>
                      <w:color w:val="000000"/>
                    </w:rPr>
                  </w:rPrChange>
                </w:rPr>
                <w:t>25</w:t>
              </w:r>
            </w:ins>
          </w:p>
        </w:tc>
      </w:tr>
      <w:tr w:rsidR="006030BE" w:rsidRPr="00F7092D" w14:paraId="12D786F3" w14:textId="77777777" w:rsidTr="006030BE">
        <w:trPr>
          <w:trHeight w:val="253"/>
          <w:jc w:val="center"/>
          <w:ins w:id="5061" w:author="Jochum, Michael D." w:date="2021-08-03T14:59:00Z"/>
          <w:trPrChange w:id="5062"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063" w:author="Jochum, Michael D." w:date="2021-08-03T15:01:00Z">
              <w:tcPr>
                <w:tcW w:w="4916" w:type="dxa"/>
                <w:tcBorders>
                  <w:top w:val="nil"/>
                  <w:left w:val="nil"/>
                  <w:bottom w:val="nil"/>
                  <w:right w:val="nil"/>
                </w:tcBorders>
                <w:shd w:val="clear" w:color="auto" w:fill="auto"/>
                <w:noWrap/>
                <w:vAlign w:val="bottom"/>
                <w:hideMark/>
              </w:tcPr>
            </w:tcPrChange>
          </w:tcPr>
          <w:p w14:paraId="128FDD09" w14:textId="77777777" w:rsidR="00045EAC" w:rsidRPr="00F7092D" w:rsidRDefault="00045EAC" w:rsidP="00045EAC">
            <w:pPr>
              <w:spacing w:after="0" w:line="240" w:lineRule="auto"/>
              <w:jc w:val="right"/>
              <w:rPr>
                <w:ins w:id="5064" w:author="Jochum, Michael D." w:date="2021-08-03T14:59:00Z"/>
                <w:rFonts w:eastAsia="Times New Roman" w:cstheme="minorHAnsi"/>
                <w:color w:val="000000"/>
                <w:rPrChange w:id="5065" w:author="Jochum, Michael D." w:date="2021-08-05T16:09:00Z">
                  <w:rPr>
                    <w:ins w:id="5066" w:author="Jochum, Michael D." w:date="2021-08-03T14:59:00Z"/>
                    <w:rFonts w:ascii="Calibri" w:eastAsia="Times New Roman" w:hAnsi="Calibri" w:cs="Calibri"/>
                    <w:color w:val="000000"/>
                  </w:rPr>
                </w:rPrChange>
              </w:rPr>
            </w:pPr>
            <w:ins w:id="5067" w:author="Jochum, Michael D." w:date="2021-08-03T14:59:00Z">
              <w:r w:rsidRPr="00F7092D">
                <w:rPr>
                  <w:rFonts w:eastAsia="Times New Roman" w:cstheme="minorHAnsi"/>
                  <w:color w:val="000000"/>
                  <w:rPrChange w:id="5068" w:author="Jochum, Michael D." w:date="2021-08-05T16:09:00Z">
                    <w:rPr>
                      <w:rFonts w:ascii="Calibri" w:eastAsia="Times New Roman" w:hAnsi="Calibri" w:cs="Calibri"/>
                      <w:color w:val="000000"/>
                    </w:rPr>
                  </w:rPrChange>
                </w:rPr>
                <w:t>pyrophosphatase activity</w:t>
              </w:r>
            </w:ins>
          </w:p>
        </w:tc>
        <w:tc>
          <w:tcPr>
            <w:tcW w:w="1966" w:type="dxa"/>
            <w:tcBorders>
              <w:top w:val="nil"/>
              <w:left w:val="nil"/>
              <w:bottom w:val="nil"/>
              <w:right w:val="nil"/>
            </w:tcBorders>
            <w:shd w:val="clear" w:color="auto" w:fill="auto"/>
            <w:noWrap/>
            <w:vAlign w:val="bottom"/>
            <w:hideMark/>
            <w:tcPrChange w:id="5069" w:author="Jochum, Michael D." w:date="2021-08-03T15:01:00Z">
              <w:tcPr>
                <w:tcW w:w="1923" w:type="dxa"/>
                <w:tcBorders>
                  <w:top w:val="nil"/>
                  <w:left w:val="nil"/>
                  <w:bottom w:val="nil"/>
                  <w:right w:val="nil"/>
                </w:tcBorders>
                <w:shd w:val="clear" w:color="auto" w:fill="auto"/>
                <w:noWrap/>
                <w:vAlign w:val="bottom"/>
                <w:hideMark/>
              </w:tcPr>
            </w:tcPrChange>
          </w:tcPr>
          <w:p w14:paraId="341F6555" w14:textId="77777777" w:rsidR="00045EAC" w:rsidRPr="00F7092D" w:rsidRDefault="00045EAC" w:rsidP="00045EAC">
            <w:pPr>
              <w:spacing w:after="0" w:line="240" w:lineRule="auto"/>
              <w:jc w:val="center"/>
              <w:rPr>
                <w:ins w:id="5070" w:author="Jochum, Michael D." w:date="2021-08-03T14:59:00Z"/>
                <w:rFonts w:eastAsia="Times New Roman" w:cstheme="minorHAnsi"/>
                <w:color w:val="000000"/>
                <w:rPrChange w:id="5071" w:author="Jochum, Michael D." w:date="2021-08-05T16:09:00Z">
                  <w:rPr>
                    <w:ins w:id="5072" w:author="Jochum, Michael D." w:date="2021-08-03T14:59:00Z"/>
                    <w:rFonts w:ascii="Calibri" w:eastAsia="Times New Roman" w:hAnsi="Calibri" w:cs="Calibri"/>
                    <w:color w:val="000000"/>
                  </w:rPr>
                </w:rPrChange>
              </w:rPr>
            </w:pPr>
            <w:proofErr w:type="spellStart"/>
            <w:ins w:id="5073" w:author="Jochum, Michael D." w:date="2021-08-03T14:59:00Z">
              <w:r w:rsidRPr="00F7092D">
                <w:rPr>
                  <w:rFonts w:eastAsia="Times New Roman" w:cstheme="minorHAnsi"/>
                  <w:color w:val="000000"/>
                  <w:rPrChange w:id="5074"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5075" w:author="Jochum, Michael D." w:date="2021-08-03T15:01:00Z">
              <w:tcPr>
                <w:tcW w:w="1310" w:type="dxa"/>
                <w:tcBorders>
                  <w:top w:val="nil"/>
                  <w:left w:val="nil"/>
                  <w:bottom w:val="nil"/>
                  <w:right w:val="nil"/>
                </w:tcBorders>
                <w:shd w:val="clear" w:color="auto" w:fill="auto"/>
                <w:noWrap/>
                <w:vAlign w:val="bottom"/>
                <w:hideMark/>
              </w:tcPr>
            </w:tcPrChange>
          </w:tcPr>
          <w:p w14:paraId="337F3729" w14:textId="77777777" w:rsidR="00045EAC" w:rsidRPr="00F7092D" w:rsidRDefault="00045EAC" w:rsidP="00045EAC">
            <w:pPr>
              <w:spacing w:after="0" w:line="240" w:lineRule="auto"/>
              <w:jc w:val="center"/>
              <w:rPr>
                <w:ins w:id="5076" w:author="Jochum, Michael D." w:date="2021-08-03T14:59:00Z"/>
                <w:rFonts w:eastAsia="Times New Roman" w:cstheme="minorHAnsi"/>
                <w:color w:val="000000"/>
                <w:rPrChange w:id="5077" w:author="Jochum, Michael D." w:date="2021-08-05T16:09:00Z">
                  <w:rPr>
                    <w:ins w:id="5078" w:author="Jochum, Michael D." w:date="2021-08-03T14:59:00Z"/>
                    <w:rFonts w:ascii="Calibri" w:eastAsia="Times New Roman" w:hAnsi="Calibri" w:cs="Calibri"/>
                    <w:color w:val="000000"/>
                  </w:rPr>
                </w:rPrChange>
              </w:rPr>
            </w:pPr>
            <w:ins w:id="5079" w:author="Jochum, Michael D." w:date="2021-08-03T14:59:00Z">
              <w:r w:rsidRPr="00F7092D">
                <w:rPr>
                  <w:rFonts w:eastAsia="Times New Roman" w:cstheme="minorHAnsi"/>
                  <w:color w:val="000000"/>
                  <w:rPrChange w:id="5080" w:author="Jochum, Michael D." w:date="2021-08-05T16:09:00Z">
                    <w:rPr>
                      <w:rFonts w:ascii="Calibri" w:eastAsia="Times New Roman" w:hAnsi="Calibri" w:cs="Calibri"/>
                      <w:color w:val="000000"/>
                    </w:rPr>
                  </w:rPrChange>
                </w:rPr>
                <w:t>GO:0016462</w:t>
              </w:r>
            </w:ins>
          </w:p>
        </w:tc>
        <w:tc>
          <w:tcPr>
            <w:tcW w:w="746" w:type="dxa"/>
            <w:tcBorders>
              <w:top w:val="nil"/>
              <w:left w:val="nil"/>
              <w:bottom w:val="nil"/>
              <w:right w:val="nil"/>
            </w:tcBorders>
            <w:shd w:val="clear" w:color="auto" w:fill="auto"/>
            <w:noWrap/>
            <w:vAlign w:val="bottom"/>
            <w:hideMark/>
            <w:tcPrChange w:id="5081" w:author="Jochum, Michael D." w:date="2021-08-03T15:01:00Z">
              <w:tcPr>
                <w:tcW w:w="729" w:type="dxa"/>
                <w:tcBorders>
                  <w:top w:val="nil"/>
                  <w:left w:val="nil"/>
                  <w:bottom w:val="nil"/>
                  <w:right w:val="nil"/>
                </w:tcBorders>
                <w:shd w:val="clear" w:color="auto" w:fill="auto"/>
                <w:noWrap/>
                <w:vAlign w:val="bottom"/>
                <w:hideMark/>
              </w:tcPr>
            </w:tcPrChange>
          </w:tcPr>
          <w:p w14:paraId="3273EC19" w14:textId="77777777" w:rsidR="00045EAC" w:rsidRPr="00F7092D" w:rsidRDefault="00045EAC" w:rsidP="00045EAC">
            <w:pPr>
              <w:spacing w:after="0" w:line="240" w:lineRule="auto"/>
              <w:jc w:val="center"/>
              <w:rPr>
                <w:ins w:id="5082" w:author="Jochum, Michael D." w:date="2021-08-03T14:59:00Z"/>
                <w:rFonts w:eastAsia="Times New Roman" w:cstheme="minorHAnsi"/>
                <w:color w:val="000000"/>
                <w:rPrChange w:id="5083" w:author="Jochum, Michael D." w:date="2021-08-05T16:09:00Z">
                  <w:rPr>
                    <w:ins w:id="5084" w:author="Jochum, Michael D." w:date="2021-08-03T14:59:00Z"/>
                    <w:rFonts w:ascii="Calibri" w:eastAsia="Times New Roman" w:hAnsi="Calibri" w:cs="Calibri"/>
                    <w:color w:val="000000"/>
                  </w:rPr>
                </w:rPrChange>
              </w:rPr>
            </w:pPr>
            <w:ins w:id="5085" w:author="Jochum, Michael D." w:date="2021-08-03T14:59:00Z">
              <w:r w:rsidRPr="00F7092D">
                <w:rPr>
                  <w:rFonts w:eastAsia="Times New Roman" w:cstheme="minorHAnsi"/>
                  <w:color w:val="000000"/>
                  <w:rPrChange w:id="5086"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5087" w:author="Jochum, Michael D." w:date="2021-08-03T15:01:00Z">
              <w:tcPr>
                <w:tcW w:w="880" w:type="dxa"/>
                <w:tcBorders>
                  <w:top w:val="nil"/>
                  <w:left w:val="nil"/>
                  <w:bottom w:val="nil"/>
                  <w:right w:val="nil"/>
                </w:tcBorders>
                <w:shd w:val="clear" w:color="auto" w:fill="auto"/>
                <w:noWrap/>
                <w:vAlign w:val="bottom"/>
                <w:hideMark/>
              </w:tcPr>
            </w:tcPrChange>
          </w:tcPr>
          <w:p w14:paraId="3B3EF75F" w14:textId="77777777" w:rsidR="00045EAC" w:rsidRPr="00F7092D" w:rsidRDefault="00045EAC" w:rsidP="00045EAC">
            <w:pPr>
              <w:spacing w:after="0" w:line="240" w:lineRule="auto"/>
              <w:jc w:val="center"/>
              <w:rPr>
                <w:ins w:id="5088" w:author="Jochum, Michael D." w:date="2021-08-03T14:59:00Z"/>
                <w:rFonts w:eastAsia="Times New Roman" w:cstheme="minorHAnsi"/>
                <w:color w:val="000000"/>
                <w:rPrChange w:id="5089" w:author="Jochum, Michael D." w:date="2021-08-05T16:09:00Z">
                  <w:rPr>
                    <w:ins w:id="5090" w:author="Jochum, Michael D." w:date="2021-08-03T14:59:00Z"/>
                    <w:rFonts w:ascii="Calibri" w:eastAsia="Times New Roman" w:hAnsi="Calibri" w:cs="Calibri"/>
                    <w:color w:val="000000"/>
                  </w:rPr>
                </w:rPrChange>
              </w:rPr>
            </w:pPr>
            <w:ins w:id="5091" w:author="Jochum, Michael D." w:date="2021-08-03T14:59:00Z">
              <w:r w:rsidRPr="00F7092D">
                <w:rPr>
                  <w:rFonts w:eastAsia="Times New Roman" w:cstheme="minorHAnsi"/>
                  <w:color w:val="000000"/>
                  <w:rPrChange w:id="5092" w:author="Jochum, Michael D." w:date="2021-08-05T16:09:00Z">
                    <w:rPr>
                      <w:rFonts w:ascii="Calibri" w:eastAsia="Times New Roman" w:hAnsi="Calibri" w:cs="Calibri"/>
                      <w:color w:val="000000"/>
                    </w:rPr>
                  </w:rPrChange>
                </w:rPr>
                <w:t>-0.326</w:t>
              </w:r>
            </w:ins>
          </w:p>
        </w:tc>
        <w:tc>
          <w:tcPr>
            <w:tcW w:w="880" w:type="dxa"/>
            <w:tcBorders>
              <w:top w:val="nil"/>
              <w:left w:val="nil"/>
              <w:bottom w:val="nil"/>
              <w:right w:val="nil"/>
            </w:tcBorders>
            <w:shd w:val="clear" w:color="auto" w:fill="auto"/>
            <w:noWrap/>
            <w:vAlign w:val="bottom"/>
            <w:hideMark/>
            <w:tcPrChange w:id="5093" w:author="Jochum, Michael D." w:date="2021-08-03T15:01:00Z">
              <w:tcPr>
                <w:tcW w:w="880" w:type="dxa"/>
                <w:tcBorders>
                  <w:top w:val="nil"/>
                  <w:left w:val="nil"/>
                  <w:bottom w:val="nil"/>
                  <w:right w:val="nil"/>
                </w:tcBorders>
                <w:shd w:val="clear" w:color="auto" w:fill="auto"/>
                <w:noWrap/>
                <w:vAlign w:val="bottom"/>
                <w:hideMark/>
              </w:tcPr>
            </w:tcPrChange>
          </w:tcPr>
          <w:p w14:paraId="79A4B806" w14:textId="77777777" w:rsidR="00045EAC" w:rsidRPr="00F7092D" w:rsidRDefault="00045EAC" w:rsidP="00045EAC">
            <w:pPr>
              <w:spacing w:after="0" w:line="240" w:lineRule="auto"/>
              <w:jc w:val="center"/>
              <w:rPr>
                <w:ins w:id="5094" w:author="Jochum, Michael D." w:date="2021-08-03T14:59:00Z"/>
                <w:rFonts w:eastAsia="Times New Roman" w:cstheme="minorHAnsi"/>
                <w:color w:val="000000"/>
                <w:rPrChange w:id="5095" w:author="Jochum, Michael D." w:date="2021-08-05T16:09:00Z">
                  <w:rPr>
                    <w:ins w:id="5096" w:author="Jochum, Michael D." w:date="2021-08-03T14:59:00Z"/>
                    <w:rFonts w:ascii="Calibri" w:eastAsia="Times New Roman" w:hAnsi="Calibri" w:cs="Calibri"/>
                    <w:color w:val="000000"/>
                  </w:rPr>
                </w:rPrChange>
              </w:rPr>
            </w:pPr>
            <w:ins w:id="5097" w:author="Jochum, Michael D." w:date="2021-08-03T14:59:00Z">
              <w:r w:rsidRPr="00F7092D">
                <w:rPr>
                  <w:rFonts w:eastAsia="Times New Roman" w:cstheme="minorHAnsi"/>
                  <w:color w:val="000000"/>
                  <w:rPrChange w:id="5098" w:author="Jochum, Michael D." w:date="2021-08-05T16:09:00Z">
                    <w:rPr>
                      <w:rFonts w:ascii="Calibri" w:eastAsia="Times New Roman" w:hAnsi="Calibri" w:cs="Calibri"/>
                      <w:color w:val="000000"/>
                    </w:rPr>
                  </w:rPrChange>
                </w:rPr>
                <w:t>0.107</w:t>
              </w:r>
            </w:ins>
          </w:p>
        </w:tc>
        <w:tc>
          <w:tcPr>
            <w:tcW w:w="880" w:type="dxa"/>
            <w:tcBorders>
              <w:top w:val="nil"/>
              <w:left w:val="nil"/>
              <w:bottom w:val="nil"/>
              <w:right w:val="nil"/>
            </w:tcBorders>
            <w:shd w:val="clear" w:color="auto" w:fill="auto"/>
            <w:noWrap/>
            <w:vAlign w:val="bottom"/>
            <w:hideMark/>
            <w:tcPrChange w:id="5099" w:author="Jochum, Michael D." w:date="2021-08-03T15:01:00Z">
              <w:tcPr>
                <w:tcW w:w="880" w:type="dxa"/>
                <w:tcBorders>
                  <w:top w:val="nil"/>
                  <w:left w:val="nil"/>
                  <w:bottom w:val="nil"/>
                  <w:right w:val="nil"/>
                </w:tcBorders>
                <w:shd w:val="clear" w:color="auto" w:fill="auto"/>
                <w:noWrap/>
                <w:vAlign w:val="bottom"/>
                <w:hideMark/>
              </w:tcPr>
            </w:tcPrChange>
          </w:tcPr>
          <w:p w14:paraId="3F34A714" w14:textId="77777777" w:rsidR="00045EAC" w:rsidRPr="00F7092D" w:rsidRDefault="00045EAC" w:rsidP="00045EAC">
            <w:pPr>
              <w:spacing w:after="0" w:line="240" w:lineRule="auto"/>
              <w:jc w:val="center"/>
              <w:rPr>
                <w:ins w:id="5100" w:author="Jochum, Michael D." w:date="2021-08-03T14:59:00Z"/>
                <w:rFonts w:eastAsia="Times New Roman" w:cstheme="minorHAnsi"/>
                <w:color w:val="000000"/>
                <w:rPrChange w:id="5101" w:author="Jochum, Michael D." w:date="2021-08-05T16:09:00Z">
                  <w:rPr>
                    <w:ins w:id="5102" w:author="Jochum, Michael D." w:date="2021-08-03T14:59:00Z"/>
                    <w:rFonts w:ascii="Calibri" w:eastAsia="Times New Roman" w:hAnsi="Calibri" w:cs="Calibri"/>
                    <w:color w:val="000000"/>
                  </w:rPr>
                </w:rPrChange>
              </w:rPr>
            </w:pPr>
            <w:ins w:id="5103" w:author="Jochum, Michael D." w:date="2021-08-03T14:59:00Z">
              <w:r w:rsidRPr="00F7092D">
                <w:rPr>
                  <w:rFonts w:eastAsia="Times New Roman" w:cstheme="minorHAnsi"/>
                  <w:color w:val="000000"/>
                  <w:rPrChange w:id="5104"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105" w:author="Jochum, Michael D." w:date="2021-08-03T15:01:00Z">
              <w:tcPr>
                <w:tcW w:w="880" w:type="dxa"/>
                <w:tcBorders>
                  <w:top w:val="nil"/>
                  <w:left w:val="nil"/>
                  <w:bottom w:val="nil"/>
                  <w:right w:val="nil"/>
                </w:tcBorders>
                <w:shd w:val="clear" w:color="auto" w:fill="auto"/>
                <w:noWrap/>
                <w:vAlign w:val="bottom"/>
                <w:hideMark/>
              </w:tcPr>
            </w:tcPrChange>
          </w:tcPr>
          <w:p w14:paraId="61FA8F7E" w14:textId="77777777" w:rsidR="00045EAC" w:rsidRPr="00F7092D" w:rsidRDefault="00045EAC" w:rsidP="00045EAC">
            <w:pPr>
              <w:spacing w:after="0" w:line="240" w:lineRule="auto"/>
              <w:jc w:val="center"/>
              <w:rPr>
                <w:ins w:id="5106" w:author="Jochum, Michael D." w:date="2021-08-03T14:59:00Z"/>
                <w:rFonts w:eastAsia="Times New Roman" w:cstheme="minorHAnsi"/>
                <w:color w:val="000000"/>
                <w:rPrChange w:id="5107" w:author="Jochum, Michael D." w:date="2021-08-05T16:09:00Z">
                  <w:rPr>
                    <w:ins w:id="5108" w:author="Jochum, Michael D." w:date="2021-08-03T14:59:00Z"/>
                    <w:rFonts w:ascii="Calibri" w:eastAsia="Times New Roman" w:hAnsi="Calibri" w:cs="Calibri"/>
                    <w:color w:val="000000"/>
                  </w:rPr>
                </w:rPrChange>
              </w:rPr>
            </w:pPr>
            <w:ins w:id="5109" w:author="Jochum, Michael D." w:date="2021-08-03T14:59:00Z">
              <w:r w:rsidRPr="00F7092D">
                <w:rPr>
                  <w:rFonts w:eastAsia="Times New Roman" w:cstheme="minorHAnsi"/>
                  <w:color w:val="000000"/>
                  <w:rPrChange w:id="5110" w:author="Jochum, Michael D." w:date="2021-08-05T16:09:00Z">
                    <w:rPr>
                      <w:rFonts w:ascii="Calibri" w:eastAsia="Times New Roman" w:hAnsi="Calibri" w:cs="Calibri"/>
                      <w:color w:val="000000"/>
                    </w:rPr>
                  </w:rPrChange>
                </w:rPr>
                <w:t>0.048</w:t>
              </w:r>
            </w:ins>
          </w:p>
        </w:tc>
        <w:tc>
          <w:tcPr>
            <w:tcW w:w="880" w:type="dxa"/>
            <w:tcBorders>
              <w:top w:val="nil"/>
              <w:left w:val="nil"/>
              <w:bottom w:val="nil"/>
              <w:right w:val="nil"/>
            </w:tcBorders>
            <w:shd w:val="clear" w:color="auto" w:fill="auto"/>
            <w:noWrap/>
            <w:vAlign w:val="bottom"/>
            <w:hideMark/>
            <w:tcPrChange w:id="5111" w:author="Jochum, Michael D." w:date="2021-08-03T15:01:00Z">
              <w:tcPr>
                <w:tcW w:w="880" w:type="dxa"/>
                <w:tcBorders>
                  <w:top w:val="nil"/>
                  <w:left w:val="nil"/>
                  <w:bottom w:val="nil"/>
                  <w:right w:val="nil"/>
                </w:tcBorders>
                <w:shd w:val="clear" w:color="auto" w:fill="auto"/>
                <w:noWrap/>
                <w:vAlign w:val="bottom"/>
                <w:hideMark/>
              </w:tcPr>
            </w:tcPrChange>
          </w:tcPr>
          <w:p w14:paraId="645FBDD2" w14:textId="77777777" w:rsidR="00045EAC" w:rsidRPr="00F7092D" w:rsidRDefault="00045EAC" w:rsidP="00045EAC">
            <w:pPr>
              <w:spacing w:after="0" w:line="240" w:lineRule="auto"/>
              <w:jc w:val="center"/>
              <w:rPr>
                <w:ins w:id="5112" w:author="Jochum, Michael D." w:date="2021-08-03T14:59:00Z"/>
                <w:rFonts w:eastAsia="Times New Roman" w:cstheme="minorHAnsi"/>
                <w:color w:val="000000"/>
                <w:rPrChange w:id="5113" w:author="Jochum, Michael D." w:date="2021-08-05T16:09:00Z">
                  <w:rPr>
                    <w:ins w:id="5114" w:author="Jochum, Michael D." w:date="2021-08-03T14:59:00Z"/>
                    <w:rFonts w:ascii="Calibri" w:eastAsia="Times New Roman" w:hAnsi="Calibri" w:cs="Calibri"/>
                    <w:color w:val="000000"/>
                  </w:rPr>
                </w:rPrChange>
              </w:rPr>
            </w:pPr>
            <w:ins w:id="5115" w:author="Jochum, Michael D." w:date="2021-08-03T14:59:00Z">
              <w:r w:rsidRPr="00F7092D">
                <w:rPr>
                  <w:rFonts w:eastAsia="Times New Roman" w:cstheme="minorHAnsi"/>
                  <w:color w:val="000000"/>
                  <w:rPrChange w:id="5116"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117" w:author="Jochum, Michael D." w:date="2021-08-03T15:01:00Z">
              <w:tcPr>
                <w:tcW w:w="1138" w:type="dxa"/>
                <w:tcBorders>
                  <w:top w:val="nil"/>
                  <w:left w:val="nil"/>
                  <w:bottom w:val="nil"/>
                  <w:right w:val="nil"/>
                </w:tcBorders>
                <w:shd w:val="clear" w:color="auto" w:fill="auto"/>
                <w:noWrap/>
                <w:vAlign w:val="bottom"/>
                <w:hideMark/>
              </w:tcPr>
            </w:tcPrChange>
          </w:tcPr>
          <w:p w14:paraId="48021474" w14:textId="77777777" w:rsidR="00045EAC" w:rsidRPr="00F7092D" w:rsidRDefault="00045EAC" w:rsidP="00045EAC">
            <w:pPr>
              <w:spacing w:after="0" w:line="240" w:lineRule="auto"/>
              <w:jc w:val="center"/>
              <w:rPr>
                <w:ins w:id="5118" w:author="Jochum, Michael D." w:date="2021-08-03T14:59:00Z"/>
                <w:rFonts w:eastAsia="Times New Roman" w:cstheme="minorHAnsi"/>
                <w:color w:val="000000"/>
                <w:rPrChange w:id="5119" w:author="Jochum, Michael D." w:date="2021-08-05T16:09:00Z">
                  <w:rPr>
                    <w:ins w:id="5120" w:author="Jochum, Michael D." w:date="2021-08-03T14:59:00Z"/>
                    <w:rFonts w:ascii="Calibri" w:eastAsia="Times New Roman" w:hAnsi="Calibri" w:cs="Calibri"/>
                    <w:color w:val="000000"/>
                  </w:rPr>
                </w:rPrChange>
              </w:rPr>
            </w:pPr>
            <w:ins w:id="5121" w:author="Jochum, Michael D." w:date="2021-08-03T14:59:00Z">
              <w:r w:rsidRPr="00F7092D">
                <w:rPr>
                  <w:rFonts w:eastAsia="Times New Roman" w:cstheme="minorHAnsi"/>
                  <w:color w:val="000000"/>
                  <w:rPrChange w:id="5122" w:author="Jochum, Michael D." w:date="2021-08-05T16:09:00Z">
                    <w:rPr>
                      <w:rFonts w:ascii="Calibri" w:eastAsia="Times New Roman" w:hAnsi="Calibri" w:cs="Calibri"/>
                      <w:color w:val="000000"/>
                    </w:rPr>
                  </w:rPrChange>
                </w:rPr>
                <w:t>25</w:t>
              </w:r>
            </w:ins>
          </w:p>
        </w:tc>
      </w:tr>
      <w:tr w:rsidR="006030BE" w:rsidRPr="00F7092D" w14:paraId="6D6B5DFB" w14:textId="77777777" w:rsidTr="006030BE">
        <w:trPr>
          <w:trHeight w:val="253"/>
          <w:jc w:val="center"/>
          <w:ins w:id="5123" w:author="Jochum, Michael D." w:date="2021-08-03T14:59:00Z"/>
          <w:trPrChange w:id="5124"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125" w:author="Jochum, Michael D." w:date="2021-08-03T15:01:00Z">
              <w:tcPr>
                <w:tcW w:w="4916" w:type="dxa"/>
                <w:tcBorders>
                  <w:top w:val="nil"/>
                  <w:left w:val="nil"/>
                  <w:bottom w:val="nil"/>
                  <w:right w:val="nil"/>
                </w:tcBorders>
                <w:shd w:val="clear" w:color="auto" w:fill="auto"/>
                <w:noWrap/>
                <w:vAlign w:val="bottom"/>
                <w:hideMark/>
              </w:tcPr>
            </w:tcPrChange>
          </w:tcPr>
          <w:p w14:paraId="7160E5D3" w14:textId="77777777" w:rsidR="00045EAC" w:rsidRPr="00F7092D" w:rsidRDefault="00045EAC" w:rsidP="00045EAC">
            <w:pPr>
              <w:spacing w:after="0" w:line="240" w:lineRule="auto"/>
              <w:jc w:val="right"/>
              <w:rPr>
                <w:ins w:id="5126" w:author="Jochum, Michael D." w:date="2021-08-03T14:59:00Z"/>
                <w:rFonts w:eastAsia="Times New Roman" w:cstheme="minorHAnsi"/>
                <w:color w:val="000000"/>
                <w:rPrChange w:id="5127" w:author="Jochum, Michael D." w:date="2021-08-05T16:09:00Z">
                  <w:rPr>
                    <w:ins w:id="5128" w:author="Jochum, Michael D." w:date="2021-08-03T14:59:00Z"/>
                    <w:rFonts w:ascii="Calibri" w:eastAsia="Times New Roman" w:hAnsi="Calibri" w:cs="Calibri"/>
                    <w:color w:val="000000"/>
                  </w:rPr>
                </w:rPrChange>
              </w:rPr>
            </w:pPr>
            <w:ins w:id="5129" w:author="Jochum, Michael D." w:date="2021-08-03T14:59:00Z">
              <w:r w:rsidRPr="00F7092D">
                <w:rPr>
                  <w:rFonts w:eastAsia="Times New Roman" w:cstheme="minorHAnsi"/>
                  <w:color w:val="000000"/>
                  <w:rPrChange w:id="5130" w:author="Jochum, Michael D." w:date="2021-08-05T16:09:00Z">
                    <w:rPr>
                      <w:rFonts w:ascii="Calibri" w:eastAsia="Times New Roman" w:hAnsi="Calibri" w:cs="Calibri"/>
                      <w:color w:val="000000"/>
                    </w:rPr>
                  </w:rPrChange>
                </w:rPr>
                <w:t>organic cyclic compound binding</w:t>
              </w:r>
            </w:ins>
          </w:p>
        </w:tc>
        <w:tc>
          <w:tcPr>
            <w:tcW w:w="1966" w:type="dxa"/>
            <w:tcBorders>
              <w:top w:val="nil"/>
              <w:left w:val="nil"/>
              <w:bottom w:val="nil"/>
              <w:right w:val="nil"/>
            </w:tcBorders>
            <w:shd w:val="clear" w:color="auto" w:fill="auto"/>
            <w:noWrap/>
            <w:vAlign w:val="bottom"/>
            <w:hideMark/>
            <w:tcPrChange w:id="5131" w:author="Jochum, Michael D." w:date="2021-08-03T15:01:00Z">
              <w:tcPr>
                <w:tcW w:w="1923" w:type="dxa"/>
                <w:tcBorders>
                  <w:top w:val="nil"/>
                  <w:left w:val="nil"/>
                  <w:bottom w:val="nil"/>
                  <w:right w:val="nil"/>
                </w:tcBorders>
                <w:shd w:val="clear" w:color="auto" w:fill="auto"/>
                <w:noWrap/>
                <w:vAlign w:val="bottom"/>
                <w:hideMark/>
              </w:tcPr>
            </w:tcPrChange>
          </w:tcPr>
          <w:p w14:paraId="2D5DCFC8" w14:textId="77777777" w:rsidR="00045EAC" w:rsidRPr="00F7092D" w:rsidRDefault="00045EAC" w:rsidP="00045EAC">
            <w:pPr>
              <w:spacing w:after="0" w:line="240" w:lineRule="auto"/>
              <w:jc w:val="center"/>
              <w:rPr>
                <w:ins w:id="5132" w:author="Jochum, Michael D." w:date="2021-08-03T14:59:00Z"/>
                <w:rFonts w:eastAsia="Times New Roman" w:cstheme="minorHAnsi"/>
                <w:color w:val="000000"/>
                <w:rPrChange w:id="5133" w:author="Jochum, Michael D." w:date="2021-08-05T16:09:00Z">
                  <w:rPr>
                    <w:ins w:id="5134" w:author="Jochum, Michael D." w:date="2021-08-03T14:59:00Z"/>
                    <w:rFonts w:ascii="Calibri" w:eastAsia="Times New Roman" w:hAnsi="Calibri" w:cs="Calibri"/>
                    <w:color w:val="000000"/>
                  </w:rPr>
                </w:rPrChange>
              </w:rPr>
            </w:pPr>
            <w:proofErr w:type="spellStart"/>
            <w:ins w:id="5135" w:author="Jochum, Michael D." w:date="2021-08-03T14:59:00Z">
              <w:r w:rsidRPr="00F7092D">
                <w:rPr>
                  <w:rFonts w:eastAsia="Times New Roman" w:cstheme="minorHAnsi"/>
                  <w:color w:val="000000"/>
                  <w:rPrChange w:id="5136"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5137" w:author="Jochum, Michael D." w:date="2021-08-03T15:01:00Z">
              <w:tcPr>
                <w:tcW w:w="1310" w:type="dxa"/>
                <w:tcBorders>
                  <w:top w:val="nil"/>
                  <w:left w:val="nil"/>
                  <w:bottom w:val="nil"/>
                  <w:right w:val="nil"/>
                </w:tcBorders>
                <w:shd w:val="clear" w:color="auto" w:fill="auto"/>
                <w:noWrap/>
                <w:vAlign w:val="bottom"/>
                <w:hideMark/>
              </w:tcPr>
            </w:tcPrChange>
          </w:tcPr>
          <w:p w14:paraId="02F8F683" w14:textId="77777777" w:rsidR="00045EAC" w:rsidRPr="00F7092D" w:rsidRDefault="00045EAC" w:rsidP="00045EAC">
            <w:pPr>
              <w:spacing w:after="0" w:line="240" w:lineRule="auto"/>
              <w:jc w:val="center"/>
              <w:rPr>
                <w:ins w:id="5138" w:author="Jochum, Michael D." w:date="2021-08-03T14:59:00Z"/>
                <w:rFonts w:eastAsia="Times New Roman" w:cstheme="minorHAnsi"/>
                <w:color w:val="000000"/>
                <w:rPrChange w:id="5139" w:author="Jochum, Michael D." w:date="2021-08-05T16:09:00Z">
                  <w:rPr>
                    <w:ins w:id="5140" w:author="Jochum, Michael D." w:date="2021-08-03T14:59:00Z"/>
                    <w:rFonts w:ascii="Calibri" w:eastAsia="Times New Roman" w:hAnsi="Calibri" w:cs="Calibri"/>
                    <w:color w:val="000000"/>
                  </w:rPr>
                </w:rPrChange>
              </w:rPr>
            </w:pPr>
            <w:ins w:id="5141" w:author="Jochum, Michael D." w:date="2021-08-03T14:59:00Z">
              <w:r w:rsidRPr="00F7092D">
                <w:rPr>
                  <w:rFonts w:eastAsia="Times New Roman" w:cstheme="minorHAnsi"/>
                  <w:color w:val="000000"/>
                  <w:rPrChange w:id="5142" w:author="Jochum, Michael D." w:date="2021-08-05T16:09:00Z">
                    <w:rPr>
                      <w:rFonts w:ascii="Calibri" w:eastAsia="Times New Roman" w:hAnsi="Calibri" w:cs="Calibri"/>
                      <w:color w:val="000000"/>
                    </w:rPr>
                  </w:rPrChange>
                </w:rPr>
                <w:t>GO:0097159</w:t>
              </w:r>
            </w:ins>
          </w:p>
        </w:tc>
        <w:tc>
          <w:tcPr>
            <w:tcW w:w="746" w:type="dxa"/>
            <w:tcBorders>
              <w:top w:val="nil"/>
              <w:left w:val="nil"/>
              <w:bottom w:val="nil"/>
              <w:right w:val="nil"/>
            </w:tcBorders>
            <w:shd w:val="clear" w:color="auto" w:fill="auto"/>
            <w:noWrap/>
            <w:vAlign w:val="bottom"/>
            <w:hideMark/>
            <w:tcPrChange w:id="5143" w:author="Jochum, Michael D." w:date="2021-08-03T15:01:00Z">
              <w:tcPr>
                <w:tcW w:w="729" w:type="dxa"/>
                <w:tcBorders>
                  <w:top w:val="nil"/>
                  <w:left w:val="nil"/>
                  <w:bottom w:val="nil"/>
                  <w:right w:val="nil"/>
                </w:tcBorders>
                <w:shd w:val="clear" w:color="auto" w:fill="auto"/>
                <w:noWrap/>
                <w:vAlign w:val="bottom"/>
                <w:hideMark/>
              </w:tcPr>
            </w:tcPrChange>
          </w:tcPr>
          <w:p w14:paraId="2415C4AD" w14:textId="77777777" w:rsidR="00045EAC" w:rsidRPr="00F7092D" w:rsidRDefault="00045EAC" w:rsidP="00045EAC">
            <w:pPr>
              <w:spacing w:after="0" w:line="240" w:lineRule="auto"/>
              <w:jc w:val="center"/>
              <w:rPr>
                <w:ins w:id="5144" w:author="Jochum, Michael D." w:date="2021-08-03T14:59:00Z"/>
                <w:rFonts w:eastAsia="Times New Roman" w:cstheme="minorHAnsi"/>
                <w:color w:val="000000"/>
                <w:rPrChange w:id="5145" w:author="Jochum, Michael D." w:date="2021-08-05T16:09:00Z">
                  <w:rPr>
                    <w:ins w:id="5146" w:author="Jochum, Michael D." w:date="2021-08-03T14:59:00Z"/>
                    <w:rFonts w:ascii="Calibri" w:eastAsia="Times New Roman" w:hAnsi="Calibri" w:cs="Calibri"/>
                    <w:color w:val="000000"/>
                  </w:rPr>
                </w:rPrChange>
              </w:rPr>
            </w:pPr>
            <w:ins w:id="5147" w:author="Jochum, Michael D." w:date="2021-08-03T14:59:00Z">
              <w:r w:rsidRPr="00F7092D">
                <w:rPr>
                  <w:rFonts w:eastAsia="Times New Roman" w:cstheme="minorHAnsi"/>
                  <w:color w:val="000000"/>
                  <w:rPrChange w:id="5148"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Change w:id="5149" w:author="Jochum, Michael D." w:date="2021-08-03T15:01:00Z">
              <w:tcPr>
                <w:tcW w:w="880" w:type="dxa"/>
                <w:tcBorders>
                  <w:top w:val="nil"/>
                  <w:left w:val="nil"/>
                  <w:bottom w:val="nil"/>
                  <w:right w:val="nil"/>
                </w:tcBorders>
                <w:shd w:val="clear" w:color="auto" w:fill="auto"/>
                <w:noWrap/>
                <w:vAlign w:val="bottom"/>
                <w:hideMark/>
              </w:tcPr>
            </w:tcPrChange>
          </w:tcPr>
          <w:p w14:paraId="6C021AF4" w14:textId="77777777" w:rsidR="00045EAC" w:rsidRPr="00F7092D" w:rsidRDefault="00045EAC" w:rsidP="00045EAC">
            <w:pPr>
              <w:spacing w:after="0" w:line="240" w:lineRule="auto"/>
              <w:jc w:val="center"/>
              <w:rPr>
                <w:ins w:id="5150" w:author="Jochum, Michael D." w:date="2021-08-03T14:59:00Z"/>
                <w:rFonts w:eastAsia="Times New Roman" w:cstheme="minorHAnsi"/>
                <w:color w:val="000000"/>
                <w:rPrChange w:id="5151" w:author="Jochum, Michael D." w:date="2021-08-05T16:09:00Z">
                  <w:rPr>
                    <w:ins w:id="5152" w:author="Jochum, Michael D." w:date="2021-08-03T14:59:00Z"/>
                    <w:rFonts w:ascii="Calibri" w:eastAsia="Times New Roman" w:hAnsi="Calibri" w:cs="Calibri"/>
                    <w:color w:val="000000"/>
                  </w:rPr>
                </w:rPrChange>
              </w:rPr>
            </w:pPr>
            <w:ins w:id="5153" w:author="Jochum, Michael D." w:date="2021-08-03T14:59:00Z">
              <w:r w:rsidRPr="00F7092D">
                <w:rPr>
                  <w:rFonts w:eastAsia="Times New Roman" w:cstheme="minorHAnsi"/>
                  <w:color w:val="000000"/>
                  <w:rPrChange w:id="5154" w:author="Jochum, Michael D." w:date="2021-08-05T16:09:00Z">
                    <w:rPr>
                      <w:rFonts w:ascii="Calibri" w:eastAsia="Times New Roman" w:hAnsi="Calibri" w:cs="Calibri"/>
                      <w:color w:val="000000"/>
                    </w:rPr>
                  </w:rPrChange>
                </w:rPr>
                <w:t>0.443</w:t>
              </w:r>
            </w:ins>
          </w:p>
        </w:tc>
        <w:tc>
          <w:tcPr>
            <w:tcW w:w="880" w:type="dxa"/>
            <w:tcBorders>
              <w:top w:val="nil"/>
              <w:left w:val="nil"/>
              <w:bottom w:val="nil"/>
              <w:right w:val="nil"/>
            </w:tcBorders>
            <w:shd w:val="clear" w:color="auto" w:fill="auto"/>
            <w:noWrap/>
            <w:vAlign w:val="bottom"/>
            <w:hideMark/>
            <w:tcPrChange w:id="5155" w:author="Jochum, Michael D." w:date="2021-08-03T15:01:00Z">
              <w:tcPr>
                <w:tcW w:w="880" w:type="dxa"/>
                <w:tcBorders>
                  <w:top w:val="nil"/>
                  <w:left w:val="nil"/>
                  <w:bottom w:val="nil"/>
                  <w:right w:val="nil"/>
                </w:tcBorders>
                <w:shd w:val="clear" w:color="auto" w:fill="auto"/>
                <w:noWrap/>
                <w:vAlign w:val="bottom"/>
                <w:hideMark/>
              </w:tcPr>
            </w:tcPrChange>
          </w:tcPr>
          <w:p w14:paraId="27D0E699" w14:textId="77777777" w:rsidR="00045EAC" w:rsidRPr="00F7092D" w:rsidRDefault="00045EAC" w:rsidP="00045EAC">
            <w:pPr>
              <w:spacing w:after="0" w:line="240" w:lineRule="auto"/>
              <w:jc w:val="center"/>
              <w:rPr>
                <w:ins w:id="5156" w:author="Jochum, Michael D." w:date="2021-08-03T14:59:00Z"/>
                <w:rFonts w:eastAsia="Times New Roman" w:cstheme="minorHAnsi"/>
                <w:color w:val="000000"/>
                <w:rPrChange w:id="5157" w:author="Jochum, Michael D." w:date="2021-08-05T16:09:00Z">
                  <w:rPr>
                    <w:ins w:id="5158" w:author="Jochum, Michael D." w:date="2021-08-03T14:59:00Z"/>
                    <w:rFonts w:ascii="Calibri" w:eastAsia="Times New Roman" w:hAnsi="Calibri" w:cs="Calibri"/>
                    <w:color w:val="000000"/>
                  </w:rPr>
                </w:rPrChange>
              </w:rPr>
            </w:pPr>
            <w:ins w:id="5159" w:author="Jochum, Michael D." w:date="2021-08-03T14:59:00Z">
              <w:r w:rsidRPr="00F7092D">
                <w:rPr>
                  <w:rFonts w:eastAsia="Times New Roman" w:cstheme="minorHAnsi"/>
                  <w:color w:val="000000"/>
                  <w:rPrChange w:id="5160" w:author="Jochum, Michael D." w:date="2021-08-05T16:09:00Z">
                    <w:rPr>
                      <w:rFonts w:ascii="Calibri" w:eastAsia="Times New Roman" w:hAnsi="Calibri" w:cs="Calibri"/>
                      <w:color w:val="000000"/>
                    </w:rPr>
                  </w:rPrChange>
                </w:rPr>
                <w:t>0.145</w:t>
              </w:r>
            </w:ins>
          </w:p>
        </w:tc>
        <w:tc>
          <w:tcPr>
            <w:tcW w:w="880" w:type="dxa"/>
            <w:tcBorders>
              <w:top w:val="nil"/>
              <w:left w:val="nil"/>
              <w:bottom w:val="nil"/>
              <w:right w:val="nil"/>
            </w:tcBorders>
            <w:shd w:val="clear" w:color="auto" w:fill="auto"/>
            <w:noWrap/>
            <w:vAlign w:val="bottom"/>
            <w:hideMark/>
            <w:tcPrChange w:id="5161" w:author="Jochum, Michael D." w:date="2021-08-03T15:01:00Z">
              <w:tcPr>
                <w:tcW w:w="880" w:type="dxa"/>
                <w:tcBorders>
                  <w:top w:val="nil"/>
                  <w:left w:val="nil"/>
                  <w:bottom w:val="nil"/>
                  <w:right w:val="nil"/>
                </w:tcBorders>
                <w:shd w:val="clear" w:color="auto" w:fill="auto"/>
                <w:noWrap/>
                <w:vAlign w:val="bottom"/>
                <w:hideMark/>
              </w:tcPr>
            </w:tcPrChange>
          </w:tcPr>
          <w:p w14:paraId="142B3B0D" w14:textId="77777777" w:rsidR="00045EAC" w:rsidRPr="00F7092D" w:rsidRDefault="00045EAC" w:rsidP="00045EAC">
            <w:pPr>
              <w:spacing w:after="0" w:line="240" w:lineRule="auto"/>
              <w:jc w:val="center"/>
              <w:rPr>
                <w:ins w:id="5162" w:author="Jochum, Michael D." w:date="2021-08-03T14:59:00Z"/>
                <w:rFonts w:eastAsia="Times New Roman" w:cstheme="minorHAnsi"/>
                <w:color w:val="000000"/>
                <w:rPrChange w:id="5163" w:author="Jochum, Michael D." w:date="2021-08-05T16:09:00Z">
                  <w:rPr>
                    <w:ins w:id="5164" w:author="Jochum, Michael D." w:date="2021-08-03T14:59:00Z"/>
                    <w:rFonts w:ascii="Calibri" w:eastAsia="Times New Roman" w:hAnsi="Calibri" w:cs="Calibri"/>
                    <w:color w:val="000000"/>
                  </w:rPr>
                </w:rPrChange>
              </w:rPr>
            </w:pPr>
            <w:ins w:id="5165" w:author="Jochum, Michael D." w:date="2021-08-03T14:59:00Z">
              <w:r w:rsidRPr="00F7092D">
                <w:rPr>
                  <w:rFonts w:eastAsia="Times New Roman" w:cstheme="minorHAnsi"/>
                  <w:color w:val="000000"/>
                  <w:rPrChange w:id="5166"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167" w:author="Jochum, Michael D." w:date="2021-08-03T15:01:00Z">
              <w:tcPr>
                <w:tcW w:w="880" w:type="dxa"/>
                <w:tcBorders>
                  <w:top w:val="nil"/>
                  <w:left w:val="nil"/>
                  <w:bottom w:val="nil"/>
                  <w:right w:val="nil"/>
                </w:tcBorders>
                <w:shd w:val="clear" w:color="auto" w:fill="auto"/>
                <w:noWrap/>
                <w:vAlign w:val="bottom"/>
                <w:hideMark/>
              </w:tcPr>
            </w:tcPrChange>
          </w:tcPr>
          <w:p w14:paraId="59850F6D" w14:textId="77777777" w:rsidR="00045EAC" w:rsidRPr="00F7092D" w:rsidRDefault="00045EAC" w:rsidP="00045EAC">
            <w:pPr>
              <w:spacing w:after="0" w:line="240" w:lineRule="auto"/>
              <w:jc w:val="center"/>
              <w:rPr>
                <w:ins w:id="5168" w:author="Jochum, Michael D." w:date="2021-08-03T14:59:00Z"/>
                <w:rFonts w:eastAsia="Times New Roman" w:cstheme="minorHAnsi"/>
                <w:color w:val="000000"/>
                <w:rPrChange w:id="5169" w:author="Jochum, Michael D." w:date="2021-08-05T16:09:00Z">
                  <w:rPr>
                    <w:ins w:id="5170" w:author="Jochum, Michael D." w:date="2021-08-03T14:59:00Z"/>
                    <w:rFonts w:ascii="Calibri" w:eastAsia="Times New Roman" w:hAnsi="Calibri" w:cs="Calibri"/>
                    <w:color w:val="000000"/>
                  </w:rPr>
                </w:rPrChange>
              </w:rPr>
            </w:pPr>
            <w:ins w:id="5171" w:author="Jochum, Michael D." w:date="2021-08-03T14:59:00Z">
              <w:r w:rsidRPr="00F7092D">
                <w:rPr>
                  <w:rFonts w:eastAsia="Times New Roman" w:cstheme="minorHAnsi"/>
                  <w:color w:val="000000"/>
                  <w:rPrChange w:id="5172" w:author="Jochum, Michael D." w:date="2021-08-05T16:09:00Z">
                    <w:rPr>
                      <w:rFonts w:ascii="Calibri" w:eastAsia="Times New Roman" w:hAnsi="Calibri" w:cs="Calibri"/>
                      <w:color w:val="000000"/>
                    </w:rPr>
                  </w:rPrChange>
                </w:rPr>
                <w:t>0.048</w:t>
              </w:r>
            </w:ins>
          </w:p>
        </w:tc>
        <w:tc>
          <w:tcPr>
            <w:tcW w:w="880" w:type="dxa"/>
            <w:tcBorders>
              <w:top w:val="nil"/>
              <w:left w:val="nil"/>
              <w:bottom w:val="nil"/>
              <w:right w:val="nil"/>
            </w:tcBorders>
            <w:shd w:val="clear" w:color="auto" w:fill="auto"/>
            <w:noWrap/>
            <w:vAlign w:val="bottom"/>
            <w:hideMark/>
            <w:tcPrChange w:id="5173" w:author="Jochum, Michael D." w:date="2021-08-03T15:01:00Z">
              <w:tcPr>
                <w:tcW w:w="880" w:type="dxa"/>
                <w:tcBorders>
                  <w:top w:val="nil"/>
                  <w:left w:val="nil"/>
                  <w:bottom w:val="nil"/>
                  <w:right w:val="nil"/>
                </w:tcBorders>
                <w:shd w:val="clear" w:color="auto" w:fill="auto"/>
                <w:noWrap/>
                <w:vAlign w:val="bottom"/>
                <w:hideMark/>
              </w:tcPr>
            </w:tcPrChange>
          </w:tcPr>
          <w:p w14:paraId="60ADC128" w14:textId="77777777" w:rsidR="00045EAC" w:rsidRPr="00F7092D" w:rsidRDefault="00045EAC" w:rsidP="00045EAC">
            <w:pPr>
              <w:spacing w:after="0" w:line="240" w:lineRule="auto"/>
              <w:jc w:val="center"/>
              <w:rPr>
                <w:ins w:id="5174" w:author="Jochum, Michael D." w:date="2021-08-03T14:59:00Z"/>
                <w:rFonts w:eastAsia="Times New Roman" w:cstheme="minorHAnsi"/>
                <w:color w:val="000000"/>
                <w:rPrChange w:id="5175" w:author="Jochum, Michael D." w:date="2021-08-05T16:09:00Z">
                  <w:rPr>
                    <w:ins w:id="5176" w:author="Jochum, Michael D." w:date="2021-08-03T14:59:00Z"/>
                    <w:rFonts w:ascii="Calibri" w:eastAsia="Times New Roman" w:hAnsi="Calibri" w:cs="Calibri"/>
                    <w:color w:val="000000"/>
                  </w:rPr>
                </w:rPrChange>
              </w:rPr>
            </w:pPr>
            <w:ins w:id="5177" w:author="Jochum, Michael D." w:date="2021-08-03T14:59:00Z">
              <w:r w:rsidRPr="00F7092D">
                <w:rPr>
                  <w:rFonts w:eastAsia="Times New Roman" w:cstheme="minorHAnsi"/>
                  <w:color w:val="000000"/>
                  <w:rPrChange w:id="5178"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179" w:author="Jochum, Michael D." w:date="2021-08-03T15:01:00Z">
              <w:tcPr>
                <w:tcW w:w="1138" w:type="dxa"/>
                <w:tcBorders>
                  <w:top w:val="nil"/>
                  <w:left w:val="nil"/>
                  <w:bottom w:val="nil"/>
                  <w:right w:val="nil"/>
                </w:tcBorders>
                <w:shd w:val="clear" w:color="auto" w:fill="auto"/>
                <w:noWrap/>
                <w:vAlign w:val="bottom"/>
                <w:hideMark/>
              </w:tcPr>
            </w:tcPrChange>
          </w:tcPr>
          <w:p w14:paraId="04D7FF57" w14:textId="77777777" w:rsidR="00045EAC" w:rsidRPr="00F7092D" w:rsidRDefault="00045EAC" w:rsidP="00045EAC">
            <w:pPr>
              <w:spacing w:after="0" w:line="240" w:lineRule="auto"/>
              <w:jc w:val="center"/>
              <w:rPr>
                <w:ins w:id="5180" w:author="Jochum, Michael D." w:date="2021-08-03T14:59:00Z"/>
                <w:rFonts w:eastAsia="Times New Roman" w:cstheme="minorHAnsi"/>
                <w:color w:val="000000"/>
                <w:rPrChange w:id="5181" w:author="Jochum, Michael D." w:date="2021-08-05T16:09:00Z">
                  <w:rPr>
                    <w:ins w:id="5182" w:author="Jochum, Michael D." w:date="2021-08-03T14:59:00Z"/>
                    <w:rFonts w:ascii="Calibri" w:eastAsia="Times New Roman" w:hAnsi="Calibri" w:cs="Calibri"/>
                    <w:color w:val="000000"/>
                  </w:rPr>
                </w:rPrChange>
              </w:rPr>
            </w:pPr>
            <w:ins w:id="5183" w:author="Jochum, Michael D." w:date="2021-08-03T14:59:00Z">
              <w:r w:rsidRPr="00F7092D">
                <w:rPr>
                  <w:rFonts w:eastAsia="Times New Roman" w:cstheme="minorHAnsi"/>
                  <w:color w:val="000000"/>
                  <w:rPrChange w:id="5184" w:author="Jochum, Michael D." w:date="2021-08-05T16:09:00Z">
                    <w:rPr>
                      <w:rFonts w:ascii="Calibri" w:eastAsia="Times New Roman" w:hAnsi="Calibri" w:cs="Calibri"/>
                      <w:color w:val="000000"/>
                    </w:rPr>
                  </w:rPrChange>
                </w:rPr>
                <w:t>25</w:t>
              </w:r>
            </w:ins>
          </w:p>
        </w:tc>
      </w:tr>
      <w:tr w:rsidR="006030BE" w:rsidRPr="00F7092D" w14:paraId="1EDC4E99" w14:textId="77777777" w:rsidTr="006030BE">
        <w:trPr>
          <w:trHeight w:val="253"/>
          <w:jc w:val="center"/>
          <w:ins w:id="5185" w:author="Jochum, Michael D." w:date="2021-08-03T14:59:00Z"/>
          <w:trPrChange w:id="5186" w:author="Jochum, Michael D." w:date="2021-08-03T15:01:00Z">
            <w:trPr>
              <w:trHeight w:val="253"/>
            </w:trPr>
          </w:trPrChange>
        </w:trPr>
        <w:tc>
          <w:tcPr>
            <w:tcW w:w="5152" w:type="dxa"/>
            <w:tcBorders>
              <w:top w:val="nil"/>
              <w:left w:val="nil"/>
              <w:bottom w:val="single" w:sz="4" w:space="0" w:color="auto"/>
              <w:right w:val="nil"/>
            </w:tcBorders>
            <w:shd w:val="clear" w:color="auto" w:fill="auto"/>
            <w:noWrap/>
            <w:vAlign w:val="bottom"/>
            <w:hideMark/>
            <w:tcPrChange w:id="5187" w:author="Jochum, Michael D." w:date="2021-08-03T15:01:00Z">
              <w:tcPr>
                <w:tcW w:w="4916" w:type="dxa"/>
                <w:tcBorders>
                  <w:top w:val="nil"/>
                  <w:left w:val="nil"/>
                  <w:bottom w:val="single" w:sz="4" w:space="0" w:color="auto"/>
                  <w:right w:val="nil"/>
                </w:tcBorders>
                <w:shd w:val="clear" w:color="auto" w:fill="auto"/>
                <w:noWrap/>
                <w:vAlign w:val="bottom"/>
                <w:hideMark/>
              </w:tcPr>
            </w:tcPrChange>
          </w:tcPr>
          <w:p w14:paraId="4B015AEC" w14:textId="77777777" w:rsidR="00045EAC" w:rsidRPr="00F7092D" w:rsidRDefault="00045EAC" w:rsidP="00045EAC">
            <w:pPr>
              <w:spacing w:after="0" w:line="240" w:lineRule="auto"/>
              <w:jc w:val="right"/>
              <w:rPr>
                <w:ins w:id="5188" w:author="Jochum, Michael D." w:date="2021-08-03T14:59:00Z"/>
                <w:rFonts w:eastAsia="Times New Roman" w:cstheme="minorHAnsi"/>
                <w:color w:val="000000"/>
                <w:rPrChange w:id="5189" w:author="Jochum, Michael D." w:date="2021-08-05T16:09:00Z">
                  <w:rPr>
                    <w:ins w:id="5190" w:author="Jochum, Michael D." w:date="2021-08-03T14:59:00Z"/>
                    <w:rFonts w:ascii="Calibri" w:eastAsia="Times New Roman" w:hAnsi="Calibri" w:cs="Calibri"/>
                    <w:color w:val="000000"/>
                  </w:rPr>
                </w:rPrChange>
              </w:rPr>
            </w:pPr>
            <w:ins w:id="5191" w:author="Jochum, Michael D." w:date="2021-08-03T14:59:00Z">
              <w:r w:rsidRPr="00F7092D">
                <w:rPr>
                  <w:rFonts w:eastAsia="Times New Roman" w:cstheme="minorHAnsi"/>
                  <w:color w:val="000000"/>
                  <w:rPrChange w:id="5192" w:author="Jochum, Michael D." w:date="2021-08-05T16:09:00Z">
                    <w:rPr>
                      <w:rFonts w:ascii="Calibri" w:eastAsia="Times New Roman" w:hAnsi="Calibri" w:cs="Calibri"/>
                      <w:color w:val="000000"/>
                    </w:rPr>
                  </w:rPrChange>
                </w:rPr>
                <w:t>hydrolase activity, acting on acid anhydrides</w:t>
              </w:r>
            </w:ins>
          </w:p>
        </w:tc>
        <w:tc>
          <w:tcPr>
            <w:tcW w:w="1966" w:type="dxa"/>
            <w:tcBorders>
              <w:top w:val="nil"/>
              <w:left w:val="nil"/>
              <w:bottom w:val="single" w:sz="4" w:space="0" w:color="auto"/>
              <w:right w:val="nil"/>
            </w:tcBorders>
            <w:shd w:val="clear" w:color="auto" w:fill="auto"/>
            <w:noWrap/>
            <w:vAlign w:val="bottom"/>
            <w:hideMark/>
            <w:tcPrChange w:id="5193" w:author="Jochum, Michael D." w:date="2021-08-03T15:01:00Z">
              <w:tcPr>
                <w:tcW w:w="1923" w:type="dxa"/>
                <w:tcBorders>
                  <w:top w:val="nil"/>
                  <w:left w:val="nil"/>
                  <w:bottom w:val="single" w:sz="4" w:space="0" w:color="auto"/>
                  <w:right w:val="nil"/>
                </w:tcBorders>
                <w:shd w:val="clear" w:color="auto" w:fill="auto"/>
                <w:noWrap/>
                <w:vAlign w:val="bottom"/>
                <w:hideMark/>
              </w:tcPr>
            </w:tcPrChange>
          </w:tcPr>
          <w:p w14:paraId="0E09E994" w14:textId="77777777" w:rsidR="00045EAC" w:rsidRPr="00F7092D" w:rsidRDefault="00045EAC" w:rsidP="00045EAC">
            <w:pPr>
              <w:spacing w:after="0" w:line="240" w:lineRule="auto"/>
              <w:jc w:val="center"/>
              <w:rPr>
                <w:ins w:id="5194" w:author="Jochum, Michael D." w:date="2021-08-03T14:59:00Z"/>
                <w:rFonts w:eastAsia="Times New Roman" w:cstheme="minorHAnsi"/>
                <w:color w:val="000000"/>
                <w:rPrChange w:id="5195" w:author="Jochum, Michael D." w:date="2021-08-05T16:09:00Z">
                  <w:rPr>
                    <w:ins w:id="5196" w:author="Jochum, Michael D." w:date="2021-08-03T14:59:00Z"/>
                    <w:rFonts w:ascii="Calibri" w:eastAsia="Times New Roman" w:hAnsi="Calibri" w:cs="Calibri"/>
                    <w:color w:val="000000"/>
                  </w:rPr>
                </w:rPrChange>
              </w:rPr>
            </w:pPr>
            <w:proofErr w:type="spellStart"/>
            <w:ins w:id="5197" w:author="Jochum, Michael D." w:date="2021-08-03T14:59:00Z">
              <w:r w:rsidRPr="00F7092D">
                <w:rPr>
                  <w:rFonts w:eastAsia="Times New Roman" w:cstheme="minorHAnsi"/>
                  <w:color w:val="000000"/>
                  <w:rPrChange w:id="5198"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single" w:sz="4" w:space="0" w:color="auto"/>
              <w:right w:val="nil"/>
            </w:tcBorders>
            <w:shd w:val="clear" w:color="auto" w:fill="auto"/>
            <w:noWrap/>
            <w:vAlign w:val="bottom"/>
            <w:hideMark/>
            <w:tcPrChange w:id="5199" w:author="Jochum, Michael D." w:date="2021-08-03T15:01:00Z">
              <w:tcPr>
                <w:tcW w:w="1310" w:type="dxa"/>
                <w:tcBorders>
                  <w:top w:val="nil"/>
                  <w:left w:val="nil"/>
                  <w:bottom w:val="single" w:sz="4" w:space="0" w:color="auto"/>
                  <w:right w:val="nil"/>
                </w:tcBorders>
                <w:shd w:val="clear" w:color="auto" w:fill="auto"/>
                <w:noWrap/>
                <w:vAlign w:val="bottom"/>
                <w:hideMark/>
              </w:tcPr>
            </w:tcPrChange>
          </w:tcPr>
          <w:p w14:paraId="2D527E13" w14:textId="77777777" w:rsidR="00045EAC" w:rsidRPr="00F7092D" w:rsidRDefault="00045EAC" w:rsidP="00045EAC">
            <w:pPr>
              <w:spacing w:after="0" w:line="240" w:lineRule="auto"/>
              <w:jc w:val="center"/>
              <w:rPr>
                <w:ins w:id="5200" w:author="Jochum, Michael D." w:date="2021-08-03T14:59:00Z"/>
                <w:rFonts w:eastAsia="Times New Roman" w:cstheme="minorHAnsi"/>
                <w:color w:val="000000"/>
                <w:rPrChange w:id="5201" w:author="Jochum, Michael D." w:date="2021-08-05T16:09:00Z">
                  <w:rPr>
                    <w:ins w:id="5202" w:author="Jochum, Michael D." w:date="2021-08-03T14:59:00Z"/>
                    <w:rFonts w:ascii="Calibri" w:eastAsia="Times New Roman" w:hAnsi="Calibri" w:cs="Calibri"/>
                    <w:color w:val="000000"/>
                  </w:rPr>
                </w:rPrChange>
              </w:rPr>
            </w:pPr>
            <w:ins w:id="5203" w:author="Jochum, Michael D." w:date="2021-08-03T14:59:00Z">
              <w:r w:rsidRPr="00F7092D">
                <w:rPr>
                  <w:rFonts w:eastAsia="Times New Roman" w:cstheme="minorHAnsi"/>
                  <w:color w:val="000000"/>
                  <w:rPrChange w:id="5204" w:author="Jochum, Michael D." w:date="2021-08-05T16:09:00Z">
                    <w:rPr>
                      <w:rFonts w:ascii="Calibri" w:eastAsia="Times New Roman" w:hAnsi="Calibri" w:cs="Calibri"/>
                      <w:color w:val="000000"/>
                    </w:rPr>
                  </w:rPrChange>
                </w:rPr>
                <w:t>GO:0016817</w:t>
              </w:r>
            </w:ins>
          </w:p>
        </w:tc>
        <w:tc>
          <w:tcPr>
            <w:tcW w:w="746" w:type="dxa"/>
            <w:tcBorders>
              <w:top w:val="nil"/>
              <w:left w:val="nil"/>
              <w:bottom w:val="single" w:sz="4" w:space="0" w:color="auto"/>
              <w:right w:val="nil"/>
            </w:tcBorders>
            <w:shd w:val="clear" w:color="auto" w:fill="auto"/>
            <w:noWrap/>
            <w:vAlign w:val="bottom"/>
            <w:hideMark/>
            <w:tcPrChange w:id="5205" w:author="Jochum, Michael D." w:date="2021-08-03T15:01:00Z">
              <w:tcPr>
                <w:tcW w:w="729" w:type="dxa"/>
                <w:tcBorders>
                  <w:top w:val="nil"/>
                  <w:left w:val="nil"/>
                  <w:bottom w:val="single" w:sz="4" w:space="0" w:color="auto"/>
                  <w:right w:val="nil"/>
                </w:tcBorders>
                <w:shd w:val="clear" w:color="auto" w:fill="auto"/>
                <w:noWrap/>
                <w:vAlign w:val="bottom"/>
                <w:hideMark/>
              </w:tcPr>
            </w:tcPrChange>
          </w:tcPr>
          <w:p w14:paraId="50BB784B" w14:textId="77777777" w:rsidR="00045EAC" w:rsidRPr="00F7092D" w:rsidRDefault="00045EAC" w:rsidP="00045EAC">
            <w:pPr>
              <w:spacing w:after="0" w:line="240" w:lineRule="auto"/>
              <w:jc w:val="center"/>
              <w:rPr>
                <w:ins w:id="5206" w:author="Jochum, Michael D." w:date="2021-08-03T14:59:00Z"/>
                <w:rFonts w:eastAsia="Times New Roman" w:cstheme="minorHAnsi"/>
                <w:color w:val="000000"/>
                <w:rPrChange w:id="5207" w:author="Jochum, Michael D." w:date="2021-08-05T16:09:00Z">
                  <w:rPr>
                    <w:ins w:id="5208" w:author="Jochum, Michael D." w:date="2021-08-03T14:59:00Z"/>
                    <w:rFonts w:ascii="Calibri" w:eastAsia="Times New Roman" w:hAnsi="Calibri" w:cs="Calibri"/>
                    <w:color w:val="000000"/>
                  </w:rPr>
                </w:rPrChange>
              </w:rPr>
            </w:pPr>
            <w:ins w:id="5209" w:author="Jochum, Michael D." w:date="2021-08-03T14:59:00Z">
              <w:r w:rsidRPr="00F7092D">
                <w:rPr>
                  <w:rFonts w:eastAsia="Times New Roman" w:cstheme="minorHAnsi"/>
                  <w:color w:val="000000"/>
                  <w:rPrChange w:id="5210" w:author="Jochum, Michael D." w:date="2021-08-05T16:09:00Z">
                    <w:rPr>
                      <w:rFonts w:ascii="Calibri" w:eastAsia="Times New Roman" w:hAnsi="Calibri" w:cs="Calibri"/>
                      <w:color w:val="000000"/>
                    </w:rPr>
                  </w:rPrChange>
                </w:rPr>
                <w:t>3</w:t>
              </w:r>
            </w:ins>
          </w:p>
        </w:tc>
        <w:tc>
          <w:tcPr>
            <w:tcW w:w="880" w:type="dxa"/>
            <w:tcBorders>
              <w:top w:val="nil"/>
              <w:left w:val="nil"/>
              <w:bottom w:val="single" w:sz="4" w:space="0" w:color="auto"/>
              <w:right w:val="nil"/>
            </w:tcBorders>
            <w:shd w:val="clear" w:color="auto" w:fill="auto"/>
            <w:noWrap/>
            <w:vAlign w:val="bottom"/>
            <w:hideMark/>
            <w:tcPrChange w:id="5211"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38FB2618" w14:textId="77777777" w:rsidR="00045EAC" w:rsidRPr="00F7092D" w:rsidRDefault="00045EAC" w:rsidP="00045EAC">
            <w:pPr>
              <w:spacing w:after="0" w:line="240" w:lineRule="auto"/>
              <w:jc w:val="center"/>
              <w:rPr>
                <w:ins w:id="5212" w:author="Jochum, Michael D." w:date="2021-08-03T14:59:00Z"/>
                <w:rFonts w:eastAsia="Times New Roman" w:cstheme="minorHAnsi"/>
                <w:color w:val="000000"/>
                <w:rPrChange w:id="5213" w:author="Jochum, Michael D." w:date="2021-08-05T16:09:00Z">
                  <w:rPr>
                    <w:ins w:id="5214" w:author="Jochum, Michael D." w:date="2021-08-03T14:59:00Z"/>
                    <w:rFonts w:ascii="Calibri" w:eastAsia="Times New Roman" w:hAnsi="Calibri" w:cs="Calibri"/>
                    <w:color w:val="000000"/>
                  </w:rPr>
                </w:rPrChange>
              </w:rPr>
            </w:pPr>
            <w:ins w:id="5215" w:author="Jochum, Michael D." w:date="2021-08-03T14:59:00Z">
              <w:r w:rsidRPr="00F7092D">
                <w:rPr>
                  <w:rFonts w:eastAsia="Times New Roman" w:cstheme="minorHAnsi"/>
                  <w:color w:val="000000"/>
                  <w:rPrChange w:id="5216" w:author="Jochum, Michael D." w:date="2021-08-05T16:09:00Z">
                    <w:rPr>
                      <w:rFonts w:ascii="Calibri" w:eastAsia="Times New Roman" w:hAnsi="Calibri" w:cs="Calibri"/>
                      <w:color w:val="000000"/>
                    </w:rPr>
                  </w:rPrChange>
                </w:rPr>
                <w:t>-0.323</w:t>
              </w:r>
            </w:ins>
          </w:p>
        </w:tc>
        <w:tc>
          <w:tcPr>
            <w:tcW w:w="880" w:type="dxa"/>
            <w:tcBorders>
              <w:top w:val="nil"/>
              <w:left w:val="nil"/>
              <w:bottom w:val="single" w:sz="4" w:space="0" w:color="auto"/>
              <w:right w:val="nil"/>
            </w:tcBorders>
            <w:shd w:val="clear" w:color="auto" w:fill="auto"/>
            <w:noWrap/>
            <w:vAlign w:val="bottom"/>
            <w:hideMark/>
            <w:tcPrChange w:id="5217"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15F1479B" w14:textId="77777777" w:rsidR="00045EAC" w:rsidRPr="00F7092D" w:rsidRDefault="00045EAC" w:rsidP="00045EAC">
            <w:pPr>
              <w:spacing w:after="0" w:line="240" w:lineRule="auto"/>
              <w:jc w:val="center"/>
              <w:rPr>
                <w:ins w:id="5218" w:author="Jochum, Michael D." w:date="2021-08-03T14:59:00Z"/>
                <w:rFonts w:eastAsia="Times New Roman" w:cstheme="minorHAnsi"/>
                <w:color w:val="000000"/>
                <w:rPrChange w:id="5219" w:author="Jochum, Michael D." w:date="2021-08-05T16:09:00Z">
                  <w:rPr>
                    <w:ins w:id="5220" w:author="Jochum, Michael D." w:date="2021-08-03T14:59:00Z"/>
                    <w:rFonts w:ascii="Calibri" w:eastAsia="Times New Roman" w:hAnsi="Calibri" w:cs="Calibri"/>
                    <w:color w:val="000000"/>
                  </w:rPr>
                </w:rPrChange>
              </w:rPr>
            </w:pPr>
            <w:ins w:id="5221" w:author="Jochum, Michael D." w:date="2021-08-03T14:59:00Z">
              <w:r w:rsidRPr="00F7092D">
                <w:rPr>
                  <w:rFonts w:eastAsia="Times New Roman" w:cstheme="minorHAnsi"/>
                  <w:color w:val="000000"/>
                  <w:rPrChange w:id="5222" w:author="Jochum, Michael D." w:date="2021-08-05T16:09:00Z">
                    <w:rPr>
                      <w:rFonts w:ascii="Calibri" w:eastAsia="Times New Roman" w:hAnsi="Calibri" w:cs="Calibri"/>
                      <w:color w:val="000000"/>
                    </w:rPr>
                  </w:rPrChange>
                </w:rPr>
                <w:t>0.107</w:t>
              </w:r>
            </w:ins>
          </w:p>
        </w:tc>
        <w:tc>
          <w:tcPr>
            <w:tcW w:w="880" w:type="dxa"/>
            <w:tcBorders>
              <w:top w:val="nil"/>
              <w:left w:val="nil"/>
              <w:bottom w:val="single" w:sz="4" w:space="0" w:color="auto"/>
              <w:right w:val="nil"/>
            </w:tcBorders>
            <w:shd w:val="clear" w:color="auto" w:fill="auto"/>
            <w:noWrap/>
            <w:vAlign w:val="bottom"/>
            <w:hideMark/>
            <w:tcPrChange w:id="5223"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6454B376" w14:textId="77777777" w:rsidR="00045EAC" w:rsidRPr="00F7092D" w:rsidRDefault="00045EAC" w:rsidP="00045EAC">
            <w:pPr>
              <w:spacing w:after="0" w:line="240" w:lineRule="auto"/>
              <w:jc w:val="center"/>
              <w:rPr>
                <w:ins w:id="5224" w:author="Jochum, Michael D." w:date="2021-08-03T14:59:00Z"/>
                <w:rFonts w:eastAsia="Times New Roman" w:cstheme="minorHAnsi"/>
                <w:color w:val="000000"/>
                <w:rPrChange w:id="5225" w:author="Jochum, Michael D." w:date="2021-08-05T16:09:00Z">
                  <w:rPr>
                    <w:ins w:id="5226" w:author="Jochum, Michael D." w:date="2021-08-03T14:59:00Z"/>
                    <w:rFonts w:ascii="Calibri" w:eastAsia="Times New Roman" w:hAnsi="Calibri" w:cs="Calibri"/>
                    <w:color w:val="000000"/>
                  </w:rPr>
                </w:rPrChange>
              </w:rPr>
            </w:pPr>
            <w:ins w:id="5227" w:author="Jochum, Michael D." w:date="2021-08-03T14:59:00Z">
              <w:r w:rsidRPr="00F7092D">
                <w:rPr>
                  <w:rFonts w:eastAsia="Times New Roman" w:cstheme="minorHAnsi"/>
                  <w:color w:val="000000"/>
                  <w:rPrChange w:id="5228" w:author="Jochum, Michael D." w:date="2021-08-05T16:09:00Z">
                    <w:rPr>
                      <w:rFonts w:ascii="Calibri" w:eastAsia="Times New Roman" w:hAnsi="Calibri" w:cs="Calibri"/>
                      <w:color w:val="000000"/>
                    </w:rPr>
                  </w:rPrChange>
                </w:rPr>
                <w:t>0.003</w:t>
              </w:r>
            </w:ins>
          </w:p>
        </w:tc>
        <w:tc>
          <w:tcPr>
            <w:tcW w:w="880" w:type="dxa"/>
            <w:tcBorders>
              <w:top w:val="nil"/>
              <w:left w:val="nil"/>
              <w:bottom w:val="single" w:sz="4" w:space="0" w:color="auto"/>
              <w:right w:val="nil"/>
            </w:tcBorders>
            <w:shd w:val="clear" w:color="auto" w:fill="auto"/>
            <w:noWrap/>
            <w:vAlign w:val="bottom"/>
            <w:hideMark/>
            <w:tcPrChange w:id="5229"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2075B1E0" w14:textId="77777777" w:rsidR="00045EAC" w:rsidRPr="00F7092D" w:rsidRDefault="00045EAC" w:rsidP="00045EAC">
            <w:pPr>
              <w:spacing w:after="0" w:line="240" w:lineRule="auto"/>
              <w:jc w:val="center"/>
              <w:rPr>
                <w:ins w:id="5230" w:author="Jochum, Michael D." w:date="2021-08-03T14:59:00Z"/>
                <w:rFonts w:eastAsia="Times New Roman" w:cstheme="minorHAnsi"/>
                <w:color w:val="000000"/>
                <w:rPrChange w:id="5231" w:author="Jochum, Michael D." w:date="2021-08-05T16:09:00Z">
                  <w:rPr>
                    <w:ins w:id="5232" w:author="Jochum, Michael D." w:date="2021-08-03T14:59:00Z"/>
                    <w:rFonts w:ascii="Calibri" w:eastAsia="Times New Roman" w:hAnsi="Calibri" w:cs="Calibri"/>
                    <w:color w:val="000000"/>
                  </w:rPr>
                </w:rPrChange>
              </w:rPr>
            </w:pPr>
            <w:ins w:id="5233" w:author="Jochum, Michael D." w:date="2021-08-03T14:59:00Z">
              <w:r w:rsidRPr="00F7092D">
                <w:rPr>
                  <w:rFonts w:eastAsia="Times New Roman" w:cstheme="minorHAnsi"/>
                  <w:color w:val="000000"/>
                  <w:rPrChange w:id="5234" w:author="Jochum, Michael D." w:date="2021-08-05T16:09:00Z">
                    <w:rPr>
                      <w:rFonts w:ascii="Calibri" w:eastAsia="Times New Roman" w:hAnsi="Calibri" w:cs="Calibri"/>
                      <w:color w:val="000000"/>
                    </w:rPr>
                  </w:rPrChange>
                </w:rPr>
                <w:t>0.052</w:t>
              </w:r>
            </w:ins>
          </w:p>
        </w:tc>
        <w:tc>
          <w:tcPr>
            <w:tcW w:w="880" w:type="dxa"/>
            <w:tcBorders>
              <w:top w:val="nil"/>
              <w:left w:val="nil"/>
              <w:bottom w:val="single" w:sz="4" w:space="0" w:color="auto"/>
              <w:right w:val="nil"/>
            </w:tcBorders>
            <w:shd w:val="clear" w:color="auto" w:fill="auto"/>
            <w:noWrap/>
            <w:vAlign w:val="bottom"/>
            <w:hideMark/>
            <w:tcPrChange w:id="5235"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5E35A974" w14:textId="77777777" w:rsidR="00045EAC" w:rsidRPr="00F7092D" w:rsidRDefault="00045EAC" w:rsidP="00045EAC">
            <w:pPr>
              <w:spacing w:after="0" w:line="240" w:lineRule="auto"/>
              <w:jc w:val="center"/>
              <w:rPr>
                <w:ins w:id="5236" w:author="Jochum, Michael D." w:date="2021-08-03T14:59:00Z"/>
                <w:rFonts w:eastAsia="Times New Roman" w:cstheme="minorHAnsi"/>
                <w:color w:val="000000"/>
                <w:rPrChange w:id="5237" w:author="Jochum, Michael D." w:date="2021-08-05T16:09:00Z">
                  <w:rPr>
                    <w:ins w:id="5238" w:author="Jochum, Michael D." w:date="2021-08-03T14:59:00Z"/>
                    <w:rFonts w:ascii="Calibri" w:eastAsia="Times New Roman" w:hAnsi="Calibri" w:cs="Calibri"/>
                    <w:color w:val="000000"/>
                  </w:rPr>
                </w:rPrChange>
              </w:rPr>
            </w:pPr>
            <w:ins w:id="5239" w:author="Jochum, Michael D." w:date="2021-08-03T14:59:00Z">
              <w:r w:rsidRPr="00F7092D">
                <w:rPr>
                  <w:rFonts w:eastAsia="Times New Roman" w:cstheme="minorHAnsi"/>
                  <w:color w:val="000000"/>
                  <w:rPrChange w:id="5240" w:author="Jochum, Michael D." w:date="2021-08-05T16:09:00Z">
                    <w:rPr>
                      <w:rFonts w:ascii="Calibri" w:eastAsia="Times New Roman" w:hAnsi="Calibri" w:cs="Calibri"/>
                      <w:color w:val="000000"/>
                    </w:rPr>
                  </w:rPrChange>
                </w:rPr>
                <w:t>25</w:t>
              </w:r>
            </w:ins>
          </w:p>
        </w:tc>
        <w:tc>
          <w:tcPr>
            <w:tcW w:w="1164" w:type="dxa"/>
            <w:tcBorders>
              <w:top w:val="nil"/>
              <w:left w:val="nil"/>
              <w:bottom w:val="single" w:sz="4" w:space="0" w:color="auto"/>
              <w:right w:val="nil"/>
            </w:tcBorders>
            <w:shd w:val="clear" w:color="auto" w:fill="auto"/>
            <w:noWrap/>
            <w:vAlign w:val="bottom"/>
            <w:hideMark/>
            <w:tcPrChange w:id="5241" w:author="Jochum, Michael D." w:date="2021-08-03T15:01:00Z">
              <w:tcPr>
                <w:tcW w:w="1138" w:type="dxa"/>
                <w:tcBorders>
                  <w:top w:val="nil"/>
                  <w:left w:val="nil"/>
                  <w:bottom w:val="single" w:sz="4" w:space="0" w:color="auto"/>
                  <w:right w:val="nil"/>
                </w:tcBorders>
                <w:shd w:val="clear" w:color="auto" w:fill="auto"/>
                <w:noWrap/>
                <w:vAlign w:val="bottom"/>
                <w:hideMark/>
              </w:tcPr>
            </w:tcPrChange>
          </w:tcPr>
          <w:p w14:paraId="4BB2A121" w14:textId="77777777" w:rsidR="00045EAC" w:rsidRPr="00F7092D" w:rsidRDefault="00045EAC" w:rsidP="00045EAC">
            <w:pPr>
              <w:spacing w:after="0" w:line="240" w:lineRule="auto"/>
              <w:jc w:val="center"/>
              <w:rPr>
                <w:ins w:id="5242" w:author="Jochum, Michael D." w:date="2021-08-03T14:59:00Z"/>
                <w:rFonts w:eastAsia="Times New Roman" w:cstheme="minorHAnsi"/>
                <w:color w:val="000000"/>
                <w:rPrChange w:id="5243" w:author="Jochum, Michael D." w:date="2021-08-05T16:09:00Z">
                  <w:rPr>
                    <w:ins w:id="5244" w:author="Jochum, Michael D." w:date="2021-08-03T14:59:00Z"/>
                    <w:rFonts w:ascii="Calibri" w:eastAsia="Times New Roman" w:hAnsi="Calibri" w:cs="Calibri"/>
                    <w:color w:val="000000"/>
                  </w:rPr>
                </w:rPrChange>
              </w:rPr>
            </w:pPr>
            <w:ins w:id="5245" w:author="Jochum, Michael D." w:date="2021-08-03T14:59:00Z">
              <w:r w:rsidRPr="00F7092D">
                <w:rPr>
                  <w:rFonts w:eastAsia="Times New Roman" w:cstheme="minorHAnsi"/>
                  <w:color w:val="000000"/>
                  <w:rPrChange w:id="5246" w:author="Jochum, Michael D." w:date="2021-08-05T16:09:00Z">
                    <w:rPr>
                      <w:rFonts w:ascii="Calibri" w:eastAsia="Times New Roman" w:hAnsi="Calibri" w:cs="Calibri"/>
                      <w:color w:val="000000"/>
                    </w:rPr>
                  </w:rPrChange>
                </w:rPr>
                <w:t>25</w:t>
              </w:r>
            </w:ins>
          </w:p>
        </w:tc>
      </w:tr>
    </w:tbl>
    <w:p w14:paraId="2571CA5A" w14:textId="5003375D" w:rsidR="00491314" w:rsidRPr="00F7092D" w:rsidRDefault="00491314" w:rsidP="00320396">
      <w:pPr>
        <w:spacing w:line="240" w:lineRule="auto"/>
        <w:rPr>
          <w:ins w:id="5247" w:author="Jochum, Michael D." w:date="2021-08-05T14:18:00Z"/>
          <w:rFonts w:cstheme="minorHAnsi"/>
          <w:rPrChange w:id="5248" w:author="Jochum, Michael D." w:date="2021-08-05T16:09:00Z">
            <w:rPr>
              <w:ins w:id="5249" w:author="Jochum, Michael D." w:date="2021-08-05T14:18:00Z"/>
              <w:sz w:val="24"/>
              <w:szCs w:val="24"/>
            </w:rPr>
          </w:rPrChange>
        </w:rPr>
      </w:pPr>
    </w:p>
    <w:p w14:paraId="5B0A44A2" w14:textId="77777777" w:rsidR="003C0ECD" w:rsidRPr="00F7092D" w:rsidRDefault="003C0ECD">
      <w:pPr>
        <w:rPr>
          <w:ins w:id="5250" w:author="Jochum, Michael D." w:date="2021-08-05T15:32:00Z"/>
          <w:rFonts w:cstheme="minorHAnsi"/>
          <w:rPrChange w:id="5251" w:author="Jochum, Michael D." w:date="2021-08-05T16:09:00Z">
            <w:rPr>
              <w:ins w:id="5252" w:author="Jochum, Michael D." w:date="2021-08-05T15:32:00Z"/>
              <w:sz w:val="24"/>
              <w:szCs w:val="24"/>
            </w:rPr>
          </w:rPrChange>
        </w:rPr>
      </w:pPr>
      <w:ins w:id="5253" w:author="Jochum, Michael D." w:date="2021-08-05T15:32:00Z">
        <w:r w:rsidRPr="00F7092D">
          <w:rPr>
            <w:rFonts w:cstheme="minorHAnsi"/>
            <w:rPrChange w:id="5254" w:author="Jochum, Michael D." w:date="2021-08-05T16:09:00Z">
              <w:rPr>
                <w:sz w:val="24"/>
                <w:szCs w:val="24"/>
              </w:rPr>
            </w:rPrChange>
          </w:rPr>
          <w:br w:type="page"/>
        </w:r>
      </w:ins>
    </w:p>
    <w:p w14:paraId="1BFBE749" w14:textId="77777777" w:rsidR="003C0ECD" w:rsidRPr="00F7092D" w:rsidRDefault="003C0ECD">
      <w:pPr>
        <w:pStyle w:val="Caption"/>
        <w:rPr>
          <w:ins w:id="5255" w:author="Jochum, Michael D." w:date="2021-08-05T15:39:00Z"/>
        </w:rPr>
      </w:pPr>
    </w:p>
    <w:p w14:paraId="0E1B222F" w14:textId="6A961DA3" w:rsidR="003C0ECD" w:rsidRPr="006E64C6" w:rsidRDefault="003C0ECD">
      <w:pPr>
        <w:pStyle w:val="Caption"/>
        <w:rPr>
          <w:ins w:id="5256" w:author="Jochum, Michael D." w:date="2021-08-05T15:35:00Z"/>
          <w:b w:val="0"/>
          <w:bCs/>
          <w:rPrChange w:id="5257" w:author="Jochum, Michael D." w:date="2021-08-05T16:25:00Z">
            <w:rPr>
              <w:ins w:id="5258" w:author="Jochum, Michael D." w:date="2021-08-05T15:35:00Z"/>
            </w:rPr>
          </w:rPrChange>
        </w:rPr>
      </w:pPr>
      <w:bookmarkStart w:id="5259" w:name="_Ref79071447"/>
      <w:bookmarkStart w:id="5260" w:name="_Ref79071440"/>
      <w:ins w:id="5261" w:author="Jochum, Michael D." w:date="2021-08-05T15:35:00Z">
        <w:r w:rsidRPr="00F7092D">
          <w:t xml:space="preserve">Table </w:t>
        </w:r>
        <w:r w:rsidRPr="00F7092D">
          <w:fldChar w:fldCharType="begin"/>
        </w:r>
        <w:r w:rsidRPr="00F7092D">
          <w:instrText xml:space="preserve"> SEQ Table \* ARABIC </w:instrText>
        </w:r>
      </w:ins>
      <w:r w:rsidRPr="00F7092D">
        <w:rPr>
          <w:rPrChange w:id="5262" w:author="Jochum, Michael D." w:date="2021-08-05T16:09:00Z">
            <w:rPr/>
          </w:rPrChange>
        </w:rPr>
        <w:fldChar w:fldCharType="separate"/>
      </w:r>
      <w:ins w:id="5263" w:author="Jochum, Michael D." w:date="2021-08-05T15:35:00Z">
        <w:r w:rsidRPr="00F7092D">
          <w:rPr>
            <w:noProof/>
          </w:rPr>
          <w:t>5</w:t>
        </w:r>
        <w:r w:rsidRPr="00534C8C">
          <w:fldChar w:fldCharType="end"/>
        </w:r>
      </w:ins>
      <w:bookmarkEnd w:id="5259"/>
      <w:ins w:id="5264" w:author="Jochum, Michael D." w:date="2021-08-05T15:36:00Z">
        <w:r w:rsidRPr="00F7092D">
          <w:t>.</w:t>
        </w:r>
      </w:ins>
      <w:ins w:id="5265" w:author="Jochum, Michael D." w:date="2021-08-05T15:35:00Z">
        <w:r w:rsidRPr="00F7092D">
          <w:rPr>
            <w:rFonts w:eastAsiaTheme="minorEastAsia"/>
            <w:color w:val="083F65"/>
            <w:kern w:val="24"/>
            <w:rPrChange w:id="5266" w:author="Jochum, Michael D." w:date="2021-08-05T16:09:00Z">
              <w:rPr>
                <w:rFonts w:ascii="Calibri" w:eastAsiaTheme="minorEastAsia" w:hAnsi="Calibri" w:cstheme="minorBidi"/>
                <w:bCs/>
                <w:color w:val="083F65"/>
                <w:kern w:val="24"/>
                <w:sz w:val="22"/>
                <w:szCs w:val="22"/>
              </w:rPr>
            </w:rPrChange>
          </w:rPr>
          <w:t xml:space="preserve"> </w:t>
        </w:r>
      </w:ins>
      <w:ins w:id="5267" w:author="Jochum, Michael D." w:date="2021-08-05T15:36:00Z">
        <w:r w:rsidRPr="006E64C6">
          <w:rPr>
            <w:b w:val="0"/>
            <w:bCs/>
            <w:rPrChange w:id="5268" w:author="Jochum, Michael D." w:date="2021-08-05T16:25:00Z">
              <w:rPr/>
            </w:rPrChange>
          </w:rPr>
          <w:t xml:space="preserve">Log2 median ratio counts of taxa </w:t>
        </w:r>
      </w:ins>
      <w:ins w:id="5269" w:author="Jochum, Michael D." w:date="2021-08-05T15:37:00Z">
        <w:r w:rsidRPr="006E64C6">
          <w:rPr>
            <w:b w:val="0"/>
            <w:bCs/>
            <w:rPrChange w:id="5270" w:author="Jochum, Michael D." w:date="2021-08-05T16:25:00Z">
              <w:rPr/>
            </w:rPrChange>
          </w:rPr>
          <w:t xml:space="preserve">associated with COVID-19 </w:t>
        </w:r>
      </w:ins>
      <w:ins w:id="5271" w:author="Jochum, Michael D." w:date="2021-08-05T15:38:00Z">
        <w:r w:rsidRPr="006E64C6">
          <w:rPr>
            <w:b w:val="0"/>
            <w:bCs/>
            <w:rPrChange w:id="5272" w:author="Jochum, Michael D." w:date="2021-08-05T16:25:00Z">
              <w:rPr/>
            </w:rPrChange>
          </w:rPr>
          <w:t>m</w:t>
        </w:r>
      </w:ins>
      <w:ins w:id="5273" w:author="Jochum, Michael D." w:date="2021-08-05T15:37:00Z">
        <w:r w:rsidRPr="006E64C6">
          <w:rPr>
            <w:b w:val="0"/>
            <w:bCs/>
            <w:rPrChange w:id="5274" w:author="Jochum, Michael D." w:date="2021-08-05T16:25:00Z">
              <w:rPr/>
            </w:rPrChange>
          </w:rPr>
          <w:t xml:space="preserve">ortality </w:t>
        </w:r>
      </w:ins>
      <w:ins w:id="5275" w:author="Jochum, Michael D." w:date="2021-08-05T15:38:00Z">
        <w:r w:rsidRPr="006E64C6">
          <w:rPr>
            <w:b w:val="0"/>
            <w:bCs/>
            <w:rPrChange w:id="5276" w:author="Jochum, Michael D." w:date="2021-08-05T16:25:00Z">
              <w:rPr/>
            </w:rPrChange>
          </w:rPr>
          <w:t>when comparing d</w:t>
        </w:r>
      </w:ins>
      <w:ins w:id="5277" w:author="Jochum, Michael D." w:date="2021-08-05T15:35:00Z">
        <w:r w:rsidRPr="006E64C6">
          <w:rPr>
            <w:b w:val="0"/>
            <w:bCs/>
            <w:rPrChange w:id="5278" w:author="Jochum, Michael D." w:date="2021-08-05T16:25:00Z">
              <w:rPr>
                <w:bCs/>
              </w:rPr>
            </w:rPrChange>
          </w:rPr>
          <w:t>eceased</w:t>
        </w:r>
      </w:ins>
      <w:ins w:id="5279" w:author="Jochum, Michael D." w:date="2021-08-05T15:37:00Z">
        <w:r w:rsidRPr="006E64C6">
          <w:rPr>
            <w:b w:val="0"/>
            <w:bCs/>
            <w:rPrChange w:id="5280" w:author="Jochum, Michael D." w:date="2021-08-05T16:25:00Z">
              <w:rPr/>
            </w:rPrChange>
          </w:rPr>
          <w:t xml:space="preserve"> (n=10)</w:t>
        </w:r>
      </w:ins>
      <w:ins w:id="5281" w:author="Jochum, Michael D." w:date="2021-08-05T15:35:00Z">
        <w:r w:rsidRPr="006E64C6">
          <w:rPr>
            <w:b w:val="0"/>
            <w:bCs/>
            <w:rPrChange w:id="5282" w:author="Jochum, Michael D." w:date="2021-08-05T16:25:00Z">
              <w:rPr>
                <w:bCs/>
              </w:rPr>
            </w:rPrChange>
          </w:rPr>
          <w:t xml:space="preserve"> v</w:t>
        </w:r>
      </w:ins>
      <w:ins w:id="5283" w:author="Jochum, Michael D." w:date="2021-08-05T15:37:00Z">
        <w:r w:rsidRPr="006E64C6">
          <w:rPr>
            <w:b w:val="0"/>
            <w:bCs/>
            <w:rPrChange w:id="5284" w:author="Jochum, Michael D." w:date="2021-08-05T16:25:00Z">
              <w:rPr/>
            </w:rPrChange>
          </w:rPr>
          <w:t>ersus</w:t>
        </w:r>
      </w:ins>
      <w:ins w:id="5285" w:author="Jochum, Michael D." w:date="2021-08-05T15:35:00Z">
        <w:r w:rsidRPr="006E64C6">
          <w:rPr>
            <w:b w:val="0"/>
            <w:bCs/>
            <w:rPrChange w:id="5286" w:author="Jochum, Michael D." w:date="2021-08-05T16:25:00Z">
              <w:rPr>
                <w:bCs/>
              </w:rPr>
            </w:rPrChange>
          </w:rPr>
          <w:t xml:space="preserve"> </w:t>
        </w:r>
      </w:ins>
      <w:ins w:id="5287" w:author="Jochum, Michael D." w:date="2021-08-05T15:37:00Z">
        <w:r w:rsidRPr="006E64C6">
          <w:rPr>
            <w:b w:val="0"/>
            <w:bCs/>
            <w:rPrChange w:id="5288" w:author="Jochum, Michael D." w:date="2021-08-05T16:25:00Z">
              <w:rPr/>
            </w:rPrChange>
          </w:rPr>
          <w:t>s</w:t>
        </w:r>
      </w:ins>
      <w:ins w:id="5289" w:author="Jochum, Michael D." w:date="2021-08-05T15:35:00Z">
        <w:r w:rsidRPr="006E64C6">
          <w:rPr>
            <w:b w:val="0"/>
            <w:bCs/>
            <w:rPrChange w:id="5290" w:author="Jochum, Michael D." w:date="2021-08-05T16:25:00Z">
              <w:rPr>
                <w:bCs/>
              </w:rPr>
            </w:rPrChange>
          </w:rPr>
          <w:t>urvived</w:t>
        </w:r>
      </w:ins>
      <w:ins w:id="5291" w:author="Jochum, Michael D." w:date="2021-08-05T15:37:00Z">
        <w:r w:rsidRPr="006E64C6">
          <w:rPr>
            <w:b w:val="0"/>
            <w:bCs/>
            <w:rPrChange w:id="5292" w:author="Jochum, Michael D." w:date="2021-08-05T16:25:00Z">
              <w:rPr/>
            </w:rPrChange>
          </w:rPr>
          <w:t xml:space="preserve"> (n=15)</w:t>
        </w:r>
      </w:ins>
      <w:ins w:id="5293" w:author="Jochum, Michael D." w:date="2021-08-05T15:38:00Z">
        <w:r w:rsidRPr="006E64C6">
          <w:rPr>
            <w:b w:val="0"/>
            <w:bCs/>
            <w:rPrChange w:id="5294" w:author="Jochum, Michael D." w:date="2021-08-05T16:25:00Z">
              <w:rPr/>
            </w:rPrChange>
          </w:rPr>
          <w:t>.</w:t>
        </w:r>
      </w:ins>
      <w:ins w:id="5295" w:author="Jochum, Michael D." w:date="2021-08-05T15:35:00Z">
        <w:r w:rsidRPr="006E64C6">
          <w:rPr>
            <w:b w:val="0"/>
            <w:bCs/>
            <w:rPrChange w:id="5296" w:author="Jochum, Michael D." w:date="2021-08-05T16:25:00Z">
              <w:rPr>
                <w:bCs/>
              </w:rPr>
            </w:rPrChange>
          </w:rPr>
          <w:t xml:space="preserve"> </w:t>
        </w:r>
        <w:r w:rsidRPr="006E64C6">
          <w:rPr>
            <w:b w:val="0"/>
            <w:bCs/>
            <w:rPrChange w:id="5297" w:author="Jochum, Michael D." w:date="2021-08-05T16:25:00Z">
              <w:rPr/>
            </w:rPrChange>
          </w:rPr>
          <w:t>Comparisons were conducted using Wilcoxon rank sum test and adjusted for multiple test comparisons using the</w:t>
        </w:r>
      </w:ins>
      <w:ins w:id="5298" w:author="Jochum, Michael D." w:date="2021-08-05T15:39:00Z">
        <w:r w:rsidRPr="006E64C6">
          <w:rPr>
            <w:b w:val="0"/>
            <w:bCs/>
            <w:rPrChange w:id="5299" w:author="Jochum, Michael D." w:date="2021-08-05T16:25:00Z">
              <w:rPr/>
            </w:rPrChange>
          </w:rPr>
          <w:t xml:space="preserve"> </w:t>
        </w:r>
      </w:ins>
      <w:proofErr w:type="spellStart"/>
      <w:ins w:id="5300" w:author="Jochum, Michael D." w:date="2021-08-05T15:38:00Z">
        <w:r w:rsidRPr="006E64C6">
          <w:rPr>
            <w:b w:val="0"/>
            <w:bCs/>
            <w:rPrChange w:id="5301" w:author="Jochum, Michael D." w:date="2021-08-05T16:25:00Z">
              <w:rPr/>
            </w:rPrChange>
          </w:rPr>
          <w:t>B</w:t>
        </w:r>
      </w:ins>
      <w:ins w:id="5302" w:author="Jochum, Michael D." w:date="2021-08-05T15:35:00Z">
        <w:r w:rsidRPr="006E64C6">
          <w:rPr>
            <w:b w:val="0"/>
            <w:bCs/>
            <w:rPrChange w:id="5303" w:author="Jochum, Michael D." w:date="2021-08-05T16:25:00Z">
              <w:rPr/>
            </w:rPrChange>
          </w:rPr>
          <w:t>enajmini</w:t>
        </w:r>
        <w:proofErr w:type="spellEnd"/>
        <w:r w:rsidRPr="006E64C6">
          <w:rPr>
            <w:b w:val="0"/>
            <w:bCs/>
            <w:rPrChange w:id="5304" w:author="Jochum, Michael D." w:date="2021-08-05T16:25:00Z">
              <w:rPr/>
            </w:rPrChange>
          </w:rPr>
          <w:t xml:space="preserve"> </w:t>
        </w:r>
      </w:ins>
      <w:ins w:id="5305" w:author="Jochum, Michael D." w:date="2021-08-05T15:39:00Z">
        <w:r w:rsidRPr="006E64C6">
          <w:rPr>
            <w:b w:val="0"/>
            <w:bCs/>
            <w:rPrChange w:id="5306" w:author="Jochum, Michael D." w:date="2021-08-05T16:25:00Z">
              <w:rPr/>
            </w:rPrChange>
          </w:rPr>
          <w:t>H</w:t>
        </w:r>
      </w:ins>
      <w:ins w:id="5307" w:author="Jochum, Michael D." w:date="2021-08-05T15:35:00Z">
        <w:r w:rsidRPr="006E64C6">
          <w:rPr>
            <w:b w:val="0"/>
            <w:bCs/>
            <w:rPrChange w:id="5308" w:author="Jochum, Michael D." w:date="2021-08-05T16:25:00Z">
              <w:rPr/>
            </w:rPrChange>
          </w:rPr>
          <w:t>ochberg correction method</w:t>
        </w:r>
        <w:bookmarkEnd w:id="5260"/>
      </w:ins>
    </w:p>
    <w:tbl>
      <w:tblPr>
        <w:tblpPr w:leftFromText="180" w:rightFromText="180" w:vertAnchor="page" w:horzAnchor="margin" w:tblpXSpec="center" w:tblpY="2071"/>
        <w:tblW w:w="2847" w:type="pct"/>
        <w:tblCellMar>
          <w:left w:w="0" w:type="dxa"/>
          <w:right w:w="0" w:type="dxa"/>
        </w:tblCellMar>
        <w:tblLook w:val="0600" w:firstRow="0" w:lastRow="0" w:firstColumn="0" w:lastColumn="0" w:noHBand="1" w:noVBand="1"/>
        <w:tblPrChange w:id="5309" w:author="Jochum, Michael D." w:date="2021-08-05T16:10:00Z">
          <w:tblPr>
            <w:tblpPr w:leftFromText="180" w:rightFromText="180" w:vertAnchor="page" w:horzAnchor="margin" w:tblpXSpec="center" w:tblpY="2071"/>
            <w:tblW w:w="2755" w:type="pct"/>
            <w:tblCellMar>
              <w:left w:w="0" w:type="dxa"/>
              <w:right w:w="0" w:type="dxa"/>
            </w:tblCellMar>
            <w:tblLook w:val="0600" w:firstRow="0" w:lastRow="0" w:firstColumn="0" w:lastColumn="0" w:noHBand="1" w:noVBand="1"/>
          </w:tblPr>
        </w:tblPrChange>
      </w:tblPr>
      <w:tblGrid>
        <w:gridCol w:w="1840"/>
        <w:gridCol w:w="1291"/>
        <w:gridCol w:w="1104"/>
        <w:gridCol w:w="940"/>
        <w:gridCol w:w="940"/>
        <w:gridCol w:w="2084"/>
        <w:tblGridChange w:id="5310">
          <w:tblGrid>
            <w:gridCol w:w="1781"/>
            <w:gridCol w:w="1249"/>
            <w:gridCol w:w="1068"/>
            <w:gridCol w:w="909"/>
            <w:gridCol w:w="909"/>
            <w:gridCol w:w="2018"/>
          </w:tblGrid>
        </w:tblGridChange>
      </w:tblGrid>
      <w:tr w:rsidR="003C0ECD" w:rsidRPr="00F7092D" w14:paraId="2AB17AC3" w14:textId="77777777" w:rsidTr="00F7092D">
        <w:trPr>
          <w:trHeight w:val="20"/>
          <w:ins w:id="5311" w:author="Jochum, Michael D." w:date="2021-08-05T15:39:00Z"/>
          <w:trPrChange w:id="5312" w:author="Jochum, Michael D." w:date="2021-08-05T16:10:00Z">
            <w:trPr>
              <w:trHeight w:val="123"/>
            </w:trPr>
          </w:trPrChange>
        </w:trPr>
        <w:tc>
          <w:tcPr>
            <w:tcW w:w="112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313" w:author="Jochum, Michael D." w:date="2021-08-05T16:10:00Z">
              <w:tcPr>
                <w:tcW w:w="112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4EC8753B" w14:textId="77777777" w:rsidR="003C0ECD" w:rsidRPr="00F7092D" w:rsidRDefault="003C0ECD" w:rsidP="003C0ECD">
            <w:pPr>
              <w:jc w:val="center"/>
              <w:rPr>
                <w:ins w:id="5314" w:author="Jochum, Michael D." w:date="2021-08-05T15:39:00Z"/>
                <w:rFonts w:cstheme="minorHAnsi"/>
                <w:rPrChange w:id="5315" w:author="Jochum, Michael D." w:date="2021-08-05T16:09:00Z">
                  <w:rPr>
                    <w:ins w:id="5316" w:author="Jochum, Michael D." w:date="2021-08-05T15:39:00Z"/>
                    <w:rFonts w:cstheme="minorHAnsi"/>
                    <w:sz w:val="24"/>
                    <w:szCs w:val="24"/>
                  </w:rPr>
                </w:rPrChange>
              </w:rPr>
            </w:pPr>
            <w:ins w:id="5317" w:author="Jochum, Michael D." w:date="2021-08-05T15:39:00Z">
              <w:r w:rsidRPr="00F7092D">
                <w:rPr>
                  <w:rFonts w:cstheme="minorHAnsi"/>
                  <w:rPrChange w:id="5318" w:author="Jochum, Michael D." w:date="2021-08-05T16:09:00Z">
                    <w:rPr>
                      <w:rFonts w:cstheme="minorHAnsi"/>
                      <w:sz w:val="24"/>
                      <w:szCs w:val="24"/>
                    </w:rPr>
                  </w:rPrChange>
                </w:rPr>
                <w:t>log</w:t>
              </w:r>
              <w:r w:rsidRPr="00F7092D">
                <w:rPr>
                  <w:rFonts w:cstheme="minorHAnsi"/>
                  <w:vertAlign w:val="subscript"/>
                  <w:rPrChange w:id="5319" w:author="Jochum, Michael D." w:date="2021-08-05T16:09:00Z">
                    <w:rPr>
                      <w:rFonts w:cstheme="minorHAnsi"/>
                      <w:sz w:val="24"/>
                      <w:szCs w:val="24"/>
                      <w:vertAlign w:val="subscript"/>
                    </w:rPr>
                  </w:rPrChange>
                </w:rPr>
                <w:t xml:space="preserve">2 </w:t>
              </w:r>
              <w:r w:rsidRPr="00F7092D">
                <w:rPr>
                  <w:rFonts w:cstheme="minorHAnsi"/>
                  <w:rPrChange w:id="5320" w:author="Jochum, Michael D." w:date="2021-08-05T16:09:00Z">
                    <w:rPr>
                      <w:rFonts w:cstheme="minorHAnsi"/>
                      <w:sz w:val="24"/>
                      <w:szCs w:val="24"/>
                    </w:rPr>
                  </w:rPrChange>
                </w:rPr>
                <w:t>median ratio</w:t>
              </w:r>
            </w:ins>
          </w:p>
        </w:tc>
        <w:tc>
          <w:tcPr>
            <w:tcW w:w="787"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321" w:author="Jochum, Michael D." w:date="2021-08-05T16:10:00Z">
              <w:tcPr>
                <w:tcW w:w="787"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7B4638F0" w14:textId="77777777" w:rsidR="003C0ECD" w:rsidRPr="00F7092D" w:rsidRDefault="003C0ECD" w:rsidP="003C0ECD">
            <w:pPr>
              <w:jc w:val="center"/>
              <w:rPr>
                <w:ins w:id="5322" w:author="Jochum, Michael D." w:date="2021-08-05T15:39:00Z"/>
                <w:rFonts w:cstheme="minorHAnsi"/>
                <w:rPrChange w:id="5323" w:author="Jochum, Michael D." w:date="2021-08-05T16:09:00Z">
                  <w:rPr>
                    <w:ins w:id="5324" w:author="Jochum, Michael D." w:date="2021-08-05T15:39:00Z"/>
                    <w:rFonts w:cstheme="minorHAnsi"/>
                    <w:sz w:val="24"/>
                    <w:szCs w:val="24"/>
                  </w:rPr>
                </w:rPrChange>
              </w:rPr>
            </w:pPr>
            <w:ins w:id="5325" w:author="Jochum, Michael D." w:date="2021-08-05T15:39:00Z">
              <w:r w:rsidRPr="00F7092D">
                <w:rPr>
                  <w:rFonts w:cstheme="minorHAnsi"/>
                  <w:rPrChange w:id="5326" w:author="Jochum, Michael D." w:date="2021-08-05T16:09:00Z">
                    <w:rPr>
                      <w:rFonts w:cstheme="minorHAnsi"/>
                      <w:sz w:val="24"/>
                      <w:szCs w:val="24"/>
                    </w:rPr>
                  </w:rPrChange>
                </w:rPr>
                <w:t>Median diff</w:t>
              </w:r>
            </w:ins>
          </w:p>
        </w:tc>
        <w:tc>
          <w:tcPr>
            <w:tcW w:w="6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327" w:author="Jochum, Michael D." w:date="2021-08-05T16:10:00Z">
              <w:tcPr>
                <w:tcW w:w="6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50034D97" w14:textId="77777777" w:rsidR="003C0ECD" w:rsidRPr="00F7092D" w:rsidRDefault="003C0ECD" w:rsidP="003C0ECD">
            <w:pPr>
              <w:jc w:val="center"/>
              <w:rPr>
                <w:ins w:id="5328" w:author="Jochum, Michael D." w:date="2021-08-05T15:39:00Z"/>
                <w:rFonts w:cstheme="minorHAnsi"/>
                <w:rPrChange w:id="5329" w:author="Jochum, Michael D." w:date="2021-08-05T16:09:00Z">
                  <w:rPr>
                    <w:ins w:id="5330" w:author="Jochum, Michael D." w:date="2021-08-05T15:39:00Z"/>
                    <w:rFonts w:cstheme="minorHAnsi"/>
                    <w:sz w:val="24"/>
                    <w:szCs w:val="24"/>
                  </w:rPr>
                </w:rPrChange>
              </w:rPr>
            </w:pPr>
            <w:ins w:id="5331" w:author="Jochum, Michael D." w:date="2021-08-05T15:39:00Z">
              <w:r w:rsidRPr="00F7092D">
                <w:rPr>
                  <w:rFonts w:cstheme="minorHAnsi"/>
                  <w:rPrChange w:id="5332" w:author="Jochum, Michael D." w:date="2021-08-05T16:09:00Z">
                    <w:rPr>
                      <w:rFonts w:cstheme="minorHAnsi"/>
                      <w:sz w:val="24"/>
                      <w:szCs w:val="24"/>
                    </w:rPr>
                  </w:rPrChange>
                </w:rPr>
                <w:t>Mean diff</w:t>
              </w:r>
            </w:ins>
          </w:p>
        </w:tc>
        <w:tc>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333" w:author="Jochum, Michael D." w:date="2021-08-05T16:10:00Z">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29C4842E" w14:textId="77777777" w:rsidR="003C0ECD" w:rsidRPr="00F7092D" w:rsidRDefault="003C0ECD" w:rsidP="003C0ECD">
            <w:pPr>
              <w:jc w:val="center"/>
              <w:rPr>
                <w:ins w:id="5334" w:author="Jochum, Michael D." w:date="2021-08-05T15:39:00Z"/>
                <w:rFonts w:cstheme="minorHAnsi"/>
                <w:rPrChange w:id="5335" w:author="Jochum, Michael D." w:date="2021-08-05T16:09:00Z">
                  <w:rPr>
                    <w:ins w:id="5336" w:author="Jochum, Michael D." w:date="2021-08-05T15:39:00Z"/>
                    <w:rFonts w:cstheme="minorHAnsi"/>
                    <w:sz w:val="24"/>
                    <w:szCs w:val="24"/>
                  </w:rPr>
                </w:rPrChange>
              </w:rPr>
            </w:pPr>
            <w:ins w:id="5337" w:author="Jochum, Michael D." w:date="2021-08-05T15:39:00Z">
              <w:r w:rsidRPr="00F7092D">
                <w:rPr>
                  <w:rFonts w:cstheme="minorHAnsi"/>
                  <w:rPrChange w:id="5338" w:author="Jochum, Michael D." w:date="2021-08-05T16:09:00Z">
                    <w:rPr>
                      <w:rFonts w:cstheme="minorHAnsi"/>
                      <w:sz w:val="24"/>
                      <w:szCs w:val="24"/>
                    </w:rPr>
                  </w:rPrChange>
                </w:rPr>
                <w:t>p value</w:t>
              </w:r>
            </w:ins>
          </w:p>
        </w:tc>
        <w:tc>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339" w:author="Jochum, Michael D." w:date="2021-08-05T16:10:00Z">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730FA8E2" w14:textId="77777777" w:rsidR="003C0ECD" w:rsidRPr="00F7092D" w:rsidRDefault="003C0ECD" w:rsidP="003C0ECD">
            <w:pPr>
              <w:jc w:val="center"/>
              <w:rPr>
                <w:ins w:id="5340" w:author="Jochum, Michael D." w:date="2021-08-05T15:39:00Z"/>
                <w:rFonts w:cstheme="minorHAnsi"/>
                <w:rPrChange w:id="5341" w:author="Jochum, Michael D." w:date="2021-08-05T16:09:00Z">
                  <w:rPr>
                    <w:ins w:id="5342" w:author="Jochum, Michael D." w:date="2021-08-05T15:39:00Z"/>
                    <w:rFonts w:cstheme="minorHAnsi"/>
                    <w:sz w:val="24"/>
                    <w:szCs w:val="24"/>
                  </w:rPr>
                </w:rPrChange>
              </w:rPr>
            </w:pPr>
            <w:ins w:id="5343" w:author="Jochum, Michael D." w:date="2021-08-05T15:39:00Z">
              <w:r w:rsidRPr="00F7092D">
                <w:rPr>
                  <w:rFonts w:cstheme="minorHAnsi"/>
                  <w:rPrChange w:id="5344" w:author="Jochum, Michael D." w:date="2021-08-05T16:09:00Z">
                    <w:rPr>
                      <w:rFonts w:cstheme="minorHAnsi"/>
                      <w:sz w:val="24"/>
                      <w:szCs w:val="24"/>
                    </w:rPr>
                  </w:rPrChange>
                </w:rPr>
                <w:t>q value</w:t>
              </w:r>
            </w:ins>
          </w:p>
        </w:tc>
        <w:tc>
          <w:tcPr>
            <w:tcW w:w="127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345" w:author="Jochum, Michael D." w:date="2021-08-05T16:10:00Z">
              <w:tcPr>
                <w:tcW w:w="127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3ACECD94" w14:textId="77777777" w:rsidR="003C0ECD" w:rsidRPr="00F7092D" w:rsidRDefault="003C0ECD" w:rsidP="003C0ECD">
            <w:pPr>
              <w:jc w:val="center"/>
              <w:rPr>
                <w:ins w:id="5346" w:author="Jochum, Michael D." w:date="2021-08-05T15:39:00Z"/>
                <w:rFonts w:cstheme="minorHAnsi"/>
                <w:rPrChange w:id="5347" w:author="Jochum, Michael D." w:date="2021-08-05T16:09:00Z">
                  <w:rPr>
                    <w:ins w:id="5348" w:author="Jochum, Michael D." w:date="2021-08-05T15:39:00Z"/>
                    <w:rFonts w:cstheme="minorHAnsi"/>
                    <w:sz w:val="24"/>
                    <w:szCs w:val="24"/>
                  </w:rPr>
                </w:rPrChange>
              </w:rPr>
            </w:pPr>
            <w:ins w:id="5349" w:author="Jochum, Michael D." w:date="2021-08-05T15:39:00Z">
              <w:r w:rsidRPr="00F7092D">
                <w:rPr>
                  <w:rFonts w:cstheme="minorHAnsi"/>
                  <w:rPrChange w:id="5350" w:author="Jochum, Michael D." w:date="2021-08-05T16:09:00Z">
                    <w:rPr>
                      <w:rFonts w:cstheme="minorHAnsi"/>
                      <w:sz w:val="24"/>
                      <w:szCs w:val="24"/>
                    </w:rPr>
                  </w:rPrChange>
                </w:rPr>
                <w:t>Taxonomy</w:t>
              </w:r>
            </w:ins>
          </w:p>
        </w:tc>
      </w:tr>
      <w:tr w:rsidR="003C0ECD" w:rsidRPr="00F7092D" w14:paraId="6989B67C" w14:textId="77777777" w:rsidTr="00F7092D">
        <w:trPr>
          <w:trHeight w:val="20"/>
          <w:ins w:id="5351" w:author="Jochum, Michael D." w:date="2021-08-05T15:39:00Z"/>
          <w:trPrChange w:id="5352" w:author="Jochum, Michael D." w:date="2021-08-05T16:10:00Z">
            <w:trPr>
              <w:trHeight w:val="118"/>
            </w:trPr>
          </w:trPrChange>
        </w:trPr>
        <w:tc>
          <w:tcPr>
            <w:tcW w:w="112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353" w:author="Jochum, Michael D." w:date="2021-08-05T16:10:00Z">
              <w:tcPr>
                <w:tcW w:w="112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75BF5611" w14:textId="77777777" w:rsidR="003C0ECD" w:rsidRPr="00F7092D" w:rsidRDefault="003C0ECD" w:rsidP="003C0ECD">
            <w:pPr>
              <w:jc w:val="center"/>
              <w:rPr>
                <w:ins w:id="5354" w:author="Jochum, Michael D." w:date="2021-08-05T15:39:00Z"/>
                <w:rFonts w:cstheme="minorHAnsi"/>
                <w:rPrChange w:id="5355" w:author="Jochum, Michael D." w:date="2021-08-05T16:09:00Z">
                  <w:rPr>
                    <w:ins w:id="5356" w:author="Jochum, Michael D." w:date="2021-08-05T15:39:00Z"/>
                    <w:rFonts w:cstheme="minorHAnsi"/>
                    <w:sz w:val="24"/>
                    <w:szCs w:val="24"/>
                  </w:rPr>
                </w:rPrChange>
              </w:rPr>
            </w:pPr>
            <w:ins w:id="5357" w:author="Jochum, Michael D." w:date="2021-08-05T15:39:00Z">
              <w:r w:rsidRPr="00F7092D">
                <w:rPr>
                  <w:rFonts w:cstheme="minorHAnsi"/>
                  <w:rPrChange w:id="5358" w:author="Jochum, Michael D." w:date="2021-08-05T16:09:00Z">
                    <w:rPr>
                      <w:rFonts w:cstheme="minorHAnsi"/>
                      <w:sz w:val="24"/>
                      <w:szCs w:val="24"/>
                    </w:rPr>
                  </w:rPrChange>
                </w:rPr>
                <w:t>2.25</w:t>
              </w:r>
            </w:ins>
          </w:p>
        </w:tc>
        <w:tc>
          <w:tcPr>
            <w:tcW w:w="787"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359" w:author="Jochum, Michael D." w:date="2021-08-05T16:10:00Z">
              <w:tcPr>
                <w:tcW w:w="787"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4855B21A" w14:textId="77777777" w:rsidR="003C0ECD" w:rsidRPr="00F7092D" w:rsidRDefault="003C0ECD" w:rsidP="003C0ECD">
            <w:pPr>
              <w:jc w:val="center"/>
              <w:rPr>
                <w:ins w:id="5360" w:author="Jochum, Michael D." w:date="2021-08-05T15:39:00Z"/>
                <w:rFonts w:cstheme="minorHAnsi"/>
                <w:rPrChange w:id="5361" w:author="Jochum, Michael D." w:date="2021-08-05T16:09:00Z">
                  <w:rPr>
                    <w:ins w:id="5362" w:author="Jochum, Michael D." w:date="2021-08-05T15:39:00Z"/>
                    <w:rFonts w:cstheme="minorHAnsi"/>
                    <w:sz w:val="24"/>
                    <w:szCs w:val="24"/>
                  </w:rPr>
                </w:rPrChange>
              </w:rPr>
            </w:pPr>
            <w:ins w:id="5363" w:author="Jochum, Michael D." w:date="2021-08-05T15:39:00Z">
              <w:r w:rsidRPr="00F7092D">
                <w:rPr>
                  <w:rFonts w:cstheme="minorHAnsi"/>
                  <w:rPrChange w:id="5364" w:author="Jochum, Michael D." w:date="2021-08-05T16:09:00Z">
                    <w:rPr>
                      <w:rFonts w:cstheme="minorHAnsi"/>
                      <w:sz w:val="24"/>
                      <w:szCs w:val="24"/>
                    </w:rPr>
                  </w:rPrChange>
                </w:rPr>
                <w:t>0.361</w:t>
              </w:r>
            </w:ins>
          </w:p>
        </w:tc>
        <w:tc>
          <w:tcPr>
            <w:tcW w:w="6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365" w:author="Jochum, Michael D." w:date="2021-08-05T16:10:00Z">
              <w:tcPr>
                <w:tcW w:w="6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1A9E66E4" w14:textId="77777777" w:rsidR="003C0ECD" w:rsidRPr="00F7092D" w:rsidRDefault="003C0ECD" w:rsidP="003C0ECD">
            <w:pPr>
              <w:jc w:val="center"/>
              <w:rPr>
                <w:ins w:id="5366" w:author="Jochum, Michael D." w:date="2021-08-05T15:39:00Z"/>
                <w:rFonts w:cstheme="minorHAnsi"/>
                <w:rPrChange w:id="5367" w:author="Jochum, Michael D." w:date="2021-08-05T16:09:00Z">
                  <w:rPr>
                    <w:ins w:id="5368" w:author="Jochum, Michael D." w:date="2021-08-05T15:39:00Z"/>
                    <w:rFonts w:cstheme="minorHAnsi"/>
                    <w:sz w:val="24"/>
                    <w:szCs w:val="24"/>
                  </w:rPr>
                </w:rPrChange>
              </w:rPr>
            </w:pPr>
            <w:ins w:id="5369" w:author="Jochum, Michael D." w:date="2021-08-05T15:39:00Z">
              <w:r w:rsidRPr="00F7092D">
                <w:rPr>
                  <w:rFonts w:cstheme="minorHAnsi"/>
                  <w:rPrChange w:id="5370" w:author="Jochum, Michael D." w:date="2021-08-05T16:09:00Z">
                    <w:rPr>
                      <w:rFonts w:cstheme="minorHAnsi"/>
                      <w:sz w:val="24"/>
                      <w:szCs w:val="24"/>
                    </w:rPr>
                  </w:rPrChange>
                </w:rPr>
                <w:t>0.371</w:t>
              </w:r>
            </w:ins>
          </w:p>
        </w:tc>
        <w:tc>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371" w:author="Jochum, Michael D." w:date="2021-08-05T16:10:00Z">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49DDEB54" w14:textId="77777777" w:rsidR="003C0ECD" w:rsidRPr="00F7092D" w:rsidRDefault="003C0ECD" w:rsidP="003C0ECD">
            <w:pPr>
              <w:jc w:val="center"/>
              <w:rPr>
                <w:ins w:id="5372" w:author="Jochum, Michael D." w:date="2021-08-05T15:39:00Z"/>
                <w:rFonts w:cstheme="minorHAnsi"/>
                <w:rPrChange w:id="5373" w:author="Jochum, Michael D." w:date="2021-08-05T16:09:00Z">
                  <w:rPr>
                    <w:ins w:id="5374" w:author="Jochum, Michael D." w:date="2021-08-05T15:39:00Z"/>
                    <w:rFonts w:cstheme="minorHAnsi"/>
                    <w:sz w:val="24"/>
                    <w:szCs w:val="24"/>
                  </w:rPr>
                </w:rPrChange>
              </w:rPr>
            </w:pPr>
            <w:ins w:id="5375" w:author="Jochum, Michael D." w:date="2021-08-05T15:39:00Z">
              <w:r w:rsidRPr="00F7092D">
                <w:rPr>
                  <w:rFonts w:cstheme="minorHAnsi"/>
                  <w:rPrChange w:id="5376" w:author="Jochum, Michael D." w:date="2021-08-05T16:09:00Z">
                    <w:rPr>
                      <w:rFonts w:cstheme="minorHAnsi"/>
                      <w:sz w:val="24"/>
                      <w:szCs w:val="24"/>
                    </w:rPr>
                  </w:rPrChange>
                </w:rPr>
                <w:t>0.00017</w:t>
              </w:r>
            </w:ins>
          </w:p>
        </w:tc>
        <w:tc>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377" w:author="Jochum, Michael D." w:date="2021-08-05T16:10:00Z">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199DFB0" w14:textId="77777777" w:rsidR="003C0ECD" w:rsidRPr="00F7092D" w:rsidRDefault="003C0ECD" w:rsidP="003C0ECD">
            <w:pPr>
              <w:jc w:val="center"/>
              <w:rPr>
                <w:ins w:id="5378" w:author="Jochum, Michael D." w:date="2021-08-05T15:39:00Z"/>
                <w:rFonts w:cstheme="minorHAnsi"/>
                <w:rPrChange w:id="5379" w:author="Jochum, Michael D." w:date="2021-08-05T16:09:00Z">
                  <w:rPr>
                    <w:ins w:id="5380" w:author="Jochum, Michael D." w:date="2021-08-05T15:39:00Z"/>
                    <w:rFonts w:cstheme="minorHAnsi"/>
                    <w:sz w:val="24"/>
                    <w:szCs w:val="24"/>
                  </w:rPr>
                </w:rPrChange>
              </w:rPr>
            </w:pPr>
            <w:ins w:id="5381" w:author="Jochum, Michael D." w:date="2021-08-05T15:39:00Z">
              <w:r w:rsidRPr="00F7092D">
                <w:rPr>
                  <w:rFonts w:cstheme="minorHAnsi"/>
                  <w:rPrChange w:id="5382" w:author="Jochum, Michael D." w:date="2021-08-05T16:09:00Z">
                    <w:rPr>
                      <w:rFonts w:cstheme="minorHAnsi"/>
                      <w:sz w:val="24"/>
                      <w:szCs w:val="24"/>
                    </w:rPr>
                  </w:rPrChange>
                </w:rPr>
                <w:t>0.00691</w:t>
              </w:r>
            </w:ins>
          </w:p>
        </w:tc>
        <w:tc>
          <w:tcPr>
            <w:tcW w:w="127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383" w:author="Jochum, Michael D." w:date="2021-08-05T16:10:00Z">
              <w:tcPr>
                <w:tcW w:w="127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7274B89" w14:textId="77777777" w:rsidR="003C0ECD" w:rsidRPr="00F7092D" w:rsidRDefault="003C0ECD" w:rsidP="003C0ECD">
            <w:pPr>
              <w:jc w:val="center"/>
              <w:rPr>
                <w:ins w:id="5384" w:author="Jochum, Michael D." w:date="2021-08-05T15:39:00Z"/>
                <w:rFonts w:cstheme="minorHAnsi"/>
                <w:rPrChange w:id="5385" w:author="Jochum, Michael D." w:date="2021-08-05T16:09:00Z">
                  <w:rPr>
                    <w:ins w:id="5386" w:author="Jochum, Michael D." w:date="2021-08-05T15:39:00Z"/>
                    <w:rFonts w:cstheme="minorHAnsi"/>
                    <w:sz w:val="24"/>
                    <w:szCs w:val="24"/>
                  </w:rPr>
                </w:rPrChange>
              </w:rPr>
            </w:pPr>
            <w:proofErr w:type="spellStart"/>
            <w:ins w:id="5387" w:author="Jochum, Michael D." w:date="2021-08-05T15:39:00Z">
              <w:r w:rsidRPr="00F7092D">
                <w:rPr>
                  <w:rFonts w:cstheme="minorHAnsi"/>
                  <w:i/>
                  <w:iCs/>
                  <w:rPrChange w:id="5388" w:author="Jochum, Michael D." w:date="2021-08-05T16:09:00Z">
                    <w:rPr>
                      <w:rFonts w:cstheme="minorHAnsi"/>
                      <w:i/>
                      <w:iCs/>
                      <w:sz w:val="24"/>
                      <w:szCs w:val="24"/>
                    </w:rPr>
                  </w:rPrChange>
                </w:rPr>
                <w:t>Comamonadaceae</w:t>
              </w:r>
              <w:proofErr w:type="spellEnd"/>
            </w:ins>
          </w:p>
        </w:tc>
      </w:tr>
      <w:tr w:rsidR="003C0ECD" w:rsidRPr="00F7092D" w14:paraId="62ABBBD2" w14:textId="77777777" w:rsidTr="00F7092D">
        <w:trPr>
          <w:trHeight w:val="20"/>
          <w:ins w:id="5389" w:author="Jochum, Michael D." w:date="2021-08-05T15:39:00Z"/>
          <w:trPrChange w:id="5390"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391"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32AAC94" w14:textId="77777777" w:rsidR="003C0ECD" w:rsidRPr="00F7092D" w:rsidRDefault="003C0ECD" w:rsidP="003C0ECD">
            <w:pPr>
              <w:jc w:val="center"/>
              <w:rPr>
                <w:ins w:id="5392" w:author="Jochum, Michael D." w:date="2021-08-05T15:39:00Z"/>
                <w:rFonts w:cstheme="minorHAnsi"/>
                <w:rPrChange w:id="5393" w:author="Jochum, Michael D." w:date="2021-08-05T16:09:00Z">
                  <w:rPr>
                    <w:ins w:id="5394" w:author="Jochum, Michael D." w:date="2021-08-05T15:39:00Z"/>
                    <w:rFonts w:cstheme="minorHAnsi"/>
                    <w:sz w:val="24"/>
                    <w:szCs w:val="24"/>
                  </w:rPr>
                </w:rPrChange>
              </w:rPr>
            </w:pPr>
            <w:ins w:id="5395" w:author="Jochum, Michael D." w:date="2021-08-05T15:39:00Z">
              <w:r w:rsidRPr="00F7092D">
                <w:rPr>
                  <w:rFonts w:cstheme="minorHAnsi"/>
                  <w:rPrChange w:id="5396" w:author="Jochum, Michael D." w:date="2021-08-05T16:09:00Z">
                    <w:rPr>
                      <w:rFonts w:cstheme="minorHAnsi"/>
                      <w:sz w:val="24"/>
                      <w:szCs w:val="24"/>
                    </w:rPr>
                  </w:rPrChange>
                </w:rPr>
                <w:t>5.21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397"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72B9B6E" w14:textId="77777777" w:rsidR="003C0ECD" w:rsidRPr="00F7092D" w:rsidRDefault="003C0ECD" w:rsidP="003C0ECD">
            <w:pPr>
              <w:jc w:val="center"/>
              <w:rPr>
                <w:ins w:id="5398" w:author="Jochum, Michael D." w:date="2021-08-05T15:39:00Z"/>
                <w:rFonts w:cstheme="minorHAnsi"/>
                <w:rPrChange w:id="5399" w:author="Jochum, Michael D." w:date="2021-08-05T16:09:00Z">
                  <w:rPr>
                    <w:ins w:id="5400" w:author="Jochum, Michael D." w:date="2021-08-05T15:39:00Z"/>
                    <w:rFonts w:cstheme="minorHAnsi"/>
                    <w:sz w:val="24"/>
                    <w:szCs w:val="24"/>
                  </w:rPr>
                </w:rPrChange>
              </w:rPr>
            </w:pPr>
            <w:ins w:id="5401" w:author="Jochum, Michael D." w:date="2021-08-05T15:39:00Z">
              <w:r w:rsidRPr="00F7092D">
                <w:rPr>
                  <w:rFonts w:cstheme="minorHAnsi"/>
                  <w:rPrChange w:id="5402" w:author="Jochum, Michael D." w:date="2021-08-05T16:09:00Z">
                    <w:rPr>
                      <w:rFonts w:cstheme="minorHAnsi"/>
                      <w:sz w:val="24"/>
                      <w:szCs w:val="24"/>
                    </w:rPr>
                  </w:rPrChange>
                </w:rPr>
                <w:t>0.405</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403"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EF6B9DA" w14:textId="77777777" w:rsidR="003C0ECD" w:rsidRPr="00F7092D" w:rsidRDefault="003C0ECD" w:rsidP="003C0ECD">
            <w:pPr>
              <w:jc w:val="center"/>
              <w:rPr>
                <w:ins w:id="5404" w:author="Jochum, Michael D." w:date="2021-08-05T15:39:00Z"/>
                <w:rFonts w:cstheme="minorHAnsi"/>
                <w:rPrChange w:id="5405" w:author="Jochum, Michael D." w:date="2021-08-05T16:09:00Z">
                  <w:rPr>
                    <w:ins w:id="5406" w:author="Jochum, Michael D." w:date="2021-08-05T15:39:00Z"/>
                    <w:rFonts w:cstheme="minorHAnsi"/>
                    <w:sz w:val="24"/>
                    <w:szCs w:val="24"/>
                  </w:rPr>
                </w:rPrChange>
              </w:rPr>
            </w:pPr>
            <w:ins w:id="5407" w:author="Jochum, Michael D." w:date="2021-08-05T15:39:00Z">
              <w:r w:rsidRPr="00F7092D">
                <w:rPr>
                  <w:rFonts w:cstheme="minorHAnsi"/>
                  <w:rPrChange w:id="5408" w:author="Jochum, Michael D." w:date="2021-08-05T16:09:00Z">
                    <w:rPr>
                      <w:rFonts w:cstheme="minorHAnsi"/>
                      <w:sz w:val="24"/>
                      <w:szCs w:val="24"/>
                    </w:rPr>
                  </w:rPrChange>
                </w:rPr>
                <w:t>0.377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409"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44D9CE" w14:textId="77777777" w:rsidR="003C0ECD" w:rsidRPr="00F7092D" w:rsidRDefault="003C0ECD" w:rsidP="003C0ECD">
            <w:pPr>
              <w:jc w:val="center"/>
              <w:rPr>
                <w:ins w:id="5410" w:author="Jochum, Michael D." w:date="2021-08-05T15:39:00Z"/>
                <w:rFonts w:cstheme="minorHAnsi"/>
                <w:rPrChange w:id="5411" w:author="Jochum, Michael D." w:date="2021-08-05T16:09:00Z">
                  <w:rPr>
                    <w:ins w:id="5412" w:author="Jochum, Michael D." w:date="2021-08-05T15:39:00Z"/>
                    <w:rFonts w:cstheme="minorHAnsi"/>
                    <w:sz w:val="24"/>
                    <w:szCs w:val="24"/>
                  </w:rPr>
                </w:rPrChange>
              </w:rPr>
            </w:pPr>
            <w:ins w:id="5413" w:author="Jochum, Michael D." w:date="2021-08-05T15:39:00Z">
              <w:r w:rsidRPr="00F7092D">
                <w:rPr>
                  <w:rFonts w:cstheme="minorHAnsi"/>
                  <w:rPrChange w:id="5414" w:author="Jochum, Michael D." w:date="2021-08-05T16:09:00Z">
                    <w:rPr>
                      <w:rFonts w:cstheme="minorHAnsi"/>
                      <w:sz w:val="24"/>
                      <w:szCs w:val="24"/>
                    </w:rPr>
                  </w:rPrChange>
                </w:rPr>
                <w:t>0.00017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415"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E64861B" w14:textId="77777777" w:rsidR="003C0ECD" w:rsidRPr="00F7092D" w:rsidRDefault="003C0ECD" w:rsidP="003C0ECD">
            <w:pPr>
              <w:jc w:val="center"/>
              <w:rPr>
                <w:ins w:id="5416" w:author="Jochum, Michael D." w:date="2021-08-05T15:39:00Z"/>
                <w:rFonts w:cstheme="minorHAnsi"/>
                <w:rPrChange w:id="5417" w:author="Jochum, Michael D." w:date="2021-08-05T16:09:00Z">
                  <w:rPr>
                    <w:ins w:id="5418" w:author="Jochum, Michael D." w:date="2021-08-05T15:39:00Z"/>
                    <w:rFonts w:cstheme="minorHAnsi"/>
                    <w:sz w:val="24"/>
                    <w:szCs w:val="24"/>
                  </w:rPr>
                </w:rPrChange>
              </w:rPr>
            </w:pPr>
            <w:ins w:id="5419" w:author="Jochum, Michael D." w:date="2021-08-05T15:39:00Z">
              <w:r w:rsidRPr="00F7092D">
                <w:rPr>
                  <w:rFonts w:cstheme="minorHAnsi"/>
                  <w:rPrChange w:id="5420" w:author="Jochum, Michael D." w:date="2021-08-05T16:09:00Z">
                    <w:rPr>
                      <w:rFonts w:cstheme="minorHAnsi"/>
                      <w:sz w:val="24"/>
                      <w:szCs w:val="24"/>
                    </w:rPr>
                  </w:rPrChange>
                </w:rPr>
                <w:t>0.00691</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421"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79A494" w14:textId="77777777" w:rsidR="003C0ECD" w:rsidRPr="00F7092D" w:rsidRDefault="003C0ECD" w:rsidP="003C0ECD">
            <w:pPr>
              <w:jc w:val="center"/>
              <w:rPr>
                <w:ins w:id="5422" w:author="Jochum, Michael D." w:date="2021-08-05T15:39:00Z"/>
                <w:rFonts w:cstheme="minorHAnsi"/>
                <w:rPrChange w:id="5423" w:author="Jochum, Michael D." w:date="2021-08-05T16:09:00Z">
                  <w:rPr>
                    <w:ins w:id="5424" w:author="Jochum, Michael D." w:date="2021-08-05T15:39:00Z"/>
                    <w:rFonts w:cstheme="minorHAnsi"/>
                    <w:sz w:val="24"/>
                    <w:szCs w:val="24"/>
                  </w:rPr>
                </w:rPrChange>
              </w:rPr>
            </w:pPr>
            <w:proofErr w:type="spellStart"/>
            <w:ins w:id="5425" w:author="Jochum, Michael D." w:date="2021-08-05T15:39:00Z">
              <w:r w:rsidRPr="00F7092D">
                <w:rPr>
                  <w:rFonts w:cstheme="minorHAnsi"/>
                  <w:i/>
                  <w:iCs/>
                  <w:rPrChange w:id="5426" w:author="Jochum, Michael D." w:date="2021-08-05T16:09:00Z">
                    <w:rPr>
                      <w:rFonts w:cstheme="minorHAnsi"/>
                      <w:i/>
                      <w:iCs/>
                      <w:sz w:val="24"/>
                      <w:szCs w:val="24"/>
                    </w:rPr>
                  </w:rPrChange>
                </w:rPr>
                <w:t>Variovorax</w:t>
              </w:r>
              <w:proofErr w:type="spellEnd"/>
            </w:ins>
          </w:p>
        </w:tc>
      </w:tr>
      <w:tr w:rsidR="003C0ECD" w:rsidRPr="00F7092D" w14:paraId="16F1FB36" w14:textId="77777777" w:rsidTr="00F7092D">
        <w:trPr>
          <w:trHeight w:val="20"/>
          <w:ins w:id="5427" w:author="Jochum, Michael D." w:date="2021-08-05T15:39:00Z"/>
          <w:trPrChange w:id="5428"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429"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516371" w14:textId="77777777" w:rsidR="003C0ECD" w:rsidRPr="00F7092D" w:rsidRDefault="003C0ECD" w:rsidP="003C0ECD">
            <w:pPr>
              <w:jc w:val="center"/>
              <w:rPr>
                <w:ins w:id="5430" w:author="Jochum, Michael D." w:date="2021-08-05T15:39:00Z"/>
                <w:rFonts w:cstheme="minorHAnsi"/>
                <w:rPrChange w:id="5431" w:author="Jochum, Michael D." w:date="2021-08-05T16:09:00Z">
                  <w:rPr>
                    <w:ins w:id="5432" w:author="Jochum, Michael D." w:date="2021-08-05T15:39:00Z"/>
                    <w:rFonts w:cstheme="minorHAnsi"/>
                    <w:sz w:val="24"/>
                    <w:szCs w:val="24"/>
                  </w:rPr>
                </w:rPrChange>
              </w:rPr>
            </w:pPr>
            <w:ins w:id="5433" w:author="Jochum, Michael D." w:date="2021-08-05T15:39:00Z">
              <w:r w:rsidRPr="00F7092D">
                <w:rPr>
                  <w:rFonts w:cstheme="minorHAnsi"/>
                  <w:rPrChange w:id="5434" w:author="Jochum, Michael D." w:date="2021-08-05T16:09:00Z">
                    <w:rPr>
                      <w:rFonts w:cstheme="minorHAnsi"/>
                      <w:sz w:val="24"/>
                      <w:szCs w:val="24"/>
                    </w:rPr>
                  </w:rPrChange>
                </w:rPr>
                <w:t>2.97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435"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A60E56D" w14:textId="77777777" w:rsidR="003C0ECD" w:rsidRPr="00F7092D" w:rsidRDefault="003C0ECD" w:rsidP="003C0ECD">
            <w:pPr>
              <w:jc w:val="center"/>
              <w:rPr>
                <w:ins w:id="5436" w:author="Jochum, Michael D." w:date="2021-08-05T15:39:00Z"/>
                <w:rFonts w:cstheme="minorHAnsi"/>
                <w:rPrChange w:id="5437" w:author="Jochum, Michael D." w:date="2021-08-05T16:09:00Z">
                  <w:rPr>
                    <w:ins w:id="5438" w:author="Jochum, Michael D." w:date="2021-08-05T15:39:00Z"/>
                    <w:rFonts w:cstheme="minorHAnsi"/>
                    <w:sz w:val="24"/>
                    <w:szCs w:val="24"/>
                  </w:rPr>
                </w:rPrChange>
              </w:rPr>
            </w:pPr>
            <w:ins w:id="5439" w:author="Jochum, Michael D." w:date="2021-08-05T15:39:00Z">
              <w:r w:rsidRPr="00F7092D">
                <w:rPr>
                  <w:rFonts w:cstheme="minorHAnsi"/>
                  <w:rPrChange w:id="5440"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441"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24E7EB5" w14:textId="77777777" w:rsidR="003C0ECD" w:rsidRPr="00F7092D" w:rsidRDefault="003C0ECD" w:rsidP="003C0ECD">
            <w:pPr>
              <w:jc w:val="center"/>
              <w:rPr>
                <w:ins w:id="5442" w:author="Jochum, Michael D." w:date="2021-08-05T15:39:00Z"/>
                <w:rFonts w:cstheme="minorHAnsi"/>
                <w:rPrChange w:id="5443" w:author="Jochum, Michael D." w:date="2021-08-05T16:09:00Z">
                  <w:rPr>
                    <w:ins w:id="5444" w:author="Jochum, Michael D." w:date="2021-08-05T15:39:00Z"/>
                    <w:rFonts w:cstheme="minorHAnsi"/>
                    <w:sz w:val="24"/>
                    <w:szCs w:val="24"/>
                  </w:rPr>
                </w:rPrChange>
              </w:rPr>
            </w:pPr>
            <w:ins w:id="5445" w:author="Jochum, Michael D." w:date="2021-08-05T15:39:00Z">
              <w:r w:rsidRPr="00F7092D">
                <w:rPr>
                  <w:rFonts w:cstheme="minorHAnsi"/>
                  <w:rPrChange w:id="5446"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44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85FC61D" w14:textId="77777777" w:rsidR="003C0ECD" w:rsidRPr="00F7092D" w:rsidRDefault="003C0ECD" w:rsidP="003C0ECD">
            <w:pPr>
              <w:jc w:val="center"/>
              <w:rPr>
                <w:ins w:id="5448" w:author="Jochum, Michael D." w:date="2021-08-05T15:39:00Z"/>
                <w:rFonts w:cstheme="minorHAnsi"/>
                <w:rPrChange w:id="5449" w:author="Jochum, Michael D." w:date="2021-08-05T16:09:00Z">
                  <w:rPr>
                    <w:ins w:id="5450" w:author="Jochum, Michael D." w:date="2021-08-05T15:39:00Z"/>
                    <w:rFonts w:cstheme="minorHAnsi"/>
                    <w:sz w:val="24"/>
                    <w:szCs w:val="24"/>
                  </w:rPr>
                </w:rPrChange>
              </w:rPr>
            </w:pPr>
            <w:ins w:id="5451" w:author="Jochum, Michael D." w:date="2021-08-05T15:39:00Z">
              <w:r w:rsidRPr="00F7092D">
                <w:rPr>
                  <w:rFonts w:cstheme="minorHAnsi"/>
                  <w:rPrChange w:id="5452" w:author="Jochum, Michael D." w:date="2021-08-05T16:09:00Z">
                    <w:rPr>
                      <w:rFonts w:cstheme="minorHAnsi"/>
                      <w:sz w:val="24"/>
                      <w:szCs w:val="24"/>
                    </w:rPr>
                  </w:rPrChange>
                </w:rPr>
                <w:t>0.00353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45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D4010A3" w14:textId="77777777" w:rsidR="003C0ECD" w:rsidRPr="00F7092D" w:rsidRDefault="003C0ECD" w:rsidP="003C0ECD">
            <w:pPr>
              <w:jc w:val="center"/>
              <w:rPr>
                <w:ins w:id="5454" w:author="Jochum, Michael D." w:date="2021-08-05T15:39:00Z"/>
                <w:rFonts w:cstheme="minorHAnsi"/>
                <w:rPrChange w:id="5455" w:author="Jochum, Michael D." w:date="2021-08-05T16:09:00Z">
                  <w:rPr>
                    <w:ins w:id="5456" w:author="Jochum, Michael D." w:date="2021-08-05T15:39:00Z"/>
                    <w:rFonts w:cstheme="minorHAnsi"/>
                    <w:sz w:val="24"/>
                    <w:szCs w:val="24"/>
                  </w:rPr>
                </w:rPrChange>
              </w:rPr>
            </w:pPr>
            <w:ins w:id="5457" w:author="Jochum, Michael D." w:date="2021-08-05T15:39:00Z">
              <w:r w:rsidRPr="00F7092D">
                <w:rPr>
                  <w:rFonts w:cstheme="minorHAnsi"/>
                  <w:rPrChange w:id="5458" w:author="Jochum, Michael D." w:date="2021-08-05T16:09:00Z">
                    <w:rPr>
                      <w:rFonts w:cstheme="minorHAnsi"/>
                      <w:sz w:val="24"/>
                      <w:szCs w:val="24"/>
                    </w:rPr>
                  </w:rPrChange>
                </w:rPr>
                <w:t>0.074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459"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DCB2FB5" w14:textId="77777777" w:rsidR="003C0ECD" w:rsidRPr="00F7092D" w:rsidRDefault="003C0ECD" w:rsidP="003C0ECD">
            <w:pPr>
              <w:jc w:val="center"/>
              <w:rPr>
                <w:ins w:id="5460" w:author="Jochum, Michael D." w:date="2021-08-05T15:39:00Z"/>
                <w:rFonts w:cstheme="minorHAnsi"/>
                <w:rPrChange w:id="5461" w:author="Jochum, Michael D." w:date="2021-08-05T16:09:00Z">
                  <w:rPr>
                    <w:ins w:id="5462" w:author="Jochum, Michael D." w:date="2021-08-05T15:39:00Z"/>
                    <w:rFonts w:cstheme="minorHAnsi"/>
                    <w:sz w:val="24"/>
                    <w:szCs w:val="24"/>
                  </w:rPr>
                </w:rPrChange>
              </w:rPr>
            </w:pPr>
            <w:proofErr w:type="spellStart"/>
            <w:ins w:id="5463" w:author="Jochum, Michael D." w:date="2021-08-05T15:39:00Z">
              <w:r w:rsidRPr="00F7092D">
                <w:rPr>
                  <w:rFonts w:cstheme="minorHAnsi"/>
                  <w:i/>
                  <w:iCs/>
                  <w:rPrChange w:id="5464" w:author="Jochum, Michael D." w:date="2021-08-05T16:09:00Z">
                    <w:rPr>
                      <w:rFonts w:cstheme="minorHAnsi"/>
                      <w:i/>
                      <w:iCs/>
                      <w:sz w:val="24"/>
                      <w:szCs w:val="24"/>
                    </w:rPr>
                  </w:rPrChange>
                </w:rPr>
                <w:t>Vibrionales</w:t>
              </w:r>
              <w:proofErr w:type="spellEnd"/>
            </w:ins>
          </w:p>
        </w:tc>
      </w:tr>
      <w:tr w:rsidR="003C0ECD" w:rsidRPr="00F7092D" w14:paraId="0B7967B8" w14:textId="77777777" w:rsidTr="00F7092D">
        <w:trPr>
          <w:trHeight w:val="20"/>
          <w:ins w:id="5465" w:author="Jochum, Michael D." w:date="2021-08-05T15:39:00Z"/>
          <w:trPrChange w:id="5466"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467"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C3F12E5" w14:textId="77777777" w:rsidR="003C0ECD" w:rsidRPr="00F7092D" w:rsidRDefault="003C0ECD" w:rsidP="003C0ECD">
            <w:pPr>
              <w:jc w:val="center"/>
              <w:rPr>
                <w:ins w:id="5468" w:author="Jochum, Michael D." w:date="2021-08-05T15:39:00Z"/>
                <w:rFonts w:cstheme="minorHAnsi"/>
                <w:rPrChange w:id="5469" w:author="Jochum, Michael D." w:date="2021-08-05T16:09:00Z">
                  <w:rPr>
                    <w:ins w:id="5470" w:author="Jochum, Michael D." w:date="2021-08-05T15:39:00Z"/>
                    <w:rFonts w:cstheme="minorHAnsi"/>
                    <w:sz w:val="24"/>
                    <w:szCs w:val="24"/>
                  </w:rPr>
                </w:rPrChange>
              </w:rPr>
            </w:pPr>
            <w:ins w:id="5471" w:author="Jochum, Michael D." w:date="2021-08-05T15:39:00Z">
              <w:r w:rsidRPr="00F7092D">
                <w:rPr>
                  <w:rFonts w:cstheme="minorHAnsi"/>
                  <w:rPrChange w:id="5472" w:author="Jochum, Michael D." w:date="2021-08-05T16:09:00Z">
                    <w:rPr>
                      <w:rFonts w:cstheme="minorHAnsi"/>
                      <w:sz w:val="24"/>
                      <w:szCs w:val="24"/>
                    </w:rPr>
                  </w:rPrChange>
                </w:rPr>
                <w:t>2.97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473"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AC4B195" w14:textId="77777777" w:rsidR="003C0ECD" w:rsidRPr="00F7092D" w:rsidRDefault="003C0ECD" w:rsidP="003C0ECD">
            <w:pPr>
              <w:jc w:val="center"/>
              <w:rPr>
                <w:ins w:id="5474" w:author="Jochum, Michael D." w:date="2021-08-05T15:39:00Z"/>
                <w:rFonts w:cstheme="minorHAnsi"/>
                <w:rPrChange w:id="5475" w:author="Jochum, Michael D." w:date="2021-08-05T16:09:00Z">
                  <w:rPr>
                    <w:ins w:id="5476" w:author="Jochum, Michael D." w:date="2021-08-05T15:39:00Z"/>
                    <w:rFonts w:cstheme="minorHAnsi"/>
                    <w:sz w:val="24"/>
                    <w:szCs w:val="24"/>
                  </w:rPr>
                </w:rPrChange>
              </w:rPr>
            </w:pPr>
            <w:ins w:id="5477" w:author="Jochum, Michael D." w:date="2021-08-05T15:39:00Z">
              <w:r w:rsidRPr="00F7092D">
                <w:rPr>
                  <w:rFonts w:cstheme="minorHAnsi"/>
                  <w:rPrChange w:id="5478"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479"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6DD8B86" w14:textId="77777777" w:rsidR="003C0ECD" w:rsidRPr="00F7092D" w:rsidRDefault="003C0ECD" w:rsidP="003C0ECD">
            <w:pPr>
              <w:jc w:val="center"/>
              <w:rPr>
                <w:ins w:id="5480" w:author="Jochum, Michael D." w:date="2021-08-05T15:39:00Z"/>
                <w:rFonts w:cstheme="minorHAnsi"/>
                <w:rPrChange w:id="5481" w:author="Jochum, Michael D." w:date="2021-08-05T16:09:00Z">
                  <w:rPr>
                    <w:ins w:id="5482" w:author="Jochum, Michael D." w:date="2021-08-05T15:39:00Z"/>
                    <w:rFonts w:cstheme="minorHAnsi"/>
                    <w:sz w:val="24"/>
                    <w:szCs w:val="24"/>
                  </w:rPr>
                </w:rPrChange>
              </w:rPr>
            </w:pPr>
            <w:ins w:id="5483" w:author="Jochum, Michael D." w:date="2021-08-05T15:39:00Z">
              <w:r w:rsidRPr="00F7092D">
                <w:rPr>
                  <w:rFonts w:cstheme="minorHAnsi"/>
                  <w:rPrChange w:id="5484"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485"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C3E912F" w14:textId="77777777" w:rsidR="003C0ECD" w:rsidRPr="00F7092D" w:rsidRDefault="003C0ECD" w:rsidP="003C0ECD">
            <w:pPr>
              <w:jc w:val="center"/>
              <w:rPr>
                <w:ins w:id="5486" w:author="Jochum, Michael D." w:date="2021-08-05T15:39:00Z"/>
                <w:rFonts w:cstheme="minorHAnsi"/>
                <w:rPrChange w:id="5487" w:author="Jochum, Michael D." w:date="2021-08-05T16:09:00Z">
                  <w:rPr>
                    <w:ins w:id="5488" w:author="Jochum, Michael D." w:date="2021-08-05T15:39:00Z"/>
                    <w:rFonts w:cstheme="minorHAnsi"/>
                    <w:sz w:val="24"/>
                    <w:szCs w:val="24"/>
                  </w:rPr>
                </w:rPrChange>
              </w:rPr>
            </w:pPr>
            <w:ins w:id="5489" w:author="Jochum, Michael D." w:date="2021-08-05T15:39:00Z">
              <w:r w:rsidRPr="00F7092D">
                <w:rPr>
                  <w:rFonts w:cstheme="minorHAnsi"/>
                  <w:rPrChange w:id="5490" w:author="Jochum, Michael D." w:date="2021-08-05T16:09:00Z">
                    <w:rPr>
                      <w:rFonts w:cstheme="minorHAnsi"/>
                      <w:sz w:val="24"/>
                      <w:szCs w:val="24"/>
                    </w:rPr>
                  </w:rPrChange>
                </w:rPr>
                <w:t>0.00353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491"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549B6D" w14:textId="77777777" w:rsidR="003C0ECD" w:rsidRPr="00F7092D" w:rsidRDefault="003C0ECD" w:rsidP="003C0ECD">
            <w:pPr>
              <w:jc w:val="center"/>
              <w:rPr>
                <w:ins w:id="5492" w:author="Jochum, Michael D." w:date="2021-08-05T15:39:00Z"/>
                <w:rFonts w:cstheme="minorHAnsi"/>
                <w:rPrChange w:id="5493" w:author="Jochum, Michael D." w:date="2021-08-05T16:09:00Z">
                  <w:rPr>
                    <w:ins w:id="5494" w:author="Jochum, Michael D." w:date="2021-08-05T15:39:00Z"/>
                    <w:rFonts w:cstheme="minorHAnsi"/>
                    <w:sz w:val="24"/>
                    <w:szCs w:val="24"/>
                  </w:rPr>
                </w:rPrChange>
              </w:rPr>
            </w:pPr>
            <w:ins w:id="5495" w:author="Jochum, Michael D." w:date="2021-08-05T15:39:00Z">
              <w:r w:rsidRPr="00F7092D">
                <w:rPr>
                  <w:rFonts w:cstheme="minorHAnsi"/>
                  <w:rPrChange w:id="5496" w:author="Jochum, Michael D." w:date="2021-08-05T16:09:00Z">
                    <w:rPr>
                      <w:rFonts w:cstheme="minorHAnsi"/>
                      <w:sz w:val="24"/>
                      <w:szCs w:val="24"/>
                    </w:rPr>
                  </w:rPrChange>
                </w:rPr>
                <w:t>0.074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497"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3DB9F42" w14:textId="77777777" w:rsidR="003C0ECD" w:rsidRPr="00F7092D" w:rsidRDefault="003C0ECD" w:rsidP="003C0ECD">
            <w:pPr>
              <w:jc w:val="center"/>
              <w:rPr>
                <w:ins w:id="5498" w:author="Jochum, Michael D." w:date="2021-08-05T15:39:00Z"/>
                <w:rFonts w:cstheme="minorHAnsi"/>
                <w:rPrChange w:id="5499" w:author="Jochum, Michael D." w:date="2021-08-05T16:09:00Z">
                  <w:rPr>
                    <w:ins w:id="5500" w:author="Jochum, Michael D." w:date="2021-08-05T15:39:00Z"/>
                    <w:rFonts w:cstheme="minorHAnsi"/>
                    <w:sz w:val="24"/>
                    <w:szCs w:val="24"/>
                  </w:rPr>
                </w:rPrChange>
              </w:rPr>
            </w:pPr>
            <w:ins w:id="5501" w:author="Jochum, Michael D." w:date="2021-08-05T15:39:00Z">
              <w:r w:rsidRPr="00F7092D">
                <w:rPr>
                  <w:rFonts w:cstheme="minorHAnsi"/>
                  <w:i/>
                  <w:iCs/>
                  <w:rPrChange w:id="5502" w:author="Jochum, Michael D." w:date="2021-08-05T16:09:00Z">
                    <w:rPr>
                      <w:rFonts w:cstheme="minorHAnsi"/>
                      <w:i/>
                      <w:iCs/>
                      <w:sz w:val="24"/>
                      <w:szCs w:val="24"/>
                    </w:rPr>
                  </w:rPrChange>
                </w:rPr>
                <w:t>Vibrionaceae</w:t>
              </w:r>
            </w:ins>
          </w:p>
        </w:tc>
      </w:tr>
      <w:tr w:rsidR="003C0ECD" w:rsidRPr="00F7092D" w14:paraId="74F14483" w14:textId="77777777" w:rsidTr="00F7092D">
        <w:trPr>
          <w:trHeight w:val="20"/>
          <w:ins w:id="5503" w:author="Jochum, Michael D." w:date="2021-08-05T15:39:00Z"/>
          <w:trPrChange w:id="5504"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505"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B8CAEEC" w14:textId="77777777" w:rsidR="003C0ECD" w:rsidRPr="00F7092D" w:rsidRDefault="003C0ECD" w:rsidP="003C0ECD">
            <w:pPr>
              <w:jc w:val="center"/>
              <w:rPr>
                <w:ins w:id="5506" w:author="Jochum, Michael D." w:date="2021-08-05T15:39:00Z"/>
                <w:rFonts w:cstheme="minorHAnsi"/>
                <w:rPrChange w:id="5507" w:author="Jochum, Michael D." w:date="2021-08-05T16:09:00Z">
                  <w:rPr>
                    <w:ins w:id="5508" w:author="Jochum, Michael D." w:date="2021-08-05T15:39:00Z"/>
                    <w:rFonts w:cstheme="minorHAnsi"/>
                    <w:sz w:val="24"/>
                    <w:szCs w:val="24"/>
                  </w:rPr>
                </w:rPrChange>
              </w:rPr>
            </w:pPr>
            <w:ins w:id="5509" w:author="Jochum, Michael D." w:date="2021-08-05T15:39:00Z">
              <w:r w:rsidRPr="00F7092D">
                <w:rPr>
                  <w:rFonts w:cstheme="minorHAnsi"/>
                  <w:rPrChange w:id="5510" w:author="Jochum, Michael D." w:date="2021-08-05T16:09:00Z">
                    <w:rPr>
                      <w:rFonts w:cstheme="minorHAnsi"/>
                      <w:sz w:val="24"/>
                      <w:szCs w:val="24"/>
                    </w:rPr>
                  </w:rPrChange>
                </w:rPr>
                <w:t>3.8</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511"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1F6C99" w14:textId="77777777" w:rsidR="003C0ECD" w:rsidRPr="00F7092D" w:rsidRDefault="003C0ECD" w:rsidP="003C0ECD">
            <w:pPr>
              <w:jc w:val="center"/>
              <w:rPr>
                <w:ins w:id="5512" w:author="Jochum, Michael D." w:date="2021-08-05T15:39:00Z"/>
                <w:rFonts w:cstheme="minorHAnsi"/>
                <w:rPrChange w:id="5513" w:author="Jochum, Michael D." w:date="2021-08-05T16:09:00Z">
                  <w:rPr>
                    <w:ins w:id="5514" w:author="Jochum, Michael D." w:date="2021-08-05T15:39:00Z"/>
                    <w:rFonts w:cstheme="minorHAnsi"/>
                    <w:sz w:val="24"/>
                    <w:szCs w:val="24"/>
                  </w:rPr>
                </w:rPrChange>
              </w:rPr>
            </w:pPr>
            <w:ins w:id="5515" w:author="Jochum, Michael D." w:date="2021-08-05T15:39:00Z">
              <w:r w:rsidRPr="00F7092D">
                <w:rPr>
                  <w:rFonts w:cstheme="minorHAnsi"/>
                  <w:rPrChange w:id="5516"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517"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39613C2" w14:textId="77777777" w:rsidR="003C0ECD" w:rsidRPr="00F7092D" w:rsidRDefault="003C0ECD" w:rsidP="003C0ECD">
            <w:pPr>
              <w:jc w:val="center"/>
              <w:rPr>
                <w:ins w:id="5518" w:author="Jochum, Michael D." w:date="2021-08-05T15:39:00Z"/>
                <w:rFonts w:cstheme="minorHAnsi"/>
                <w:rPrChange w:id="5519" w:author="Jochum, Michael D." w:date="2021-08-05T16:09:00Z">
                  <w:rPr>
                    <w:ins w:id="5520" w:author="Jochum, Michael D." w:date="2021-08-05T15:39:00Z"/>
                    <w:rFonts w:cstheme="minorHAnsi"/>
                    <w:sz w:val="24"/>
                    <w:szCs w:val="24"/>
                  </w:rPr>
                </w:rPrChange>
              </w:rPr>
            </w:pPr>
            <w:ins w:id="5521" w:author="Jochum, Michael D." w:date="2021-08-05T15:39:00Z">
              <w:r w:rsidRPr="00F7092D">
                <w:rPr>
                  <w:rFonts w:cstheme="minorHAnsi"/>
                  <w:rPrChange w:id="5522" w:author="Jochum, Michael D." w:date="2021-08-05T16:09:00Z">
                    <w:rPr>
                      <w:rFonts w:cstheme="minorHAnsi"/>
                      <w:sz w:val="24"/>
                      <w:szCs w:val="24"/>
                    </w:rPr>
                  </w:rPrChange>
                </w:rPr>
                <w:t>0.00181</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52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F80BBCA" w14:textId="77777777" w:rsidR="003C0ECD" w:rsidRPr="00F7092D" w:rsidRDefault="003C0ECD" w:rsidP="003C0ECD">
            <w:pPr>
              <w:jc w:val="center"/>
              <w:rPr>
                <w:ins w:id="5524" w:author="Jochum, Michael D." w:date="2021-08-05T15:39:00Z"/>
                <w:rFonts w:cstheme="minorHAnsi"/>
                <w:rPrChange w:id="5525" w:author="Jochum, Michael D." w:date="2021-08-05T16:09:00Z">
                  <w:rPr>
                    <w:ins w:id="5526" w:author="Jochum, Michael D." w:date="2021-08-05T15:39:00Z"/>
                    <w:rFonts w:cstheme="minorHAnsi"/>
                    <w:sz w:val="24"/>
                    <w:szCs w:val="24"/>
                  </w:rPr>
                </w:rPrChange>
              </w:rPr>
            </w:pPr>
            <w:ins w:id="5527" w:author="Jochum, Michael D." w:date="2021-08-05T15:39:00Z">
              <w:r w:rsidRPr="00F7092D">
                <w:rPr>
                  <w:rFonts w:cstheme="minorHAnsi"/>
                  <w:rPrChange w:id="5528" w:author="Jochum, Michael D." w:date="2021-08-05T16:09:00Z">
                    <w:rPr>
                      <w:rFonts w:cstheme="minorHAnsi"/>
                      <w:sz w:val="24"/>
                      <w:szCs w:val="24"/>
                    </w:rPr>
                  </w:rPrChange>
                </w:rPr>
                <w:t>0.00492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529"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8B104B5" w14:textId="77777777" w:rsidR="003C0ECD" w:rsidRPr="00F7092D" w:rsidRDefault="003C0ECD" w:rsidP="003C0ECD">
            <w:pPr>
              <w:jc w:val="center"/>
              <w:rPr>
                <w:ins w:id="5530" w:author="Jochum, Michael D." w:date="2021-08-05T15:39:00Z"/>
                <w:rFonts w:cstheme="minorHAnsi"/>
                <w:rPrChange w:id="5531" w:author="Jochum, Michael D." w:date="2021-08-05T16:09:00Z">
                  <w:rPr>
                    <w:ins w:id="5532" w:author="Jochum, Michael D." w:date="2021-08-05T15:39:00Z"/>
                    <w:rFonts w:cstheme="minorHAnsi"/>
                    <w:sz w:val="24"/>
                    <w:szCs w:val="24"/>
                  </w:rPr>
                </w:rPrChange>
              </w:rPr>
            </w:pPr>
            <w:ins w:id="5533" w:author="Jochum, Michael D." w:date="2021-08-05T15:39:00Z">
              <w:r w:rsidRPr="00F7092D">
                <w:rPr>
                  <w:rFonts w:cstheme="minorHAnsi"/>
                  <w:rPrChange w:id="5534" w:author="Jochum, Michael D." w:date="2021-08-05T16:09:00Z">
                    <w:rPr>
                      <w:rFonts w:cstheme="minorHAnsi"/>
                      <w:sz w:val="24"/>
                      <w:szCs w:val="24"/>
                    </w:rPr>
                  </w:rPrChange>
                </w:rPr>
                <w:t>0.0827</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535"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A0E62CD" w14:textId="77777777" w:rsidR="003C0ECD" w:rsidRPr="00F7092D" w:rsidRDefault="003C0ECD" w:rsidP="003C0ECD">
            <w:pPr>
              <w:jc w:val="center"/>
              <w:rPr>
                <w:ins w:id="5536" w:author="Jochum, Michael D." w:date="2021-08-05T15:39:00Z"/>
                <w:rFonts w:cstheme="minorHAnsi"/>
                <w:rPrChange w:id="5537" w:author="Jochum, Michael D." w:date="2021-08-05T16:09:00Z">
                  <w:rPr>
                    <w:ins w:id="5538" w:author="Jochum, Michael D." w:date="2021-08-05T15:39:00Z"/>
                    <w:rFonts w:cstheme="minorHAnsi"/>
                    <w:sz w:val="24"/>
                    <w:szCs w:val="24"/>
                  </w:rPr>
                </w:rPrChange>
              </w:rPr>
            </w:pPr>
            <w:ins w:id="5539" w:author="Jochum, Michael D." w:date="2021-08-05T15:39:00Z">
              <w:r w:rsidRPr="00F7092D">
                <w:rPr>
                  <w:rFonts w:cstheme="minorHAnsi"/>
                  <w:i/>
                  <w:iCs/>
                  <w:rPrChange w:id="5540" w:author="Jochum, Michael D." w:date="2021-08-05T16:09:00Z">
                    <w:rPr>
                      <w:rFonts w:cstheme="minorHAnsi"/>
                      <w:i/>
                      <w:iCs/>
                      <w:sz w:val="24"/>
                      <w:szCs w:val="24"/>
                    </w:rPr>
                  </w:rPrChange>
                </w:rPr>
                <w:t>Vibrio</w:t>
              </w:r>
            </w:ins>
          </w:p>
        </w:tc>
      </w:tr>
      <w:tr w:rsidR="003C0ECD" w:rsidRPr="00F7092D" w14:paraId="41D95AEE" w14:textId="77777777" w:rsidTr="00F7092D">
        <w:trPr>
          <w:trHeight w:val="20"/>
          <w:ins w:id="5541" w:author="Jochum, Michael D." w:date="2021-08-05T15:39:00Z"/>
          <w:trPrChange w:id="5542"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543"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6DE40F6" w14:textId="77777777" w:rsidR="003C0ECD" w:rsidRPr="00F7092D" w:rsidRDefault="003C0ECD" w:rsidP="003C0ECD">
            <w:pPr>
              <w:jc w:val="center"/>
              <w:rPr>
                <w:ins w:id="5544" w:author="Jochum, Michael D." w:date="2021-08-05T15:39:00Z"/>
                <w:rFonts w:cstheme="minorHAnsi"/>
                <w:rPrChange w:id="5545" w:author="Jochum, Michael D." w:date="2021-08-05T16:09:00Z">
                  <w:rPr>
                    <w:ins w:id="5546" w:author="Jochum, Michael D." w:date="2021-08-05T15:39:00Z"/>
                    <w:rFonts w:cstheme="minorHAnsi"/>
                    <w:sz w:val="24"/>
                    <w:szCs w:val="24"/>
                  </w:rPr>
                </w:rPrChange>
              </w:rPr>
            </w:pPr>
            <w:ins w:id="5547" w:author="Jochum, Michael D." w:date="2021-08-05T15:39:00Z">
              <w:r w:rsidRPr="00F7092D">
                <w:rPr>
                  <w:rFonts w:cstheme="minorHAnsi"/>
                  <w:rPrChange w:id="5548" w:author="Jochum, Michael D." w:date="2021-08-05T16:09:00Z">
                    <w:rPr>
                      <w:rFonts w:cstheme="minorHAnsi"/>
                      <w:sz w:val="24"/>
                      <w:szCs w:val="24"/>
                    </w:rPr>
                  </w:rPrChange>
                </w:rPr>
                <w:t>1.84</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549"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76F0271" w14:textId="77777777" w:rsidR="003C0ECD" w:rsidRPr="00F7092D" w:rsidRDefault="003C0ECD" w:rsidP="003C0ECD">
            <w:pPr>
              <w:jc w:val="center"/>
              <w:rPr>
                <w:ins w:id="5550" w:author="Jochum, Michael D." w:date="2021-08-05T15:39:00Z"/>
                <w:rFonts w:cstheme="minorHAnsi"/>
                <w:rPrChange w:id="5551" w:author="Jochum, Michael D." w:date="2021-08-05T16:09:00Z">
                  <w:rPr>
                    <w:ins w:id="5552" w:author="Jochum, Michael D." w:date="2021-08-05T15:39:00Z"/>
                    <w:rFonts w:cstheme="minorHAnsi"/>
                    <w:sz w:val="24"/>
                    <w:szCs w:val="24"/>
                  </w:rPr>
                </w:rPrChange>
              </w:rPr>
            </w:pPr>
            <w:ins w:id="5553" w:author="Jochum, Michael D." w:date="2021-08-05T15:39:00Z">
              <w:r w:rsidRPr="00F7092D">
                <w:rPr>
                  <w:rFonts w:cstheme="minorHAnsi"/>
                  <w:rPrChange w:id="5554" w:author="Jochum, Michael D." w:date="2021-08-05T16:09:00Z">
                    <w:rPr>
                      <w:rFonts w:cstheme="minorHAnsi"/>
                      <w:sz w:val="24"/>
                      <w:szCs w:val="24"/>
                    </w:rPr>
                  </w:rPrChange>
                </w:rPr>
                <w:t>0.0549</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555"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8BDAA86" w14:textId="77777777" w:rsidR="003C0ECD" w:rsidRPr="00F7092D" w:rsidRDefault="003C0ECD" w:rsidP="003C0ECD">
            <w:pPr>
              <w:jc w:val="center"/>
              <w:rPr>
                <w:ins w:id="5556" w:author="Jochum, Michael D." w:date="2021-08-05T15:39:00Z"/>
                <w:rFonts w:cstheme="minorHAnsi"/>
                <w:rPrChange w:id="5557" w:author="Jochum, Michael D." w:date="2021-08-05T16:09:00Z">
                  <w:rPr>
                    <w:ins w:id="5558" w:author="Jochum, Michael D." w:date="2021-08-05T15:39:00Z"/>
                    <w:rFonts w:cstheme="minorHAnsi"/>
                    <w:sz w:val="24"/>
                    <w:szCs w:val="24"/>
                  </w:rPr>
                </w:rPrChange>
              </w:rPr>
            </w:pPr>
            <w:ins w:id="5559" w:author="Jochum, Michael D." w:date="2021-08-05T15:39:00Z">
              <w:r w:rsidRPr="00F7092D">
                <w:rPr>
                  <w:rFonts w:cstheme="minorHAnsi"/>
                  <w:rPrChange w:id="5560" w:author="Jochum, Michael D." w:date="2021-08-05T16:09:00Z">
                    <w:rPr>
                      <w:rFonts w:cstheme="minorHAnsi"/>
                      <w:sz w:val="24"/>
                      <w:szCs w:val="24"/>
                    </w:rPr>
                  </w:rPrChange>
                </w:rPr>
                <w:t>0.13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561"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F43D217" w14:textId="77777777" w:rsidR="003C0ECD" w:rsidRPr="00F7092D" w:rsidRDefault="003C0ECD" w:rsidP="003C0ECD">
            <w:pPr>
              <w:jc w:val="center"/>
              <w:rPr>
                <w:ins w:id="5562" w:author="Jochum, Michael D." w:date="2021-08-05T15:39:00Z"/>
                <w:rFonts w:cstheme="minorHAnsi"/>
                <w:rPrChange w:id="5563" w:author="Jochum, Michael D." w:date="2021-08-05T16:09:00Z">
                  <w:rPr>
                    <w:ins w:id="5564" w:author="Jochum, Michael D." w:date="2021-08-05T15:39:00Z"/>
                    <w:rFonts w:cstheme="minorHAnsi"/>
                    <w:sz w:val="24"/>
                    <w:szCs w:val="24"/>
                  </w:rPr>
                </w:rPrChange>
              </w:rPr>
            </w:pPr>
            <w:ins w:id="5565" w:author="Jochum, Michael D." w:date="2021-08-05T15:39:00Z">
              <w:r w:rsidRPr="00F7092D">
                <w:rPr>
                  <w:rFonts w:cstheme="minorHAnsi"/>
                  <w:rPrChange w:id="5566" w:author="Jochum, Michael D." w:date="2021-08-05T16:09:00Z">
                    <w:rPr>
                      <w:rFonts w:cstheme="minorHAnsi"/>
                      <w:sz w:val="24"/>
                      <w:szCs w:val="24"/>
                    </w:rPr>
                  </w:rPrChange>
                </w:rPr>
                <w:t>0.0137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56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7DF7621" w14:textId="77777777" w:rsidR="003C0ECD" w:rsidRPr="00F7092D" w:rsidRDefault="003C0ECD" w:rsidP="003C0ECD">
            <w:pPr>
              <w:jc w:val="center"/>
              <w:rPr>
                <w:ins w:id="5568" w:author="Jochum, Michael D." w:date="2021-08-05T15:39:00Z"/>
                <w:rFonts w:cstheme="minorHAnsi"/>
                <w:rPrChange w:id="5569" w:author="Jochum, Michael D." w:date="2021-08-05T16:09:00Z">
                  <w:rPr>
                    <w:ins w:id="5570" w:author="Jochum, Michael D." w:date="2021-08-05T15:39:00Z"/>
                    <w:rFonts w:cstheme="minorHAnsi"/>
                    <w:sz w:val="24"/>
                    <w:szCs w:val="24"/>
                  </w:rPr>
                </w:rPrChange>
              </w:rPr>
            </w:pPr>
            <w:ins w:id="5571" w:author="Jochum, Michael D." w:date="2021-08-05T15:39:00Z">
              <w:r w:rsidRPr="00F7092D">
                <w:rPr>
                  <w:rFonts w:cstheme="minorHAnsi"/>
                  <w:rPrChange w:id="5572"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573"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2C38531" w14:textId="77777777" w:rsidR="003C0ECD" w:rsidRPr="00F7092D" w:rsidRDefault="003C0ECD" w:rsidP="003C0ECD">
            <w:pPr>
              <w:jc w:val="center"/>
              <w:rPr>
                <w:ins w:id="5574" w:author="Jochum, Michael D." w:date="2021-08-05T15:39:00Z"/>
                <w:rFonts w:cstheme="minorHAnsi"/>
                <w:rPrChange w:id="5575" w:author="Jochum, Michael D." w:date="2021-08-05T16:09:00Z">
                  <w:rPr>
                    <w:ins w:id="5576" w:author="Jochum, Michael D." w:date="2021-08-05T15:39:00Z"/>
                    <w:rFonts w:cstheme="minorHAnsi"/>
                    <w:sz w:val="24"/>
                    <w:szCs w:val="24"/>
                  </w:rPr>
                </w:rPrChange>
              </w:rPr>
            </w:pPr>
            <w:ins w:id="5577" w:author="Jochum, Michael D." w:date="2021-08-05T15:39:00Z">
              <w:r w:rsidRPr="00F7092D">
                <w:rPr>
                  <w:rFonts w:cstheme="minorHAnsi"/>
                  <w:i/>
                  <w:iCs/>
                  <w:rPrChange w:id="5578" w:author="Jochum, Michael D." w:date="2021-08-05T16:09:00Z">
                    <w:rPr>
                      <w:rFonts w:cstheme="minorHAnsi"/>
                      <w:i/>
                      <w:iCs/>
                      <w:sz w:val="24"/>
                      <w:szCs w:val="24"/>
                    </w:rPr>
                  </w:rPrChange>
                </w:rPr>
                <w:t>Bacilli</w:t>
              </w:r>
            </w:ins>
          </w:p>
        </w:tc>
      </w:tr>
      <w:tr w:rsidR="003C0ECD" w:rsidRPr="00F7092D" w14:paraId="163D2006" w14:textId="77777777" w:rsidTr="00F7092D">
        <w:trPr>
          <w:trHeight w:val="20"/>
          <w:ins w:id="5579" w:author="Jochum, Michael D." w:date="2021-08-05T15:39:00Z"/>
          <w:trPrChange w:id="5580"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581"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A8223CB" w14:textId="77777777" w:rsidR="003C0ECD" w:rsidRPr="00F7092D" w:rsidRDefault="003C0ECD" w:rsidP="003C0ECD">
            <w:pPr>
              <w:jc w:val="center"/>
              <w:rPr>
                <w:ins w:id="5582" w:author="Jochum, Michael D." w:date="2021-08-05T15:39:00Z"/>
                <w:rFonts w:cstheme="minorHAnsi"/>
                <w:rPrChange w:id="5583" w:author="Jochum, Michael D." w:date="2021-08-05T16:09:00Z">
                  <w:rPr>
                    <w:ins w:id="5584" w:author="Jochum, Michael D." w:date="2021-08-05T15:39:00Z"/>
                    <w:rFonts w:cstheme="minorHAnsi"/>
                    <w:sz w:val="24"/>
                    <w:szCs w:val="24"/>
                  </w:rPr>
                </w:rPrChange>
              </w:rPr>
            </w:pPr>
            <w:ins w:id="5585" w:author="Jochum, Michael D." w:date="2021-08-05T15:39:00Z">
              <w:r w:rsidRPr="00F7092D">
                <w:rPr>
                  <w:rFonts w:cstheme="minorHAnsi"/>
                  <w:rPrChange w:id="5586" w:author="Jochum, Michael D." w:date="2021-08-05T16:09:00Z">
                    <w:rPr>
                      <w:rFonts w:cstheme="minorHAnsi"/>
                      <w:sz w:val="24"/>
                      <w:szCs w:val="24"/>
                    </w:rPr>
                  </w:rPrChange>
                </w:rPr>
                <w:t>2.24</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587"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DA3F996" w14:textId="77777777" w:rsidR="003C0ECD" w:rsidRPr="00F7092D" w:rsidRDefault="003C0ECD" w:rsidP="003C0ECD">
            <w:pPr>
              <w:jc w:val="center"/>
              <w:rPr>
                <w:ins w:id="5588" w:author="Jochum, Michael D." w:date="2021-08-05T15:39:00Z"/>
                <w:rFonts w:cstheme="minorHAnsi"/>
                <w:rPrChange w:id="5589" w:author="Jochum, Michael D." w:date="2021-08-05T16:09:00Z">
                  <w:rPr>
                    <w:ins w:id="5590" w:author="Jochum, Michael D." w:date="2021-08-05T15:39:00Z"/>
                    <w:rFonts w:cstheme="minorHAnsi"/>
                    <w:sz w:val="24"/>
                    <w:szCs w:val="24"/>
                  </w:rPr>
                </w:rPrChange>
              </w:rPr>
            </w:pPr>
            <w:ins w:id="5591" w:author="Jochum, Michael D." w:date="2021-08-05T15:39:00Z">
              <w:r w:rsidRPr="00F7092D">
                <w:rPr>
                  <w:rFonts w:cstheme="minorHAnsi"/>
                  <w:rPrChange w:id="5592" w:author="Jochum, Michael D." w:date="2021-08-05T16:09:00Z">
                    <w:rPr>
                      <w:rFonts w:cstheme="minorHAnsi"/>
                      <w:sz w:val="24"/>
                      <w:szCs w:val="24"/>
                    </w:rPr>
                  </w:rPrChange>
                </w:rPr>
                <w:t>0.403</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593"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6AADD57" w14:textId="77777777" w:rsidR="003C0ECD" w:rsidRPr="00F7092D" w:rsidRDefault="003C0ECD" w:rsidP="003C0ECD">
            <w:pPr>
              <w:jc w:val="center"/>
              <w:rPr>
                <w:ins w:id="5594" w:author="Jochum, Michael D." w:date="2021-08-05T15:39:00Z"/>
                <w:rFonts w:cstheme="minorHAnsi"/>
                <w:rPrChange w:id="5595" w:author="Jochum, Michael D." w:date="2021-08-05T16:09:00Z">
                  <w:rPr>
                    <w:ins w:id="5596" w:author="Jochum, Michael D." w:date="2021-08-05T15:39:00Z"/>
                    <w:rFonts w:cstheme="minorHAnsi"/>
                    <w:sz w:val="24"/>
                    <w:szCs w:val="24"/>
                  </w:rPr>
                </w:rPrChange>
              </w:rPr>
            </w:pPr>
            <w:ins w:id="5597" w:author="Jochum, Michael D." w:date="2021-08-05T15:39:00Z">
              <w:r w:rsidRPr="00F7092D">
                <w:rPr>
                  <w:rFonts w:cstheme="minorHAnsi"/>
                  <w:rPrChange w:id="5598" w:author="Jochum, Michael D." w:date="2021-08-05T16:09:00Z">
                    <w:rPr>
                      <w:rFonts w:cstheme="minorHAnsi"/>
                      <w:sz w:val="24"/>
                      <w:szCs w:val="24"/>
                    </w:rPr>
                  </w:rPrChange>
                </w:rPr>
                <w:t>0.297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599"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3FA112C" w14:textId="77777777" w:rsidR="003C0ECD" w:rsidRPr="00F7092D" w:rsidRDefault="003C0ECD" w:rsidP="003C0ECD">
            <w:pPr>
              <w:jc w:val="center"/>
              <w:rPr>
                <w:ins w:id="5600" w:author="Jochum, Michael D." w:date="2021-08-05T15:39:00Z"/>
                <w:rFonts w:cstheme="minorHAnsi"/>
                <w:rPrChange w:id="5601" w:author="Jochum, Michael D." w:date="2021-08-05T16:09:00Z">
                  <w:rPr>
                    <w:ins w:id="5602" w:author="Jochum, Michael D." w:date="2021-08-05T15:39:00Z"/>
                    <w:rFonts w:cstheme="minorHAnsi"/>
                    <w:sz w:val="24"/>
                    <w:szCs w:val="24"/>
                  </w:rPr>
                </w:rPrChange>
              </w:rPr>
            </w:pPr>
            <w:ins w:id="5603" w:author="Jochum, Michael D." w:date="2021-08-05T15:39:00Z">
              <w:r w:rsidRPr="00F7092D">
                <w:rPr>
                  <w:rFonts w:cstheme="minorHAnsi"/>
                  <w:rPrChange w:id="5604" w:author="Jochum, Michael D." w:date="2021-08-05T16:09:00Z">
                    <w:rPr>
                      <w:rFonts w:cstheme="minorHAnsi"/>
                      <w:sz w:val="24"/>
                      <w:szCs w:val="24"/>
                    </w:rPr>
                  </w:rPrChange>
                </w:rPr>
                <w:t>0.0163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605"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B71922A" w14:textId="77777777" w:rsidR="003C0ECD" w:rsidRPr="00F7092D" w:rsidRDefault="003C0ECD" w:rsidP="003C0ECD">
            <w:pPr>
              <w:jc w:val="center"/>
              <w:rPr>
                <w:ins w:id="5606" w:author="Jochum, Michael D." w:date="2021-08-05T15:39:00Z"/>
                <w:rFonts w:cstheme="minorHAnsi"/>
                <w:rPrChange w:id="5607" w:author="Jochum, Michael D." w:date="2021-08-05T16:09:00Z">
                  <w:rPr>
                    <w:ins w:id="5608" w:author="Jochum, Michael D." w:date="2021-08-05T15:39:00Z"/>
                    <w:rFonts w:cstheme="minorHAnsi"/>
                    <w:sz w:val="24"/>
                    <w:szCs w:val="24"/>
                  </w:rPr>
                </w:rPrChange>
              </w:rPr>
            </w:pPr>
            <w:ins w:id="5609" w:author="Jochum, Michael D." w:date="2021-08-05T15:39:00Z">
              <w:r w:rsidRPr="00F7092D">
                <w:rPr>
                  <w:rFonts w:cstheme="minorHAnsi"/>
                  <w:rPrChange w:id="5610"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611"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010C2D" w14:textId="77777777" w:rsidR="003C0ECD" w:rsidRPr="00F7092D" w:rsidRDefault="003C0ECD" w:rsidP="003C0ECD">
            <w:pPr>
              <w:jc w:val="center"/>
              <w:rPr>
                <w:ins w:id="5612" w:author="Jochum, Michael D." w:date="2021-08-05T15:39:00Z"/>
                <w:rFonts w:cstheme="minorHAnsi"/>
                <w:rPrChange w:id="5613" w:author="Jochum, Michael D." w:date="2021-08-05T16:09:00Z">
                  <w:rPr>
                    <w:ins w:id="5614" w:author="Jochum, Michael D." w:date="2021-08-05T15:39:00Z"/>
                    <w:rFonts w:cstheme="minorHAnsi"/>
                    <w:sz w:val="24"/>
                    <w:szCs w:val="24"/>
                  </w:rPr>
                </w:rPrChange>
              </w:rPr>
            </w:pPr>
            <w:proofErr w:type="spellStart"/>
            <w:ins w:id="5615" w:author="Jochum, Michael D." w:date="2021-08-05T15:39:00Z">
              <w:r w:rsidRPr="00F7092D">
                <w:rPr>
                  <w:rFonts w:cstheme="minorHAnsi"/>
                  <w:i/>
                  <w:iCs/>
                  <w:rPrChange w:id="5616" w:author="Jochum, Michael D." w:date="2021-08-05T16:09:00Z">
                    <w:rPr>
                      <w:rFonts w:cstheme="minorHAnsi"/>
                      <w:i/>
                      <w:iCs/>
                      <w:sz w:val="24"/>
                      <w:szCs w:val="24"/>
                    </w:rPr>
                  </w:rPrChange>
                </w:rPr>
                <w:t>Burkholderiales</w:t>
              </w:r>
              <w:proofErr w:type="spellEnd"/>
            </w:ins>
          </w:p>
        </w:tc>
      </w:tr>
      <w:tr w:rsidR="003C0ECD" w:rsidRPr="00F7092D" w14:paraId="4B1D2D5C" w14:textId="77777777" w:rsidTr="00F7092D">
        <w:trPr>
          <w:trHeight w:val="20"/>
          <w:ins w:id="5617" w:author="Jochum, Michael D." w:date="2021-08-05T15:39:00Z"/>
          <w:trPrChange w:id="5618"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619"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2023B74" w14:textId="77777777" w:rsidR="003C0ECD" w:rsidRPr="00F7092D" w:rsidRDefault="003C0ECD" w:rsidP="003C0ECD">
            <w:pPr>
              <w:jc w:val="center"/>
              <w:rPr>
                <w:ins w:id="5620" w:author="Jochum, Michael D." w:date="2021-08-05T15:39:00Z"/>
                <w:rFonts w:cstheme="minorHAnsi"/>
                <w:rPrChange w:id="5621" w:author="Jochum, Michael D." w:date="2021-08-05T16:09:00Z">
                  <w:rPr>
                    <w:ins w:id="5622" w:author="Jochum, Michael D." w:date="2021-08-05T15:39:00Z"/>
                    <w:rFonts w:cstheme="minorHAnsi"/>
                    <w:sz w:val="24"/>
                    <w:szCs w:val="24"/>
                  </w:rPr>
                </w:rPrChange>
              </w:rPr>
            </w:pPr>
            <w:ins w:id="5623" w:author="Jochum, Michael D." w:date="2021-08-05T15:39:00Z">
              <w:r w:rsidRPr="00F7092D">
                <w:rPr>
                  <w:rFonts w:cstheme="minorHAnsi"/>
                  <w:rPrChange w:id="5624" w:author="Jochum, Michael D." w:date="2021-08-05T16:09:00Z">
                    <w:rPr>
                      <w:rFonts w:cstheme="minorHAnsi"/>
                      <w:sz w:val="24"/>
                      <w:szCs w:val="24"/>
                    </w:rPr>
                  </w:rPrChange>
                </w:rPr>
                <w:t>3.16</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625"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AAFB099" w14:textId="77777777" w:rsidR="003C0ECD" w:rsidRPr="00F7092D" w:rsidRDefault="003C0ECD" w:rsidP="003C0ECD">
            <w:pPr>
              <w:jc w:val="center"/>
              <w:rPr>
                <w:ins w:id="5626" w:author="Jochum, Michael D." w:date="2021-08-05T15:39:00Z"/>
                <w:rFonts w:cstheme="minorHAnsi"/>
                <w:rPrChange w:id="5627" w:author="Jochum, Michael D." w:date="2021-08-05T16:09:00Z">
                  <w:rPr>
                    <w:ins w:id="5628" w:author="Jochum, Michael D." w:date="2021-08-05T15:39:00Z"/>
                    <w:rFonts w:cstheme="minorHAnsi"/>
                    <w:sz w:val="24"/>
                    <w:szCs w:val="24"/>
                  </w:rPr>
                </w:rPrChange>
              </w:rPr>
            </w:pPr>
            <w:ins w:id="5629" w:author="Jochum, Michael D." w:date="2021-08-05T15:39:00Z">
              <w:r w:rsidRPr="00F7092D">
                <w:rPr>
                  <w:rFonts w:cstheme="minorHAnsi"/>
                  <w:rPrChange w:id="5630"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631"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16C727" w14:textId="77777777" w:rsidR="003C0ECD" w:rsidRPr="00F7092D" w:rsidRDefault="003C0ECD" w:rsidP="003C0ECD">
            <w:pPr>
              <w:jc w:val="center"/>
              <w:rPr>
                <w:ins w:id="5632" w:author="Jochum, Michael D." w:date="2021-08-05T15:39:00Z"/>
                <w:rFonts w:cstheme="minorHAnsi"/>
                <w:rPrChange w:id="5633" w:author="Jochum, Michael D." w:date="2021-08-05T16:09:00Z">
                  <w:rPr>
                    <w:ins w:id="5634" w:author="Jochum, Michael D." w:date="2021-08-05T15:39:00Z"/>
                    <w:rFonts w:cstheme="minorHAnsi"/>
                    <w:sz w:val="24"/>
                    <w:szCs w:val="24"/>
                  </w:rPr>
                </w:rPrChange>
              </w:rPr>
            </w:pPr>
            <w:ins w:id="5635" w:author="Jochum, Michael D." w:date="2021-08-05T15:39:00Z">
              <w:r w:rsidRPr="00F7092D">
                <w:rPr>
                  <w:rFonts w:cstheme="minorHAnsi"/>
                  <w:rPrChange w:id="5636"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63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1E320C0" w14:textId="77777777" w:rsidR="003C0ECD" w:rsidRPr="00F7092D" w:rsidRDefault="003C0ECD" w:rsidP="003C0ECD">
            <w:pPr>
              <w:jc w:val="center"/>
              <w:rPr>
                <w:ins w:id="5638" w:author="Jochum, Michael D." w:date="2021-08-05T15:39:00Z"/>
                <w:rFonts w:cstheme="minorHAnsi"/>
                <w:rPrChange w:id="5639" w:author="Jochum, Michael D." w:date="2021-08-05T16:09:00Z">
                  <w:rPr>
                    <w:ins w:id="5640" w:author="Jochum, Michael D." w:date="2021-08-05T15:39:00Z"/>
                    <w:rFonts w:cstheme="minorHAnsi"/>
                    <w:sz w:val="24"/>
                    <w:szCs w:val="24"/>
                  </w:rPr>
                </w:rPrChange>
              </w:rPr>
            </w:pPr>
            <w:ins w:id="5641" w:author="Jochum, Michael D." w:date="2021-08-05T15:39:00Z">
              <w:r w:rsidRPr="00F7092D">
                <w:rPr>
                  <w:rFonts w:cstheme="minorHAnsi"/>
                  <w:rPrChange w:id="5642" w:author="Jochum, Michael D." w:date="2021-08-05T16:09:00Z">
                    <w:rPr>
                      <w:rFonts w:cstheme="minorHAnsi"/>
                      <w:sz w:val="24"/>
                      <w:szCs w:val="24"/>
                    </w:rPr>
                  </w:rPrChange>
                </w:rPr>
                <w:t>0.0157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64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16C29B6" w14:textId="77777777" w:rsidR="003C0ECD" w:rsidRPr="00F7092D" w:rsidRDefault="003C0ECD" w:rsidP="003C0ECD">
            <w:pPr>
              <w:jc w:val="center"/>
              <w:rPr>
                <w:ins w:id="5644" w:author="Jochum, Michael D." w:date="2021-08-05T15:39:00Z"/>
                <w:rFonts w:cstheme="minorHAnsi"/>
                <w:rPrChange w:id="5645" w:author="Jochum, Michael D." w:date="2021-08-05T16:09:00Z">
                  <w:rPr>
                    <w:ins w:id="5646" w:author="Jochum, Michael D." w:date="2021-08-05T15:39:00Z"/>
                    <w:rFonts w:cstheme="minorHAnsi"/>
                    <w:sz w:val="24"/>
                    <w:szCs w:val="24"/>
                  </w:rPr>
                </w:rPrChange>
              </w:rPr>
            </w:pPr>
            <w:ins w:id="5647" w:author="Jochum, Michael D." w:date="2021-08-05T15:39:00Z">
              <w:r w:rsidRPr="00F7092D">
                <w:rPr>
                  <w:rFonts w:cstheme="minorHAnsi"/>
                  <w:rPrChange w:id="5648"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649"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D88FB4A" w14:textId="77777777" w:rsidR="003C0ECD" w:rsidRPr="00F7092D" w:rsidRDefault="003C0ECD" w:rsidP="003C0ECD">
            <w:pPr>
              <w:jc w:val="center"/>
              <w:rPr>
                <w:ins w:id="5650" w:author="Jochum, Michael D." w:date="2021-08-05T15:39:00Z"/>
                <w:rFonts w:cstheme="minorHAnsi"/>
                <w:rPrChange w:id="5651" w:author="Jochum, Michael D." w:date="2021-08-05T16:09:00Z">
                  <w:rPr>
                    <w:ins w:id="5652" w:author="Jochum, Michael D." w:date="2021-08-05T15:39:00Z"/>
                    <w:rFonts w:cstheme="minorHAnsi"/>
                    <w:sz w:val="24"/>
                    <w:szCs w:val="24"/>
                  </w:rPr>
                </w:rPrChange>
              </w:rPr>
            </w:pPr>
            <w:proofErr w:type="spellStart"/>
            <w:ins w:id="5653" w:author="Jochum, Michael D." w:date="2021-08-05T15:39:00Z">
              <w:r w:rsidRPr="00F7092D">
                <w:rPr>
                  <w:rFonts w:cstheme="minorHAnsi"/>
                  <w:i/>
                  <w:iCs/>
                  <w:rPrChange w:id="5654" w:author="Jochum, Michael D." w:date="2021-08-05T16:09:00Z">
                    <w:rPr>
                      <w:rFonts w:cstheme="minorHAnsi"/>
                      <w:i/>
                      <w:iCs/>
                      <w:sz w:val="24"/>
                      <w:szCs w:val="24"/>
                    </w:rPr>
                  </w:rPrChange>
                </w:rPr>
                <w:t>Alteromonadales</w:t>
              </w:r>
              <w:proofErr w:type="spellEnd"/>
            </w:ins>
          </w:p>
        </w:tc>
      </w:tr>
      <w:tr w:rsidR="003C0ECD" w:rsidRPr="00F7092D" w14:paraId="615B6EFE" w14:textId="77777777" w:rsidTr="00F7092D">
        <w:trPr>
          <w:trHeight w:val="20"/>
          <w:ins w:id="5655" w:author="Jochum, Michael D." w:date="2021-08-05T15:39:00Z"/>
          <w:trPrChange w:id="5656"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657"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961F658" w14:textId="77777777" w:rsidR="003C0ECD" w:rsidRPr="00F7092D" w:rsidRDefault="003C0ECD" w:rsidP="003C0ECD">
            <w:pPr>
              <w:jc w:val="center"/>
              <w:rPr>
                <w:ins w:id="5658" w:author="Jochum, Michael D." w:date="2021-08-05T15:39:00Z"/>
                <w:rFonts w:cstheme="minorHAnsi"/>
                <w:rPrChange w:id="5659" w:author="Jochum, Michael D." w:date="2021-08-05T16:09:00Z">
                  <w:rPr>
                    <w:ins w:id="5660" w:author="Jochum, Michael D." w:date="2021-08-05T15:39:00Z"/>
                    <w:rFonts w:cstheme="minorHAnsi"/>
                    <w:sz w:val="24"/>
                    <w:szCs w:val="24"/>
                  </w:rPr>
                </w:rPrChange>
              </w:rPr>
            </w:pPr>
            <w:ins w:id="5661" w:author="Jochum, Michael D." w:date="2021-08-05T15:39:00Z">
              <w:r w:rsidRPr="00F7092D">
                <w:rPr>
                  <w:rFonts w:cstheme="minorHAnsi"/>
                  <w:rPrChange w:id="5662" w:author="Jochum, Michael D." w:date="2021-08-05T16:09:00Z">
                    <w:rPr>
                      <w:rFonts w:cstheme="minorHAnsi"/>
                      <w:sz w:val="24"/>
                      <w:szCs w:val="24"/>
                    </w:rPr>
                  </w:rPrChange>
                </w:rPr>
                <w:t>3.61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663"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E34523A" w14:textId="77777777" w:rsidR="003C0ECD" w:rsidRPr="00F7092D" w:rsidRDefault="003C0ECD" w:rsidP="003C0ECD">
            <w:pPr>
              <w:jc w:val="center"/>
              <w:rPr>
                <w:ins w:id="5664" w:author="Jochum, Michael D." w:date="2021-08-05T15:39:00Z"/>
                <w:rFonts w:cstheme="minorHAnsi"/>
                <w:rPrChange w:id="5665" w:author="Jochum, Michael D." w:date="2021-08-05T16:09:00Z">
                  <w:rPr>
                    <w:ins w:id="5666" w:author="Jochum, Michael D." w:date="2021-08-05T15:39:00Z"/>
                    <w:rFonts w:cstheme="minorHAnsi"/>
                    <w:sz w:val="24"/>
                    <w:szCs w:val="24"/>
                  </w:rPr>
                </w:rPrChange>
              </w:rPr>
            </w:pPr>
            <w:ins w:id="5667" w:author="Jochum, Michael D." w:date="2021-08-05T15:39:00Z">
              <w:r w:rsidRPr="00F7092D">
                <w:rPr>
                  <w:rFonts w:cstheme="minorHAnsi"/>
                  <w:rPrChange w:id="5668" w:author="Jochum, Michael D." w:date="2021-08-05T16:09:00Z">
                    <w:rPr>
                      <w:rFonts w:cstheme="minorHAnsi"/>
                      <w:sz w:val="24"/>
                      <w:szCs w:val="24"/>
                    </w:rPr>
                  </w:rPrChange>
                </w:rPr>
                <w:t>0.004</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669"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843671E" w14:textId="77777777" w:rsidR="003C0ECD" w:rsidRPr="00F7092D" w:rsidRDefault="003C0ECD" w:rsidP="003C0ECD">
            <w:pPr>
              <w:jc w:val="center"/>
              <w:rPr>
                <w:ins w:id="5670" w:author="Jochum, Michael D." w:date="2021-08-05T15:39:00Z"/>
                <w:rFonts w:cstheme="minorHAnsi"/>
                <w:rPrChange w:id="5671" w:author="Jochum, Michael D." w:date="2021-08-05T16:09:00Z">
                  <w:rPr>
                    <w:ins w:id="5672" w:author="Jochum, Michael D." w:date="2021-08-05T15:39:00Z"/>
                    <w:rFonts w:cstheme="minorHAnsi"/>
                    <w:sz w:val="24"/>
                    <w:szCs w:val="24"/>
                  </w:rPr>
                </w:rPrChange>
              </w:rPr>
            </w:pPr>
            <w:ins w:id="5673" w:author="Jochum, Michael D." w:date="2021-08-05T15:39:00Z">
              <w:r w:rsidRPr="00F7092D">
                <w:rPr>
                  <w:rFonts w:cstheme="minorHAnsi"/>
                  <w:rPrChange w:id="5674" w:author="Jochum, Michael D." w:date="2021-08-05T16:09:00Z">
                    <w:rPr>
                      <w:rFonts w:cstheme="minorHAnsi"/>
                      <w:sz w:val="24"/>
                      <w:szCs w:val="24"/>
                    </w:rPr>
                  </w:rPrChange>
                </w:rPr>
                <w:t>0.004</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675"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CD7C10B" w14:textId="77777777" w:rsidR="003C0ECD" w:rsidRPr="00F7092D" w:rsidRDefault="003C0ECD" w:rsidP="003C0ECD">
            <w:pPr>
              <w:jc w:val="center"/>
              <w:rPr>
                <w:ins w:id="5676" w:author="Jochum, Michael D." w:date="2021-08-05T15:39:00Z"/>
                <w:rFonts w:cstheme="minorHAnsi"/>
                <w:rPrChange w:id="5677" w:author="Jochum, Michael D." w:date="2021-08-05T16:09:00Z">
                  <w:rPr>
                    <w:ins w:id="5678" w:author="Jochum, Michael D." w:date="2021-08-05T15:39:00Z"/>
                    <w:rFonts w:cstheme="minorHAnsi"/>
                    <w:sz w:val="24"/>
                    <w:szCs w:val="24"/>
                  </w:rPr>
                </w:rPrChange>
              </w:rPr>
            </w:pPr>
            <w:ins w:id="5679" w:author="Jochum, Michael D." w:date="2021-08-05T15:39:00Z">
              <w:r w:rsidRPr="00F7092D">
                <w:rPr>
                  <w:rFonts w:cstheme="minorHAnsi"/>
                  <w:rPrChange w:id="5680" w:author="Jochum, Michael D." w:date="2021-08-05T16:09:00Z">
                    <w:rPr>
                      <w:rFonts w:cstheme="minorHAnsi"/>
                      <w:sz w:val="24"/>
                      <w:szCs w:val="24"/>
                    </w:rPr>
                  </w:rPrChange>
                </w:rPr>
                <w:t>0.0156</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681"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C157FFD" w14:textId="77777777" w:rsidR="003C0ECD" w:rsidRPr="00F7092D" w:rsidRDefault="003C0ECD" w:rsidP="003C0ECD">
            <w:pPr>
              <w:jc w:val="center"/>
              <w:rPr>
                <w:ins w:id="5682" w:author="Jochum, Michael D." w:date="2021-08-05T15:39:00Z"/>
                <w:rFonts w:cstheme="minorHAnsi"/>
                <w:rPrChange w:id="5683" w:author="Jochum, Michael D." w:date="2021-08-05T16:09:00Z">
                  <w:rPr>
                    <w:ins w:id="5684" w:author="Jochum, Michael D." w:date="2021-08-05T15:39:00Z"/>
                    <w:rFonts w:cstheme="minorHAnsi"/>
                    <w:sz w:val="24"/>
                    <w:szCs w:val="24"/>
                  </w:rPr>
                </w:rPrChange>
              </w:rPr>
            </w:pPr>
            <w:ins w:id="5685" w:author="Jochum, Michael D." w:date="2021-08-05T15:39:00Z">
              <w:r w:rsidRPr="00F7092D">
                <w:rPr>
                  <w:rFonts w:cstheme="minorHAnsi"/>
                  <w:rPrChange w:id="5686"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687"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DBE134" w14:textId="77777777" w:rsidR="003C0ECD" w:rsidRPr="00F7092D" w:rsidRDefault="003C0ECD" w:rsidP="003C0ECD">
            <w:pPr>
              <w:jc w:val="center"/>
              <w:rPr>
                <w:ins w:id="5688" w:author="Jochum, Michael D." w:date="2021-08-05T15:39:00Z"/>
                <w:rFonts w:cstheme="minorHAnsi"/>
                <w:rPrChange w:id="5689" w:author="Jochum, Michael D." w:date="2021-08-05T16:09:00Z">
                  <w:rPr>
                    <w:ins w:id="5690" w:author="Jochum, Michael D." w:date="2021-08-05T15:39:00Z"/>
                    <w:rFonts w:cstheme="minorHAnsi"/>
                    <w:sz w:val="24"/>
                    <w:szCs w:val="24"/>
                  </w:rPr>
                </w:rPrChange>
              </w:rPr>
            </w:pPr>
            <w:proofErr w:type="spellStart"/>
            <w:ins w:id="5691" w:author="Jochum, Michael D." w:date="2021-08-05T15:39:00Z">
              <w:r w:rsidRPr="00F7092D">
                <w:rPr>
                  <w:rFonts w:cstheme="minorHAnsi"/>
                  <w:i/>
                  <w:iCs/>
                  <w:rPrChange w:id="5692" w:author="Jochum, Michael D." w:date="2021-08-05T16:09:00Z">
                    <w:rPr>
                      <w:rFonts w:cstheme="minorHAnsi"/>
                      <w:i/>
                      <w:iCs/>
                      <w:sz w:val="24"/>
                      <w:szCs w:val="24"/>
                    </w:rPr>
                  </w:rPrChange>
                </w:rPr>
                <w:t>Yersiniaceae</w:t>
              </w:r>
              <w:proofErr w:type="spellEnd"/>
            </w:ins>
          </w:p>
        </w:tc>
      </w:tr>
      <w:tr w:rsidR="003C0ECD" w:rsidRPr="00F7092D" w14:paraId="3FEE7623" w14:textId="77777777" w:rsidTr="00F7092D">
        <w:trPr>
          <w:trHeight w:val="20"/>
          <w:ins w:id="5693" w:author="Jochum, Michael D." w:date="2021-08-05T15:39:00Z"/>
          <w:trPrChange w:id="5694"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695"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BBDDDB8" w14:textId="77777777" w:rsidR="003C0ECD" w:rsidRPr="00F7092D" w:rsidRDefault="003C0ECD" w:rsidP="003C0ECD">
            <w:pPr>
              <w:jc w:val="center"/>
              <w:rPr>
                <w:ins w:id="5696" w:author="Jochum, Michael D." w:date="2021-08-05T15:39:00Z"/>
                <w:rFonts w:cstheme="minorHAnsi"/>
                <w:rPrChange w:id="5697" w:author="Jochum, Michael D." w:date="2021-08-05T16:09:00Z">
                  <w:rPr>
                    <w:ins w:id="5698" w:author="Jochum, Michael D." w:date="2021-08-05T15:39:00Z"/>
                    <w:rFonts w:cstheme="minorHAnsi"/>
                    <w:sz w:val="24"/>
                    <w:szCs w:val="24"/>
                  </w:rPr>
                </w:rPrChange>
              </w:rPr>
            </w:pPr>
            <w:ins w:id="5699" w:author="Jochum, Michael D." w:date="2021-08-05T15:39:00Z">
              <w:r w:rsidRPr="00F7092D">
                <w:rPr>
                  <w:rFonts w:cstheme="minorHAnsi"/>
                  <w:rPrChange w:id="5700" w:author="Jochum, Michael D." w:date="2021-08-05T16:09:00Z">
                    <w:rPr>
                      <w:rFonts w:cstheme="minorHAnsi"/>
                      <w:sz w:val="24"/>
                      <w:szCs w:val="24"/>
                    </w:rPr>
                  </w:rPrChange>
                </w:rPr>
                <w:t>2.1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701"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DEF8E59" w14:textId="77777777" w:rsidR="003C0ECD" w:rsidRPr="00F7092D" w:rsidRDefault="003C0ECD" w:rsidP="003C0ECD">
            <w:pPr>
              <w:jc w:val="center"/>
              <w:rPr>
                <w:ins w:id="5702" w:author="Jochum, Michael D." w:date="2021-08-05T15:39:00Z"/>
                <w:rFonts w:cstheme="minorHAnsi"/>
                <w:rPrChange w:id="5703" w:author="Jochum, Michael D." w:date="2021-08-05T16:09:00Z">
                  <w:rPr>
                    <w:ins w:id="5704" w:author="Jochum, Michael D." w:date="2021-08-05T15:39:00Z"/>
                    <w:rFonts w:cstheme="minorHAnsi"/>
                    <w:sz w:val="24"/>
                    <w:szCs w:val="24"/>
                  </w:rPr>
                </w:rPrChange>
              </w:rPr>
            </w:pPr>
            <w:ins w:id="5705" w:author="Jochum, Michael D." w:date="2021-08-05T15:39:00Z">
              <w:r w:rsidRPr="00F7092D">
                <w:rPr>
                  <w:rFonts w:cstheme="minorHAnsi"/>
                  <w:rPrChange w:id="5706" w:author="Jochum, Michael D." w:date="2021-08-05T16:09:00Z">
                    <w:rPr>
                      <w:rFonts w:cstheme="minorHAnsi"/>
                      <w:sz w:val="24"/>
                      <w:szCs w:val="24"/>
                    </w:rPr>
                  </w:rPrChange>
                </w:rPr>
                <w:t>0.005</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707"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34B025" w14:textId="77777777" w:rsidR="003C0ECD" w:rsidRPr="00F7092D" w:rsidRDefault="003C0ECD" w:rsidP="003C0ECD">
            <w:pPr>
              <w:jc w:val="center"/>
              <w:rPr>
                <w:ins w:id="5708" w:author="Jochum, Michael D." w:date="2021-08-05T15:39:00Z"/>
                <w:rFonts w:cstheme="minorHAnsi"/>
                <w:rPrChange w:id="5709" w:author="Jochum, Michael D." w:date="2021-08-05T16:09:00Z">
                  <w:rPr>
                    <w:ins w:id="5710" w:author="Jochum, Michael D." w:date="2021-08-05T15:39:00Z"/>
                    <w:rFonts w:cstheme="minorHAnsi"/>
                    <w:sz w:val="24"/>
                    <w:szCs w:val="24"/>
                  </w:rPr>
                </w:rPrChange>
              </w:rPr>
            </w:pPr>
            <w:ins w:id="5711" w:author="Jochum, Michael D." w:date="2021-08-05T15:39:00Z">
              <w:r w:rsidRPr="00F7092D">
                <w:rPr>
                  <w:rFonts w:cstheme="minorHAnsi"/>
                  <w:rPrChange w:id="5712" w:author="Jochum, Michael D." w:date="2021-08-05T16:09:00Z">
                    <w:rPr>
                      <w:rFonts w:cstheme="minorHAnsi"/>
                      <w:sz w:val="24"/>
                      <w:szCs w:val="24"/>
                    </w:rPr>
                  </w:rPrChange>
                </w:rPr>
                <w:t>0.00435</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71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2563DAE" w14:textId="77777777" w:rsidR="003C0ECD" w:rsidRPr="00F7092D" w:rsidRDefault="003C0ECD" w:rsidP="003C0ECD">
            <w:pPr>
              <w:jc w:val="center"/>
              <w:rPr>
                <w:ins w:id="5714" w:author="Jochum, Michael D." w:date="2021-08-05T15:39:00Z"/>
                <w:rFonts w:cstheme="minorHAnsi"/>
                <w:rPrChange w:id="5715" w:author="Jochum, Michael D." w:date="2021-08-05T16:09:00Z">
                  <w:rPr>
                    <w:ins w:id="5716" w:author="Jochum, Michael D." w:date="2021-08-05T15:39:00Z"/>
                    <w:rFonts w:cstheme="minorHAnsi"/>
                    <w:sz w:val="24"/>
                    <w:szCs w:val="24"/>
                  </w:rPr>
                </w:rPrChange>
              </w:rPr>
            </w:pPr>
            <w:ins w:id="5717" w:author="Jochum, Michael D." w:date="2021-08-05T15:39:00Z">
              <w:r w:rsidRPr="00F7092D">
                <w:rPr>
                  <w:rFonts w:cstheme="minorHAnsi"/>
                  <w:rPrChange w:id="5718" w:author="Jochum, Michael D." w:date="2021-08-05T16:09:00Z">
                    <w:rPr>
                      <w:rFonts w:cstheme="minorHAnsi"/>
                      <w:sz w:val="24"/>
                      <w:szCs w:val="24"/>
                    </w:rPr>
                  </w:rPrChange>
                </w:rPr>
                <w:t>0.0156</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719"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1890592" w14:textId="77777777" w:rsidR="003C0ECD" w:rsidRPr="00F7092D" w:rsidRDefault="003C0ECD" w:rsidP="003C0ECD">
            <w:pPr>
              <w:jc w:val="center"/>
              <w:rPr>
                <w:ins w:id="5720" w:author="Jochum, Michael D." w:date="2021-08-05T15:39:00Z"/>
                <w:rFonts w:cstheme="minorHAnsi"/>
                <w:rPrChange w:id="5721" w:author="Jochum, Michael D." w:date="2021-08-05T16:09:00Z">
                  <w:rPr>
                    <w:ins w:id="5722" w:author="Jochum, Michael D." w:date="2021-08-05T15:39:00Z"/>
                    <w:rFonts w:cstheme="minorHAnsi"/>
                    <w:sz w:val="24"/>
                    <w:szCs w:val="24"/>
                  </w:rPr>
                </w:rPrChange>
              </w:rPr>
            </w:pPr>
            <w:ins w:id="5723" w:author="Jochum, Michael D." w:date="2021-08-05T15:39:00Z">
              <w:r w:rsidRPr="00F7092D">
                <w:rPr>
                  <w:rFonts w:cstheme="minorHAnsi"/>
                  <w:rPrChange w:id="5724"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725"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0A75ED8" w14:textId="77777777" w:rsidR="003C0ECD" w:rsidRPr="00F7092D" w:rsidRDefault="003C0ECD" w:rsidP="003C0ECD">
            <w:pPr>
              <w:jc w:val="center"/>
              <w:rPr>
                <w:ins w:id="5726" w:author="Jochum, Michael D." w:date="2021-08-05T15:39:00Z"/>
                <w:rFonts w:cstheme="minorHAnsi"/>
                <w:rPrChange w:id="5727" w:author="Jochum, Michael D." w:date="2021-08-05T16:09:00Z">
                  <w:rPr>
                    <w:ins w:id="5728" w:author="Jochum, Michael D." w:date="2021-08-05T15:39:00Z"/>
                    <w:rFonts w:cstheme="minorHAnsi"/>
                    <w:sz w:val="24"/>
                    <w:szCs w:val="24"/>
                  </w:rPr>
                </w:rPrChange>
              </w:rPr>
            </w:pPr>
            <w:ins w:id="5729" w:author="Jochum, Michael D." w:date="2021-08-05T15:39:00Z">
              <w:r w:rsidRPr="00F7092D">
                <w:rPr>
                  <w:rFonts w:cstheme="minorHAnsi"/>
                  <w:i/>
                  <w:iCs/>
                  <w:rPrChange w:id="5730" w:author="Jochum, Michael D." w:date="2021-08-05T16:09:00Z">
                    <w:rPr>
                      <w:rFonts w:cstheme="minorHAnsi"/>
                      <w:i/>
                      <w:iCs/>
                      <w:sz w:val="24"/>
                      <w:szCs w:val="24"/>
                    </w:rPr>
                  </w:rPrChange>
                </w:rPr>
                <w:t>Salmonella</w:t>
              </w:r>
            </w:ins>
          </w:p>
        </w:tc>
      </w:tr>
      <w:tr w:rsidR="003C0ECD" w:rsidRPr="00F7092D" w14:paraId="3391186F" w14:textId="77777777" w:rsidTr="00F7092D">
        <w:trPr>
          <w:trHeight w:val="20"/>
          <w:ins w:id="5731" w:author="Jochum, Michael D." w:date="2021-08-05T15:39:00Z"/>
          <w:trPrChange w:id="5732"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733"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36E53F" w14:textId="77777777" w:rsidR="003C0ECD" w:rsidRPr="00F7092D" w:rsidRDefault="003C0ECD" w:rsidP="003C0ECD">
            <w:pPr>
              <w:jc w:val="center"/>
              <w:rPr>
                <w:ins w:id="5734" w:author="Jochum, Michael D." w:date="2021-08-05T15:39:00Z"/>
                <w:rFonts w:cstheme="minorHAnsi"/>
                <w:rPrChange w:id="5735" w:author="Jochum, Michael D." w:date="2021-08-05T16:09:00Z">
                  <w:rPr>
                    <w:ins w:id="5736" w:author="Jochum, Michael D." w:date="2021-08-05T15:39:00Z"/>
                    <w:rFonts w:cstheme="minorHAnsi"/>
                    <w:sz w:val="24"/>
                    <w:szCs w:val="24"/>
                  </w:rPr>
                </w:rPrChange>
              </w:rPr>
            </w:pPr>
            <w:ins w:id="5737" w:author="Jochum, Michael D." w:date="2021-08-05T15:39:00Z">
              <w:r w:rsidRPr="00F7092D">
                <w:rPr>
                  <w:rFonts w:cstheme="minorHAnsi"/>
                  <w:rPrChange w:id="5738" w:author="Jochum, Michael D." w:date="2021-08-05T16:09:00Z">
                    <w:rPr>
                      <w:rFonts w:cstheme="minorHAnsi"/>
                      <w:sz w:val="24"/>
                      <w:szCs w:val="24"/>
                    </w:rPr>
                  </w:rPrChange>
                </w:rPr>
                <w:t>1.77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739"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057521" w14:textId="77777777" w:rsidR="003C0ECD" w:rsidRPr="00F7092D" w:rsidRDefault="003C0ECD" w:rsidP="003C0ECD">
            <w:pPr>
              <w:jc w:val="center"/>
              <w:rPr>
                <w:ins w:id="5740" w:author="Jochum, Michael D." w:date="2021-08-05T15:39:00Z"/>
                <w:rFonts w:cstheme="minorHAnsi"/>
                <w:rPrChange w:id="5741" w:author="Jochum, Michael D." w:date="2021-08-05T16:09:00Z">
                  <w:rPr>
                    <w:ins w:id="5742" w:author="Jochum, Michael D." w:date="2021-08-05T15:39:00Z"/>
                    <w:rFonts w:cstheme="minorHAnsi"/>
                    <w:sz w:val="24"/>
                    <w:szCs w:val="24"/>
                  </w:rPr>
                </w:rPrChange>
              </w:rPr>
            </w:pPr>
            <w:ins w:id="5743" w:author="Jochum, Michael D." w:date="2021-08-05T15:39:00Z">
              <w:r w:rsidRPr="00F7092D">
                <w:rPr>
                  <w:rFonts w:cstheme="minorHAnsi"/>
                  <w:rPrChange w:id="5744" w:author="Jochum, Michael D." w:date="2021-08-05T16:09:00Z">
                    <w:rPr>
                      <w:rFonts w:cstheme="minorHAnsi"/>
                      <w:sz w:val="24"/>
                      <w:szCs w:val="24"/>
                    </w:rPr>
                  </w:rPrChange>
                </w:rPr>
                <w:t>0.011</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745"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76B6B9F" w14:textId="77777777" w:rsidR="003C0ECD" w:rsidRPr="00F7092D" w:rsidRDefault="003C0ECD" w:rsidP="003C0ECD">
            <w:pPr>
              <w:jc w:val="center"/>
              <w:rPr>
                <w:ins w:id="5746" w:author="Jochum, Michael D." w:date="2021-08-05T15:39:00Z"/>
                <w:rFonts w:cstheme="minorHAnsi"/>
                <w:rPrChange w:id="5747" w:author="Jochum, Michael D." w:date="2021-08-05T16:09:00Z">
                  <w:rPr>
                    <w:ins w:id="5748" w:author="Jochum, Michael D." w:date="2021-08-05T15:39:00Z"/>
                    <w:rFonts w:cstheme="minorHAnsi"/>
                    <w:sz w:val="24"/>
                    <w:szCs w:val="24"/>
                  </w:rPr>
                </w:rPrChange>
              </w:rPr>
            </w:pPr>
            <w:ins w:id="5749" w:author="Jochum, Michael D." w:date="2021-08-05T15:39:00Z">
              <w:r w:rsidRPr="00F7092D">
                <w:rPr>
                  <w:rFonts w:cstheme="minorHAnsi"/>
                  <w:rPrChange w:id="5750" w:author="Jochum, Michael D." w:date="2021-08-05T16:09:00Z">
                    <w:rPr>
                      <w:rFonts w:cstheme="minorHAnsi"/>
                      <w:sz w:val="24"/>
                      <w:szCs w:val="24"/>
                    </w:rPr>
                  </w:rPrChange>
                </w:rPr>
                <w:t>0.064</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751"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F0C9D89" w14:textId="77777777" w:rsidR="003C0ECD" w:rsidRPr="00F7092D" w:rsidRDefault="003C0ECD" w:rsidP="003C0ECD">
            <w:pPr>
              <w:jc w:val="center"/>
              <w:rPr>
                <w:ins w:id="5752" w:author="Jochum, Michael D." w:date="2021-08-05T15:39:00Z"/>
                <w:rFonts w:cstheme="minorHAnsi"/>
                <w:rPrChange w:id="5753" w:author="Jochum, Michael D." w:date="2021-08-05T16:09:00Z">
                  <w:rPr>
                    <w:ins w:id="5754" w:author="Jochum, Michael D." w:date="2021-08-05T15:39:00Z"/>
                    <w:rFonts w:cstheme="minorHAnsi"/>
                    <w:sz w:val="24"/>
                    <w:szCs w:val="24"/>
                  </w:rPr>
                </w:rPrChange>
              </w:rPr>
            </w:pPr>
            <w:ins w:id="5755" w:author="Jochum, Michael D." w:date="2021-08-05T15:39:00Z">
              <w:r w:rsidRPr="00F7092D">
                <w:rPr>
                  <w:rFonts w:cstheme="minorHAnsi"/>
                  <w:rPrChange w:id="5756" w:author="Jochum, Michael D." w:date="2021-08-05T16:09:00Z">
                    <w:rPr>
                      <w:rFonts w:cstheme="minorHAnsi"/>
                      <w:sz w:val="24"/>
                      <w:szCs w:val="24"/>
                    </w:rPr>
                  </w:rPrChange>
                </w:rPr>
                <w:t>0.0475</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75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2046464" w14:textId="77777777" w:rsidR="003C0ECD" w:rsidRPr="00F7092D" w:rsidRDefault="003C0ECD" w:rsidP="003C0ECD">
            <w:pPr>
              <w:jc w:val="center"/>
              <w:rPr>
                <w:ins w:id="5758" w:author="Jochum, Michael D." w:date="2021-08-05T15:39:00Z"/>
                <w:rFonts w:cstheme="minorHAnsi"/>
                <w:rPrChange w:id="5759" w:author="Jochum, Michael D." w:date="2021-08-05T16:09:00Z">
                  <w:rPr>
                    <w:ins w:id="5760" w:author="Jochum, Michael D." w:date="2021-08-05T15:39:00Z"/>
                    <w:rFonts w:cstheme="minorHAnsi"/>
                    <w:sz w:val="24"/>
                    <w:szCs w:val="24"/>
                  </w:rPr>
                </w:rPrChange>
              </w:rPr>
            </w:pPr>
            <w:ins w:id="5761" w:author="Jochum, Michael D." w:date="2021-08-05T15:39:00Z">
              <w:r w:rsidRPr="00F7092D">
                <w:rPr>
                  <w:rFonts w:cstheme="minorHAnsi"/>
                  <w:rPrChange w:id="5762" w:author="Jochum, Michael D." w:date="2021-08-05T16:09:00Z">
                    <w:rPr>
                      <w:rFonts w:cstheme="minorHAnsi"/>
                      <w:sz w:val="24"/>
                      <w:szCs w:val="24"/>
                    </w:rPr>
                  </w:rPrChange>
                </w:rPr>
                <w:t>0.274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763"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D8C1F13" w14:textId="77777777" w:rsidR="003C0ECD" w:rsidRPr="00F7092D" w:rsidRDefault="003C0ECD" w:rsidP="003C0ECD">
            <w:pPr>
              <w:jc w:val="center"/>
              <w:rPr>
                <w:ins w:id="5764" w:author="Jochum, Michael D." w:date="2021-08-05T15:39:00Z"/>
                <w:rFonts w:cstheme="minorHAnsi"/>
                <w:rPrChange w:id="5765" w:author="Jochum, Michael D." w:date="2021-08-05T16:09:00Z">
                  <w:rPr>
                    <w:ins w:id="5766" w:author="Jochum, Michael D." w:date="2021-08-05T15:39:00Z"/>
                    <w:rFonts w:cstheme="minorHAnsi"/>
                    <w:sz w:val="24"/>
                    <w:szCs w:val="24"/>
                  </w:rPr>
                </w:rPrChange>
              </w:rPr>
            </w:pPr>
            <w:proofErr w:type="spellStart"/>
            <w:ins w:id="5767" w:author="Jochum, Michael D." w:date="2021-08-05T15:39:00Z">
              <w:r w:rsidRPr="00F7092D">
                <w:rPr>
                  <w:rFonts w:cstheme="minorHAnsi"/>
                  <w:i/>
                  <w:iCs/>
                  <w:rPrChange w:id="5768" w:author="Jochum, Michael D." w:date="2021-08-05T16:09:00Z">
                    <w:rPr>
                      <w:rFonts w:cstheme="minorHAnsi"/>
                      <w:i/>
                      <w:iCs/>
                      <w:sz w:val="24"/>
                      <w:szCs w:val="24"/>
                    </w:rPr>
                  </w:rPrChange>
                </w:rPr>
                <w:t>Streptococcaceae</w:t>
              </w:r>
              <w:proofErr w:type="spellEnd"/>
            </w:ins>
          </w:p>
        </w:tc>
      </w:tr>
      <w:tr w:rsidR="003C0ECD" w:rsidRPr="00F7092D" w14:paraId="55301791" w14:textId="77777777" w:rsidTr="00F7092D">
        <w:trPr>
          <w:trHeight w:val="20"/>
          <w:ins w:id="5769" w:author="Jochum, Michael D." w:date="2021-08-05T15:39:00Z"/>
          <w:trPrChange w:id="5770" w:author="Jochum, Michael D." w:date="2021-08-05T16:10:00Z">
            <w:trPr>
              <w:trHeight w:val="118"/>
            </w:trPr>
          </w:trPrChange>
        </w:trPr>
        <w:tc>
          <w:tcPr>
            <w:tcW w:w="112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5771" w:author="Jochum, Michael D." w:date="2021-08-05T16:10:00Z">
              <w:tcPr>
                <w:tcW w:w="112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60632FF7" w14:textId="77777777" w:rsidR="003C0ECD" w:rsidRPr="00F7092D" w:rsidRDefault="003C0ECD" w:rsidP="003C0ECD">
            <w:pPr>
              <w:jc w:val="center"/>
              <w:rPr>
                <w:ins w:id="5772" w:author="Jochum, Michael D." w:date="2021-08-05T15:39:00Z"/>
                <w:rFonts w:cstheme="minorHAnsi"/>
                <w:rPrChange w:id="5773" w:author="Jochum, Michael D." w:date="2021-08-05T16:09:00Z">
                  <w:rPr>
                    <w:ins w:id="5774" w:author="Jochum, Michael D." w:date="2021-08-05T15:39:00Z"/>
                    <w:rFonts w:cstheme="minorHAnsi"/>
                    <w:sz w:val="24"/>
                    <w:szCs w:val="24"/>
                  </w:rPr>
                </w:rPrChange>
              </w:rPr>
            </w:pPr>
            <w:ins w:id="5775" w:author="Jochum, Michael D." w:date="2021-08-05T15:39:00Z">
              <w:r w:rsidRPr="00F7092D">
                <w:rPr>
                  <w:rFonts w:cstheme="minorHAnsi"/>
                  <w:rPrChange w:id="5776" w:author="Jochum, Michael D." w:date="2021-08-05T16:09:00Z">
                    <w:rPr>
                      <w:rFonts w:cstheme="minorHAnsi"/>
                      <w:sz w:val="24"/>
                      <w:szCs w:val="24"/>
                    </w:rPr>
                  </w:rPrChange>
                </w:rPr>
                <w:t>2.29</w:t>
              </w:r>
            </w:ins>
          </w:p>
        </w:tc>
        <w:tc>
          <w:tcPr>
            <w:tcW w:w="787"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5777" w:author="Jochum, Michael D." w:date="2021-08-05T16:10:00Z">
              <w:tcPr>
                <w:tcW w:w="787"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834082C" w14:textId="77777777" w:rsidR="003C0ECD" w:rsidRPr="00F7092D" w:rsidRDefault="003C0ECD" w:rsidP="003C0ECD">
            <w:pPr>
              <w:jc w:val="center"/>
              <w:rPr>
                <w:ins w:id="5778" w:author="Jochum, Michael D." w:date="2021-08-05T15:39:00Z"/>
                <w:rFonts w:cstheme="minorHAnsi"/>
                <w:rPrChange w:id="5779" w:author="Jochum, Michael D." w:date="2021-08-05T16:09:00Z">
                  <w:rPr>
                    <w:ins w:id="5780" w:author="Jochum, Michael D." w:date="2021-08-05T15:39:00Z"/>
                    <w:rFonts w:cstheme="minorHAnsi"/>
                    <w:sz w:val="24"/>
                    <w:szCs w:val="24"/>
                  </w:rPr>
                </w:rPrChange>
              </w:rPr>
            </w:pPr>
            <w:ins w:id="5781" w:author="Jochum, Michael D." w:date="2021-08-05T15:39:00Z">
              <w:r w:rsidRPr="00F7092D">
                <w:rPr>
                  <w:rFonts w:cstheme="minorHAnsi"/>
                  <w:rPrChange w:id="5782" w:author="Jochum, Michael D." w:date="2021-08-05T16:09:00Z">
                    <w:rPr>
                      <w:rFonts w:cstheme="minorHAnsi"/>
                      <w:sz w:val="24"/>
                      <w:szCs w:val="24"/>
                    </w:rPr>
                  </w:rPrChange>
                </w:rPr>
                <w:t>0.425</w:t>
              </w:r>
            </w:ins>
          </w:p>
        </w:tc>
        <w:tc>
          <w:tcPr>
            <w:tcW w:w="6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5783" w:author="Jochum, Michael D." w:date="2021-08-05T16:10:00Z">
              <w:tcPr>
                <w:tcW w:w="6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F2A59F9" w14:textId="77777777" w:rsidR="003C0ECD" w:rsidRPr="00F7092D" w:rsidRDefault="003C0ECD" w:rsidP="003C0ECD">
            <w:pPr>
              <w:jc w:val="center"/>
              <w:rPr>
                <w:ins w:id="5784" w:author="Jochum, Michael D." w:date="2021-08-05T15:39:00Z"/>
                <w:rFonts w:cstheme="minorHAnsi"/>
                <w:rPrChange w:id="5785" w:author="Jochum, Michael D." w:date="2021-08-05T16:09:00Z">
                  <w:rPr>
                    <w:ins w:id="5786" w:author="Jochum, Michael D." w:date="2021-08-05T15:39:00Z"/>
                    <w:rFonts w:cstheme="minorHAnsi"/>
                    <w:sz w:val="24"/>
                    <w:szCs w:val="24"/>
                  </w:rPr>
                </w:rPrChange>
              </w:rPr>
            </w:pPr>
            <w:ins w:id="5787" w:author="Jochum, Michael D." w:date="2021-08-05T15:39:00Z">
              <w:r w:rsidRPr="00F7092D">
                <w:rPr>
                  <w:rFonts w:cstheme="minorHAnsi"/>
                  <w:rPrChange w:id="5788" w:author="Jochum, Michael D." w:date="2021-08-05T16:09:00Z">
                    <w:rPr>
                      <w:rFonts w:cstheme="minorHAnsi"/>
                      <w:sz w:val="24"/>
                      <w:szCs w:val="24"/>
                    </w:rPr>
                  </w:rPrChange>
                </w:rPr>
                <w:t>0.296</w:t>
              </w:r>
            </w:ins>
          </w:p>
        </w:tc>
        <w:tc>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5789" w:author="Jochum, Michael D." w:date="2021-08-05T16:10:00Z">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76CA8510" w14:textId="77777777" w:rsidR="003C0ECD" w:rsidRPr="00F7092D" w:rsidRDefault="003C0ECD" w:rsidP="003C0ECD">
            <w:pPr>
              <w:jc w:val="center"/>
              <w:rPr>
                <w:ins w:id="5790" w:author="Jochum, Michael D." w:date="2021-08-05T15:39:00Z"/>
                <w:rFonts w:cstheme="minorHAnsi"/>
                <w:rPrChange w:id="5791" w:author="Jochum, Michael D." w:date="2021-08-05T16:09:00Z">
                  <w:rPr>
                    <w:ins w:id="5792" w:author="Jochum, Michael D." w:date="2021-08-05T15:39:00Z"/>
                    <w:rFonts w:cstheme="minorHAnsi"/>
                    <w:sz w:val="24"/>
                    <w:szCs w:val="24"/>
                  </w:rPr>
                </w:rPrChange>
              </w:rPr>
            </w:pPr>
            <w:ins w:id="5793" w:author="Jochum, Michael D." w:date="2021-08-05T15:39:00Z">
              <w:r w:rsidRPr="00F7092D">
                <w:rPr>
                  <w:rFonts w:cstheme="minorHAnsi"/>
                  <w:rPrChange w:id="5794" w:author="Jochum, Michael D." w:date="2021-08-05T16:09:00Z">
                    <w:rPr>
                      <w:rFonts w:cstheme="minorHAnsi"/>
                      <w:sz w:val="24"/>
                      <w:szCs w:val="24"/>
                    </w:rPr>
                  </w:rPrChange>
                </w:rPr>
                <w:t>0.0264</w:t>
              </w:r>
            </w:ins>
          </w:p>
        </w:tc>
        <w:tc>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5795" w:author="Jochum, Michael D." w:date="2021-08-05T16:10:00Z">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25FAE53" w14:textId="77777777" w:rsidR="003C0ECD" w:rsidRPr="00F7092D" w:rsidRDefault="003C0ECD" w:rsidP="003C0ECD">
            <w:pPr>
              <w:jc w:val="center"/>
              <w:rPr>
                <w:ins w:id="5796" w:author="Jochum, Michael D." w:date="2021-08-05T15:39:00Z"/>
                <w:rFonts w:cstheme="minorHAnsi"/>
                <w:rPrChange w:id="5797" w:author="Jochum, Michael D." w:date="2021-08-05T16:09:00Z">
                  <w:rPr>
                    <w:ins w:id="5798" w:author="Jochum, Michael D." w:date="2021-08-05T15:39:00Z"/>
                    <w:rFonts w:cstheme="minorHAnsi"/>
                    <w:sz w:val="24"/>
                    <w:szCs w:val="24"/>
                  </w:rPr>
                </w:rPrChange>
              </w:rPr>
            </w:pPr>
            <w:ins w:id="5799" w:author="Jochum, Michael D." w:date="2021-08-05T15:39:00Z">
              <w:r w:rsidRPr="00F7092D">
                <w:rPr>
                  <w:rFonts w:cstheme="minorHAnsi"/>
                  <w:rPrChange w:id="5800" w:author="Jochum, Michael D." w:date="2021-08-05T16:09:00Z">
                    <w:rPr>
                      <w:rFonts w:cstheme="minorHAnsi"/>
                      <w:sz w:val="24"/>
                      <w:szCs w:val="24"/>
                    </w:rPr>
                  </w:rPrChange>
                </w:rPr>
                <w:t>0.185</w:t>
              </w:r>
            </w:ins>
          </w:p>
        </w:tc>
        <w:tc>
          <w:tcPr>
            <w:tcW w:w="127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5801" w:author="Jochum, Michael D." w:date="2021-08-05T16:10:00Z">
              <w:tcPr>
                <w:tcW w:w="127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3BAF7534" w14:textId="77777777" w:rsidR="003C0ECD" w:rsidRPr="00F7092D" w:rsidRDefault="003C0ECD" w:rsidP="003C0ECD">
            <w:pPr>
              <w:jc w:val="center"/>
              <w:rPr>
                <w:ins w:id="5802" w:author="Jochum, Michael D." w:date="2021-08-05T15:39:00Z"/>
                <w:rFonts w:cstheme="minorHAnsi"/>
                <w:rPrChange w:id="5803" w:author="Jochum, Michael D." w:date="2021-08-05T16:09:00Z">
                  <w:rPr>
                    <w:ins w:id="5804" w:author="Jochum, Michael D." w:date="2021-08-05T15:39:00Z"/>
                    <w:rFonts w:cstheme="minorHAnsi"/>
                    <w:sz w:val="24"/>
                    <w:szCs w:val="24"/>
                  </w:rPr>
                </w:rPrChange>
              </w:rPr>
            </w:pPr>
            <w:ins w:id="5805" w:author="Jochum, Michael D." w:date="2021-08-05T15:39:00Z">
              <w:r w:rsidRPr="00F7092D">
                <w:rPr>
                  <w:rFonts w:cstheme="minorHAnsi"/>
                  <w:i/>
                  <w:iCs/>
                  <w:rPrChange w:id="5806" w:author="Jochum, Michael D." w:date="2021-08-05T16:09:00Z">
                    <w:rPr>
                      <w:rFonts w:cstheme="minorHAnsi"/>
                      <w:i/>
                      <w:iCs/>
                      <w:sz w:val="24"/>
                      <w:szCs w:val="24"/>
                    </w:rPr>
                  </w:rPrChange>
                </w:rPr>
                <w:t>Betaproteobacteria</w:t>
              </w:r>
            </w:ins>
          </w:p>
        </w:tc>
      </w:tr>
      <w:tr w:rsidR="003C0ECD" w:rsidRPr="00F7092D" w14:paraId="18755048" w14:textId="77777777" w:rsidTr="00F7092D">
        <w:trPr>
          <w:trHeight w:val="20"/>
          <w:ins w:id="5807" w:author="Jochum, Michael D." w:date="2021-08-05T15:39:00Z"/>
          <w:trPrChange w:id="5808" w:author="Jochum, Michael D." w:date="2021-08-05T16:10:00Z">
            <w:trPr>
              <w:trHeight w:val="118"/>
            </w:trPr>
          </w:trPrChange>
        </w:trPr>
        <w:tc>
          <w:tcPr>
            <w:tcW w:w="112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5809" w:author="Jochum, Michael D." w:date="2021-08-05T16:10:00Z">
              <w:tcPr>
                <w:tcW w:w="112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3105010D" w14:textId="77777777" w:rsidR="003C0ECD" w:rsidRPr="00F7092D" w:rsidRDefault="003C0ECD" w:rsidP="003C0ECD">
            <w:pPr>
              <w:jc w:val="center"/>
              <w:rPr>
                <w:ins w:id="5810" w:author="Jochum, Michael D." w:date="2021-08-05T15:39:00Z"/>
                <w:rFonts w:cstheme="minorHAnsi"/>
                <w:rPrChange w:id="5811" w:author="Jochum, Michael D." w:date="2021-08-05T16:09:00Z">
                  <w:rPr>
                    <w:ins w:id="5812" w:author="Jochum, Michael D." w:date="2021-08-05T15:39:00Z"/>
                    <w:rFonts w:cstheme="minorHAnsi"/>
                    <w:sz w:val="24"/>
                    <w:szCs w:val="24"/>
                  </w:rPr>
                </w:rPrChange>
              </w:rPr>
            </w:pPr>
            <w:ins w:id="5813" w:author="Jochum, Michael D." w:date="2021-08-05T15:39:00Z">
              <w:r w:rsidRPr="00F7092D">
                <w:rPr>
                  <w:rFonts w:cstheme="minorHAnsi"/>
                  <w:rPrChange w:id="5814" w:author="Jochum, Michael D." w:date="2021-08-05T16:09:00Z">
                    <w:rPr>
                      <w:rFonts w:cstheme="minorHAnsi"/>
                      <w:sz w:val="24"/>
                      <w:szCs w:val="24"/>
                    </w:rPr>
                  </w:rPrChange>
                </w:rPr>
                <w:t>-5.13</w:t>
              </w:r>
            </w:ins>
          </w:p>
        </w:tc>
        <w:tc>
          <w:tcPr>
            <w:tcW w:w="787"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5815" w:author="Jochum, Michael D." w:date="2021-08-05T16:10:00Z">
              <w:tcPr>
                <w:tcW w:w="787"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28060E5D" w14:textId="77777777" w:rsidR="003C0ECD" w:rsidRPr="00F7092D" w:rsidRDefault="003C0ECD" w:rsidP="003C0ECD">
            <w:pPr>
              <w:jc w:val="center"/>
              <w:rPr>
                <w:ins w:id="5816" w:author="Jochum, Michael D." w:date="2021-08-05T15:39:00Z"/>
                <w:rFonts w:cstheme="minorHAnsi"/>
                <w:rPrChange w:id="5817" w:author="Jochum, Michael D." w:date="2021-08-05T16:09:00Z">
                  <w:rPr>
                    <w:ins w:id="5818" w:author="Jochum, Michael D." w:date="2021-08-05T15:39:00Z"/>
                    <w:rFonts w:cstheme="minorHAnsi"/>
                    <w:sz w:val="24"/>
                    <w:szCs w:val="24"/>
                  </w:rPr>
                </w:rPrChange>
              </w:rPr>
            </w:pPr>
            <w:ins w:id="5819" w:author="Jochum, Michael D." w:date="2021-08-05T15:39:00Z">
              <w:r w:rsidRPr="00F7092D">
                <w:rPr>
                  <w:rFonts w:cstheme="minorHAnsi"/>
                  <w:rPrChange w:id="5820" w:author="Jochum, Michael D." w:date="2021-08-05T16:09:00Z">
                    <w:rPr>
                      <w:rFonts w:cstheme="minorHAnsi"/>
                      <w:sz w:val="24"/>
                      <w:szCs w:val="24"/>
                    </w:rPr>
                  </w:rPrChange>
                </w:rPr>
                <w:t>-0.103</w:t>
              </w:r>
            </w:ins>
          </w:p>
        </w:tc>
        <w:tc>
          <w:tcPr>
            <w:tcW w:w="6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5821" w:author="Jochum, Michael D." w:date="2021-08-05T16:10:00Z">
              <w:tcPr>
                <w:tcW w:w="6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0B61D9EF" w14:textId="77777777" w:rsidR="003C0ECD" w:rsidRPr="00F7092D" w:rsidRDefault="003C0ECD" w:rsidP="003C0ECD">
            <w:pPr>
              <w:jc w:val="center"/>
              <w:rPr>
                <w:ins w:id="5822" w:author="Jochum, Michael D." w:date="2021-08-05T15:39:00Z"/>
                <w:rFonts w:cstheme="minorHAnsi"/>
                <w:rPrChange w:id="5823" w:author="Jochum, Michael D." w:date="2021-08-05T16:09:00Z">
                  <w:rPr>
                    <w:ins w:id="5824" w:author="Jochum, Michael D." w:date="2021-08-05T15:39:00Z"/>
                    <w:rFonts w:cstheme="minorHAnsi"/>
                    <w:sz w:val="24"/>
                    <w:szCs w:val="24"/>
                  </w:rPr>
                </w:rPrChange>
              </w:rPr>
            </w:pPr>
            <w:ins w:id="5825" w:author="Jochum, Michael D." w:date="2021-08-05T15:39:00Z">
              <w:r w:rsidRPr="00F7092D">
                <w:rPr>
                  <w:rFonts w:cstheme="minorHAnsi"/>
                  <w:rPrChange w:id="5826" w:author="Jochum, Michael D." w:date="2021-08-05T16:09:00Z">
                    <w:rPr>
                      <w:rFonts w:cstheme="minorHAnsi"/>
                      <w:sz w:val="24"/>
                      <w:szCs w:val="24"/>
                    </w:rPr>
                  </w:rPrChange>
                </w:rPr>
                <w:t>-0.104</w:t>
              </w:r>
            </w:ins>
          </w:p>
        </w:tc>
        <w:tc>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5827" w:author="Jochum, Michael D." w:date="2021-08-05T16:10:00Z">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43F258A0" w14:textId="77777777" w:rsidR="003C0ECD" w:rsidRPr="00F7092D" w:rsidRDefault="003C0ECD" w:rsidP="003C0ECD">
            <w:pPr>
              <w:jc w:val="center"/>
              <w:rPr>
                <w:ins w:id="5828" w:author="Jochum, Michael D." w:date="2021-08-05T15:39:00Z"/>
                <w:rFonts w:cstheme="minorHAnsi"/>
                <w:rPrChange w:id="5829" w:author="Jochum, Michael D." w:date="2021-08-05T16:09:00Z">
                  <w:rPr>
                    <w:ins w:id="5830" w:author="Jochum, Michael D." w:date="2021-08-05T15:39:00Z"/>
                    <w:rFonts w:cstheme="minorHAnsi"/>
                    <w:sz w:val="24"/>
                    <w:szCs w:val="24"/>
                  </w:rPr>
                </w:rPrChange>
              </w:rPr>
            </w:pPr>
            <w:ins w:id="5831" w:author="Jochum, Michael D." w:date="2021-08-05T15:39:00Z">
              <w:r w:rsidRPr="00F7092D">
                <w:rPr>
                  <w:rFonts w:cstheme="minorHAnsi"/>
                  <w:rPrChange w:id="5832" w:author="Jochum, Michael D." w:date="2021-08-05T16:09:00Z">
                    <w:rPr>
                      <w:rFonts w:cstheme="minorHAnsi"/>
                      <w:sz w:val="24"/>
                      <w:szCs w:val="24"/>
                    </w:rPr>
                  </w:rPrChange>
                </w:rPr>
                <w:t>0.0308</w:t>
              </w:r>
            </w:ins>
          </w:p>
        </w:tc>
        <w:tc>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5833" w:author="Jochum, Michael D." w:date="2021-08-05T16:10:00Z">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433ED1CF" w14:textId="77777777" w:rsidR="003C0ECD" w:rsidRPr="00F7092D" w:rsidRDefault="003C0ECD" w:rsidP="003C0ECD">
            <w:pPr>
              <w:jc w:val="center"/>
              <w:rPr>
                <w:ins w:id="5834" w:author="Jochum, Michael D." w:date="2021-08-05T15:39:00Z"/>
                <w:rFonts w:cstheme="minorHAnsi"/>
                <w:rPrChange w:id="5835" w:author="Jochum, Michael D." w:date="2021-08-05T16:09:00Z">
                  <w:rPr>
                    <w:ins w:id="5836" w:author="Jochum, Michael D." w:date="2021-08-05T15:39:00Z"/>
                    <w:rFonts w:cstheme="minorHAnsi"/>
                    <w:sz w:val="24"/>
                    <w:szCs w:val="24"/>
                  </w:rPr>
                </w:rPrChange>
              </w:rPr>
            </w:pPr>
            <w:ins w:id="5837" w:author="Jochum, Michael D." w:date="2021-08-05T15:39:00Z">
              <w:r w:rsidRPr="00F7092D">
                <w:rPr>
                  <w:rFonts w:cstheme="minorHAnsi"/>
                  <w:rPrChange w:id="5838" w:author="Jochum, Michael D." w:date="2021-08-05T16:09:00Z">
                    <w:rPr>
                      <w:rFonts w:cstheme="minorHAnsi"/>
                      <w:sz w:val="24"/>
                      <w:szCs w:val="24"/>
                    </w:rPr>
                  </w:rPrChange>
                </w:rPr>
                <w:t>0.199</w:t>
              </w:r>
            </w:ins>
          </w:p>
        </w:tc>
        <w:tc>
          <w:tcPr>
            <w:tcW w:w="127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5839" w:author="Jochum, Michael D." w:date="2021-08-05T16:10:00Z">
              <w:tcPr>
                <w:tcW w:w="127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5C03CA50" w14:textId="77777777" w:rsidR="003C0ECD" w:rsidRPr="00F7092D" w:rsidRDefault="003C0ECD" w:rsidP="003C0ECD">
            <w:pPr>
              <w:jc w:val="center"/>
              <w:rPr>
                <w:ins w:id="5840" w:author="Jochum, Michael D." w:date="2021-08-05T15:39:00Z"/>
                <w:rFonts w:cstheme="minorHAnsi"/>
                <w:rPrChange w:id="5841" w:author="Jochum, Michael D." w:date="2021-08-05T16:09:00Z">
                  <w:rPr>
                    <w:ins w:id="5842" w:author="Jochum, Michael D." w:date="2021-08-05T15:39:00Z"/>
                    <w:rFonts w:cstheme="minorHAnsi"/>
                    <w:sz w:val="24"/>
                    <w:szCs w:val="24"/>
                  </w:rPr>
                </w:rPrChange>
              </w:rPr>
            </w:pPr>
            <w:proofErr w:type="spellStart"/>
            <w:ins w:id="5843" w:author="Jochum, Michael D." w:date="2021-08-05T15:39:00Z">
              <w:r w:rsidRPr="00F7092D">
                <w:rPr>
                  <w:rFonts w:cstheme="minorHAnsi"/>
                  <w:i/>
                  <w:iCs/>
                  <w:rPrChange w:id="5844" w:author="Jochum, Michael D." w:date="2021-08-05T16:09:00Z">
                    <w:rPr>
                      <w:rFonts w:cstheme="minorHAnsi"/>
                      <w:i/>
                      <w:iCs/>
                      <w:sz w:val="24"/>
                      <w:szCs w:val="24"/>
                    </w:rPr>
                  </w:rPrChange>
                </w:rPr>
                <w:t>Bacteroidia</w:t>
              </w:r>
              <w:proofErr w:type="spellEnd"/>
            </w:ins>
          </w:p>
        </w:tc>
      </w:tr>
      <w:tr w:rsidR="003C0ECD" w:rsidRPr="00F7092D" w14:paraId="75B7E15C" w14:textId="77777777" w:rsidTr="00F7092D">
        <w:trPr>
          <w:trHeight w:val="20"/>
          <w:ins w:id="5845" w:author="Jochum, Michael D." w:date="2021-08-05T15:39:00Z"/>
          <w:trPrChange w:id="5846"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847"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959F3D" w14:textId="77777777" w:rsidR="003C0ECD" w:rsidRPr="00F7092D" w:rsidRDefault="003C0ECD" w:rsidP="003C0ECD">
            <w:pPr>
              <w:jc w:val="center"/>
              <w:rPr>
                <w:ins w:id="5848" w:author="Jochum, Michael D." w:date="2021-08-05T15:39:00Z"/>
                <w:rFonts w:cstheme="minorHAnsi"/>
                <w:rPrChange w:id="5849" w:author="Jochum, Michael D." w:date="2021-08-05T16:09:00Z">
                  <w:rPr>
                    <w:ins w:id="5850" w:author="Jochum, Michael D." w:date="2021-08-05T15:39:00Z"/>
                    <w:rFonts w:cstheme="minorHAnsi"/>
                    <w:sz w:val="24"/>
                    <w:szCs w:val="24"/>
                  </w:rPr>
                </w:rPrChange>
              </w:rPr>
            </w:pPr>
            <w:ins w:id="5851" w:author="Jochum, Michael D." w:date="2021-08-05T15:39:00Z">
              <w:r w:rsidRPr="00F7092D">
                <w:rPr>
                  <w:rFonts w:cstheme="minorHAnsi"/>
                  <w:rPrChange w:id="5852" w:author="Jochum, Michael D." w:date="2021-08-05T16:09:00Z">
                    <w:rPr>
                      <w:rFonts w:cstheme="minorHAnsi"/>
                      <w:sz w:val="24"/>
                      <w:szCs w:val="24"/>
                    </w:rPr>
                  </w:rPrChange>
                </w:rPr>
                <w:t>-5.18</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853"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20AD321" w14:textId="77777777" w:rsidR="003C0ECD" w:rsidRPr="00F7092D" w:rsidRDefault="003C0ECD" w:rsidP="003C0ECD">
            <w:pPr>
              <w:jc w:val="center"/>
              <w:rPr>
                <w:ins w:id="5854" w:author="Jochum, Michael D." w:date="2021-08-05T15:39:00Z"/>
                <w:rFonts w:cstheme="minorHAnsi"/>
                <w:rPrChange w:id="5855" w:author="Jochum, Michael D." w:date="2021-08-05T16:09:00Z">
                  <w:rPr>
                    <w:ins w:id="5856" w:author="Jochum, Michael D." w:date="2021-08-05T15:39:00Z"/>
                    <w:rFonts w:cstheme="minorHAnsi"/>
                    <w:sz w:val="24"/>
                    <w:szCs w:val="24"/>
                  </w:rPr>
                </w:rPrChange>
              </w:rPr>
            </w:pPr>
            <w:ins w:id="5857" w:author="Jochum, Michael D." w:date="2021-08-05T15:39:00Z">
              <w:r w:rsidRPr="00F7092D">
                <w:rPr>
                  <w:rFonts w:cstheme="minorHAnsi"/>
                  <w:rPrChange w:id="5858" w:author="Jochum, Michael D." w:date="2021-08-05T16:09:00Z">
                    <w:rPr>
                      <w:rFonts w:cstheme="minorHAnsi"/>
                      <w:sz w:val="24"/>
                      <w:szCs w:val="24"/>
                    </w:rPr>
                  </w:rPrChange>
                </w:rPr>
                <w:t>-0.099</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859"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4528F61" w14:textId="77777777" w:rsidR="003C0ECD" w:rsidRPr="00F7092D" w:rsidRDefault="003C0ECD" w:rsidP="003C0ECD">
            <w:pPr>
              <w:jc w:val="center"/>
              <w:rPr>
                <w:ins w:id="5860" w:author="Jochum, Michael D." w:date="2021-08-05T15:39:00Z"/>
                <w:rFonts w:cstheme="minorHAnsi"/>
                <w:rPrChange w:id="5861" w:author="Jochum, Michael D." w:date="2021-08-05T16:09:00Z">
                  <w:rPr>
                    <w:ins w:id="5862" w:author="Jochum, Michael D." w:date="2021-08-05T15:39:00Z"/>
                    <w:rFonts w:cstheme="minorHAnsi"/>
                    <w:sz w:val="24"/>
                    <w:szCs w:val="24"/>
                  </w:rPr>
                </w:rPrChange>
              </w:rPr>
            </w:pPr>
            <w:ins w:id="5863" w:author="Jochum, Michael D." w:date="2021-08-05T15:39:00Z">
              <w:r w:rsidRPr="00F7092D">
                <w:rPr>
                  <w:rFonts w:cstheme="minorHAnsi"/>
                  <w:rPrChange w:id="5864" w:author="Jochum, Michael D." w:date="2021-08-05T16:09:00Z">
                    <w:rPr>
                      <w:rFonts w:cstheme="minorHAnsi"/>
                      <w:sz w:val="24"/>
                      <w:szCs w:val="24"/>
                    </w:rPr>
                  </w:rPrChange>
                </w:rPr>
                <w:t>-0.102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865"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E532F6B" w14:textId="77777777" w:rsidR="003C0ECD" w:rsidRPr="00F7092D" w:rsidRDefault="003C0ECD" w:rsidP="003C0ECD">
            <w:pPr>
              <w:jc w:val="center"/>
              <w:rPr>
                <w:ins w:id="5866" w:author="Jochum, Michael D." w:date="2021-08-05T15:39:00Z"/>
                <w:rFonts w:cstheme="minorHAnsi"/>
                <w:rPrChange w:id="5867" w:author="Jochum, Michael D." w:date="2021-08-05T16:09:00Z">
                  <w:rPr>
                    <w:ins w:id="5868" w:author="Jochum, Michael D." w:date="2021-08-05T15:39:00Z"/>
                    <w:rFonts w:cstheme="minorHAnsi"/>
                    <w:sz w:val="24"/>
                    <w:szCs w:val="24"/>
                  </w:rPr>
                </w:rPrChange>
              </w:rPr>
            </w:pPr>
            <w:ins w:id="5869" w:author="Jochum, Michael D." w:date="2021-08-05T15:39:00Z">
              <w:r w:rsidRPr="00F7092D">
                <w:rPr>
                  <w:rFonts w:cstheme="minorHAnsi"/>
                  <w:rPrChange w:id="5870" w:author="Jochum, Michael D." w:date="2021-08-05T16:09:00Z">
                    <w:rPr>
                      <w:rFonts w:cstheme="minorHAnsi"/>
                      <w:sz w:val="24"/>
                      <w:szCs w:val="24"/>
                    </w:rPr>
                  </w:rPrChange>
                </w:rPr>
                <w:t>0.00962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871"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84ED1AC" w14:textId="77777777" w:rsidR="003C0ECD" w:rsidRPr="00F7092D" w:rsidRDefault="003C0ECD" w:rsidP="003C0ECD">
            <w:pPr>
              <w:jc w:val="center"/>
              <w:rPr>
                <w:ins w:id="5872" w:author="Jochum, Michael D." w:date="2021-08-05T15:39:00Z"/>
                <w:rFonts w:cstheme="minorHAnsi"/>
                <w:rPrChange w:id="5873" w:author="Jochum, Michael D." w:date="2021-08-05T16:09:00Z">
                  <w:rPr>
                    <w:ins w:id="5874" w:author="Jochum, Michael D." w:date="2021-08-05T15:39:00Z"/>
                    <w:rFonts w:cstheme="minorHAnsi"/>
                    <w:sz w:val="24"/>
                    <w:szCs w:val="24"/>
                  </w:rPr>
                </w:rPrChange>
              </w:rPr>
            </w:pPr>
            <w:ins w:id="5875" w:author="Jochum, Michael D." w:date="2021-08-05T15:39:00Z">
              <w:r w:rsidRPr="00F7092D">
                <w:rPr>
                  <w:rFonts w:cstheme="minorHAnsi"/>
                  <w:rPrChange w:id="5876"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877"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2CE76FE" w14:textId="77777777" w:rsidR="003C0ECD" w:rsidRPr="00F7092D" w:rsidRDefault="003C0ECD" w:rsidP="003C0ECD">
            <w:pPr>
              <w:jc w:val="center"/>
              <w:rPr>
                <w:ins w:id="5878" w:author="Jochum, Michael D." w:date="2021-08-05T15:39:00Z"/>
                <w:rFonts w:cstheme="minorHAnsi"/>
                <w:rPrChange w:id="5879" w:author="Jochum, Michael D." w:date="2021-08-05T16:09:00Z">
                  <w:rPr>
                    <w:ins w:id="5880" w:author="Jochum, Michael D." w:date="2021-08-05T15:39:00Z"/>
                    <w:rFonts w:cstheme="minorHAnsi"/>
                    <w:sz w:val="24"/>
                    <w:szCs w:val="24"/>
                  </w:rPr>
                </w:rPrChange>
              </w:rPr>
            </w:pPr>
            <w:proofErr w:type="spellStart"/>
            <w:ins w:id="5881" w:author="Jochum, Michael D." w:date="2021-08-05T15:39:00Z">
              <w:r w:rsidRPr="00F7092D">
                <w:rPr>
                  <w:rFonts w:cstheme="minorHAnsi"/>
                  <w:i/>
                  <w:iCs/>
                  <w:rPrChange w:id="5882" w:author="Jochum, Michael D." w:date="2021-08-05T16:09:00Z">
                    <w:rPr>
                      <w:rFonts w:cstheme="minorHAnsi"/>
                      <w:i/>
                      <w:iCs/>
                      <w:sz w:val="24"/>
                      <w:szCs w:val="24"/>
                    </w:rPr>
                  </w:rPrChange>
                </w:rPr>
                <w:t>Bacteroidales</w:t>
              </w:r>
              <w:proofErr w:type="spellEnd"/>
            </w:ins>
          </w:p>
        </w:tc>
      </w:tr>
    </w:tbl>
    <w:p w14:paraId="3F92E30D" w14:textId="41FB24C3" w:rsidR="003C0ECD" w:rsidRPr="00F70574" w:rsidRDefault="003C0ECD">
      <w:pPr>
        <w:pStyle w:val="Caption"/>
        <w:rPr>
          <w:ins w:id="5883" w:author="Jochum, Michael D." w:date="2021-08-05T15:35:00Z"/>
        </w:rPr>
        <w:pPrChange w:id="5884" w:author="Jochum, Michael D." w:date="2021-08-05T16:16:00Z">
          <w:pPr/>
        </w:pPrChange>
      </w:pPr>
    </w:p>
    <w:p w14:paraId="1FA0FA6F" w14:textId="7A8853F8" w:rsidR="000D753F" w:rsidRPr="00F7092D" w:rsidRDefault="000D753F">
      <w:pPr>
        <w:rPr>
          <w:ins w:id="5885" w:author="Jochum, Michael D." w:date="2021-08-05T14:37:00Z"/>
          <w:rFonts w:cstheme="minorHAnsi"/>
          <w:rPrChange w:id="5886" w:author="Jochum, Michael D." w:date="2021-08-05T16:09:00Z">
            <w:rPr>
              <w:ins w:id="5887" w:author="Jochum, Michael D." w:date="2021-08-05T14:37:00Z"/>
              <w:sz w:val="24"/>
              <w:szCs w:val="24"/>
            </w:rPr>
          </w:rPrChange>
        </w:rPr>
      </w:pPr>
      <w:ins w:id="5888" w:author="Jochum, Michael D." w:date="2021-08-05T14:37:00Z">
        <w:r w:rsidRPr="00F7092D">
          <w:rPr>
            <w:rFonts w:cstheme="minorHAnsi"/>
            <w:rPrChange w:id="5889" w:author="Jochum, Michael D." w:date="2021-08-05T16:09:00Z">
              <w:rPr>
                <w:sz w:val="24"/>
                <w:szCs w:val="24"/>
              </w:rPr>
            </w:rPrChange>
          </w:rPr>
          <w:br w:type="page"/>
        </w:r>
      </w:ins>
    </w:p>
    <w:p w14:paraId="266FC5AD" w14:textId="686312F5" w:rsidR="00491314" w:rsidRPr="00F7092D" w:rsidRDefault="003C0ECD">
      <w:pPr>
        <w:rPr>
          <w:ins w:id="5890" w:author="Jochum, Michael D." w:date="2021-08-05T14:18:00Z"/>
          <w:rFonts w:cstheme="minorHAnsi"/>
          <w:rPrChange w:id="5891" w:author="Jochum, Michael D." w:date="2021-08-05T16:09:00Z">
            <w:rPr>
              <w:ins w:id="5892" w:author="Jochum, Michael D." w:date="2021-08-05T14:18:00Z"/>
              <w:sz w:val="24"/>
              <w:szCs w:val="24"/>
            </w:rPr>
          </w:rPrChange>
        </w:rPr>
      </w:pPr>
      <w:ins w:id="5893" w:author="Jochum, Michael D." w:date="2021-08-05T15:42:00Z">
        <w:r w:rsidRPr="00F70574">
          <w:rPr>
            <w:rFonts w:cstheme="minorHAnsi"/>
            <w:noProof/>
          </w:rPr>
          <w:lastRenderedPageBreak/>
          <mc:AlternateContent>
            <mc:Choice Requires="wps">
              <w:drawing>
                <wp:anchor distT="0" distB="0" distL="114300" distR="114300" simplePos="0" relativeHeight="251665408" behindDoc="0" locked="0" layoutInCell="1" allowOverlap="1" wp14:anchorId="3BDB42EE" wp14:editId="4C200231">
                  <wp:simplePos x="0" y="0"/>
                  <wp:positionH relativeFrom="column">
                    <wp:posOffset>323850</wp:posOffset>
                  </wp:positionH>
                  <wp:positionV relativeFrom="paragraph">
                    <wp:posOffset>5800725</wp:posOffset>
                  </wp:positionV>
                  <wp:extent cx="7781925" cy="635"/>
                  <wp:effectExtent l="0" t="0" r="9525" b="5080"/>
                  <wp:wrapTopAndBottom/>
                  <wp:docPr id="13" name="Text Box 13"/>
                  <wp:cNvGraphicFramePr/>
                  <a:graphic xmlns:a="http://schemas.openxmlformats.org/drawingml/2006/main">
                    <a:graphicData uri="http://schemas.microsoft.com/office/word/2010/wordprocessingShape">
                      <wps:wsp>
                        <wps:cNvSpPr txBox="1"/>
                        <wps:spPr>
                          <a:xfrm>
                            <a:off x="0" y="0"/>
                            <a:ext cx="7781925" cy="635"/>
                          </a:xfrm>
                          <a:prstGeom prst="rect">
                            <a:avLst/>
                          </a:prstGeom>
                          <a:solidFill>
                            <a:prstClr val="white"/>
                          </a:solidFill>
                          <a:ln>
                            <a:noFill/>
                          </a:ln>
                        </wps:spPr>
                        <wps:txbx>
                          <w:txbxContent>
                            <w:p w14:paraId="07AA6FAC" w14:textId="0C856D8D" w:rsidR="008B2D9C" w:rsidRPr="00A85F6F" w:rsidDel="00A53245" w:rsidRDefault="008B2D9C">
                              <w:pPr>
                                <w:pStyle w:val="Caption"/>
                                <w:rPr>
                                  <w:del w:id="5894" w:author="Jochum, Michael D." w:date="2021-08-05T16:30:00Z"/>
                                  <w:noProof/>
                                </w:rPr>
                                <w:pPrChange w:id="5895" w:author="Jochum, Michael D." w:date="2021-08-05T16:26:00Z">
                                  <w:pPr/>
                                </w:pPrChange>
                              </w:pPr>
                              <w:bookmarkStart w:id="5896" w:name="_Toc79073351"/>
                              <w:bookmarkStart w:id="5897" w:name="_Ref79070709"/>
                              <w:bookmarkStart w:id="5898" w:name="_Ref79070715"/>
                              <w:ins w:id="5899" w:author="Jochum, Michael D." w:date="2021-08-05T15:42:00Z">
                                <w:r>
                                  <w:t xml:space="preserve">Figure </w:t>
                                </w:r>
                                <w:r>
                                  <w:fldChar w:fldCharType="begin"/>
                                </w:r>
                                <w:r>
                                  <w:instrText xml:space="preserve"> SEQ Figure \* ARABIC </w:instrText>
                                </w:r>
                              </w:ins>
                              <w:r>
                                <w:fldChar w:fldCharType="separate"/>
                              </w:r>
                              <w:ins w:id="5900" w:author="Jochum, Michael D." w:date="2021-08-05T15:44:00Z">
                                <w:r>
                                  <w:rPr>
                                    <w:noProof/>
                                  </w:rPr>
                                  <w:t>1</w:t>
                                </w:r>
                              </w:ins>
                              <w:ins w:id="5901" w:author="Jochum, Michael D." w:date="2021-08-05T15:42:00Z">
                                <w:r>
                                  <w:fldChar w:fldCharType="end"/>
                                </w:r>
                                <w:r>
                                  <w:t xml:space="preserve">. </w:t>
                                </w:r>
                              </w:ins>
                              <w:ins w:id="5902" w:author="Jochum, Michael D." w:date="2021-08-05T16:11:00Z">
                                <w:r w:rsidRPr="00F70574">
                                  <w:rPr>
                                    <w:bCs/>
                                  </w:rPr>
                                  <w:t>Heatmap with notable microbially derived gene ontology functional annotations associated with COVID19</w:t>
                                </w:r>
                              </w:ins>
                              <w:ins w:id="5903" w:author="Jochum, Michael D." w:date="2021-08-05T16:24:00Z">
                                <w:r w:rsidR="006E64C6">
                                  <w:rPr>
                                    <w:b w:val="0"/>
                                    <w:bCs/>
                                  </w:rPr>
                                  <w:t xml:space="preserve"> </w:t>
                                </w:r>
                              </w:ins>
                              <w:ins w:id="5904" w:author="Jochum, Michael D." w:date="2021-08-05T16:25:00Z">
                                <w:r w:rsidR="006E64C6">
                                  <w:rPr>
                                    <w:b w:val="0"/>
                                    <w:bCs/>
                                  </w:rPr>
                                  <w:t xml:space="preserve">(n=32) </w:t>
                                </w:r>
                              </w:ins>
                              <w:ins w:id="5905" w:author="Jochum, Michael D." w:date="2021-08-05T16:24:00Z">
                                <w:r w:rsidR="006E64C6">
                                  <w:rPr>
                                    <w:b w:val="0"/>
                                    <w:bCs/>
                                  </w:rPr>
                                  <w:t>as compared to community acquired pneumonia</w:t>
                                </w:r>
                              </w:ins>
                              <w:ins w:id="5906" w:author="Jochum, Michael D." w:date="2021-08-05T16:25:00Z">
                                <w:r w:rsidR="006E64C6">
                                  <w:rPr>
                                    <w:b w:val="0"/>
                                    <w:bCs/>
                                  </w:rPr>
                                  <w:t xml:space="preserve"> (n=29) &amp; uninfected (n=25) cohorts</w:t>
                                </w:r>
                              </w:ins>
                              <w:ins w:id="5907" w:author="Jochum, Michael D." w:date="2021-08-05T16:11:00Z">
                                <w:r w:rsidRPr="00F70574">
                                  <w:rPr>
                                    <w:bCs/>
                                  </w:rPr>
                                  <w:t xml:space="preserve">. </w:t>
                                </w:r>
                              </w:ins>
                              <w:ins w:id="5908" w:author="Jochum, Michael D." w:date="2021-08-05T16:25:00Z">
                                <w:r w:rsidR="006E64C6">
                                  <w:rPr>
                                    <w:b w:val="0"/>
                                    <w:bCs/>
                                  </w:rPr>
                                  <w:t xml:space="preserve">Rows are sorted by depth 1 parents and </w:t>
                                </w:r>
                              </w:ins>
                              <w:ins w:id="5909" w:author="Jochum, Michael D." w:date="2021-08-05T16:26:00Z">
                                <w:r w:rsidR="006E64C6">
                                  <w:rPr>
                                    <w:b w:val="0"/>
                                    <w:bCs/>
                                  </w:rPr>
                                  <w:t>c</w:t>
                                </w:r>
                              </w:ins>
                              <w:ins w:id="5910" w:author="Jochum, Michael D." w:date="2021-08-05T16:25:00Z">
                                <w:r w:rsidR="006E64C6">
                                  <w:rPr>
                                    <w:b w:val="0"/>
                                    <w:bCs/>
                                  </w:rPr>
                                  <w:t xml:space="preserve">olumns are clustered by Euclidean distance using ward D2 clustering. </w:t>
                                </w:r>
                                <w:r w:rsidR="006E64C6" w:rsidRPr="002C0C35">
                                  <w:rPr>
                                    <w:b w:val="0"/>
                                    <w:bCs/>
                                  </w:rPr>
                                  <w:t xml:space="preserve">Comparisons were conducted using Maaslin2, controlling for publication and patient </w:t>
                                </w:r>
                              </w:ins>
                              <w:ins w:id="5911" w:author="Jochum, Michael D." w:date="2021-08-05T16:26:00Z">
                                <w:r w:rsidR="006E64C6">
                                  <w:rPr>
                                    <w:b w:val="0"/>
                                    <w:bCs/>
                                  </w:rPr>
                                  <w:t xml:space="preserve">ID </w:t>
                                </w:r>
                              </w:ins>
                              <w:ins w:id="5912" w:author="Jochum, Michael D." w:date="2021-08-05T16:25:00Z">
                                <w:r w:rsidR="006E64C6" w:rsidRPr="002C0C35">
                                  <w:rPr>
                                    <w:b w:val="0"/>
                                    <w:bCs/>
                                  </w:rPr>
                                  <w:t>with Benjamini Hochber</w:t>
                                </w:r>
                                <w:r w:rsidR="006E64C6">
                                  <w:rPr>
                                    <w:b w:val="0"/>
                                    <w:bCs/>
                                  </w:rPr>
                                  <w:t>g</w:t>
                                </w:r>
                                <w:r w:rsidR="006E64C6" w:rsidRPr="002C0C35">
                                  <w:rPr>
                                    <w:b w:val="0"/>
                                    <w:bCs/>
                                  </w:rPr>
                                  <w:t xml:space="preserve"> multiple test comparison (q&lt;0.05)</w:t>
                                </w:r>
                              </w:ins>
                              <w:bookmarkEnd w:id="5896"/>
                            </w:p>
                            <w:p w14:paraId="308ADEDF" w14:textId="0CE1083B" w:rsidR="008B2D9C" w:rsidDel="00A53245" w:rsidRDefault="008B2D9C">
                              <w:pPr>
                                <w:rPr>
                                  <w:del w:id="5913" w:author="Jochum, Michael D." w:date="2021-08-05T16:30:00Z"/>
                                </w:rPr>
                              </w:pPr>
                            </w:p>
                            <w:bookmarkEnd w:id="5897"/>
                            <w:bookmarkEnd w:id="5898"/>
                            <w:p w14:paraId="55B3A8E4" w14:textId="2453C8FD" w:rsidR="008B2D9C" w:rsidRPr="00A85F6F" w:rsidRDefault="008B2D9C">
                              <w:pPr>
                                <w:pStyle w:val="Caption"/>
                                <w:rPr>
                                  <w:noProof/>
                                </w:rPr>
                                <w:pPrChange w:id="5914" w:author="Jochum, Michael D." w:date="2021-08-05T16:30: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DB42EE" id="_x0000_t202" coordsize="21600,21600" o:spt="202" path="m,l,21600r21600,l21600,xe">
                  <v:stroke joinstyle="miter"/>
                  <v:path gradientshapeok="t" o:connecttype="rect"/>
                </v:shapetype>
                <v:shape id="Text Box 13" o:spid="_x0000_s1026" type="#_x0000_t202" style="position:absolute;margin-left:25.5pt;margin-top:456.75pt;width:612.7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" stroked="f">
                  <v:textbox style="mso-fit-shape-to-text:t" inset="0,0,0,0">
                    <w:txbxContent>
                      <w:p w14:paraId="07AA6FAC" w14:textId="0C856D8D" w:rsidR="008B2D9C" w:rsidRPr="00A85F6F" w:rsidDel="00A53245" w:rsidRDefault="008B2D9C">
                        <w:pPr>
                          <w:pStyle w:val="Caption"/>
                          <w:rPr>
                            <w:del w:id="5915" w:author="Jochum, Michael D." w:date="2021-08-05T16:30:00Z"/>
                            <w:noProof/>
                          </w:rPr>
                          <w:pPrChange w:id="5916" w:author="Jochum, Michael D." w:date="2021-08-05T16:26:00Z">
                            <w:pPr/>
                          </w:pPrChange>
                        </w:pPr>
                        <w:bookmarkStart w:id="5917" w:name="_Toc79073351"/>
                        <w:bookmarkStart w:id="5918" w:name="_Ref79070709"/>
                        <w:bookmarkStart w:id="5919" w:name="_Ref79070715"/>
                        <w:ins w:id="5920" w:author="Jochum, Michael D." w:date="2021-08-05T15:42:00Z">
                          <w:r>
                            <w:t xml:space="preserve">Figure </w:t>
                          </w:r>
                          <w:r>
                            <w:fldChar w:fldCharType="begin"/>
                          </w:r>
                          <w:r>
                            <w:instrText xml:space="preserve"> SEQ Figure \* ARABIC </w:instrText>
                          </w:r>
                        </w:ins>
                        <w:r>
                          <w:fldChar w:fldCharType="separate"/>
                        </w:r>
                        <w:ins w:id="5921" w:author="Jochum, Michael D." w:date="2021-08-05T15:44:00Z">
                          <w:r>
                            <w:rPr>
                              <w:noProof/>
                            </w:rPr>
                            <w:t>1</w:t>
                          </w:r>
                        </w:ins>
                        <w:ins w:id="5922" w:author="Jochum, Michael D." w:date="2021-08-05T15:42:00Z">
                          <w:r>
                            <w:fldChar w:fldCharType="end"/>
                          </w:r>
                          <w:r>
                            <w:t xml:space="preserve">. </w:t>
                          </w:r>
                        </w:ins>
                        <w:ins w:id="5923" w:author="Jochum, Michael D." w:date="2021-08-05T16:11:00Z">
                          <w:r w:rsidRPr="00F70574">
                            <w:rPr>
                              <w:bCs/>
                            </w:rPr>
                            <w:t>Heatmap with notable microbially derived gene ontology functional annotations associated with COVID19</w:t>
                          </w:r>
                        </w:ins>
                        <w:ins w:id="5924" w:author="Jochum, Michael D." w:date="2021-08-05T16:24:00Z">
                          <w:r w:rsidR="006E64C6">
                            <w:rPr>
                              <w:b w:val="0"/>
                              <w:bCs/>
                            </w:rPr>
                            <w:t xml:space="preserve"> </w:t>
                          </w:r>
                        </w:ins>
                        <w:ins w:id="5925" w:author="Jochum, Michael D." w:date="2021-08-05T16:25:00Z">
                          <w:r w:rsidR="006E64C6">
                            <w:rPr>
                              <w:b w:val="0"/>
                              <w:bCs/>
                            </w:rPr>
                            <w:t xml:space="preserve">(n=32) </w:t>
                          </w:r>
                        </w:ins>
                        <w:ins w:id="5926" w:author="Jochum, Michael D." w:date="2021-08-05T16:24:00Z">
                          <w:r w:rsidR="006E64C6">
                            <w:rPr>
                              <w:b w:val="0"/>
                              <w:bCs/>
                            </w:rPr>
                            <w:t>as compared to community acquired pneumonia</w:t>
                          </w:r>
                        </w:ins>
                        <w:ins w:id="5927" w:author="Jochum, Michael D." w:date="2021-08-05T16:25:00Z">
                          <w:r w:rsidR="006E64C6">
                            <w:rPr>
                              <w:b w:val="0"/>
                              <w:bCs/>
                            </w:rPr>
                            <w:t xml:space="preserve"> (n=29) &amp; uninfected (n=25) cohorts</w:t>
                          </w:r>
                        </w:ins>
                        <w:ins w:id="5928" w:author="Jochum, Michael D." w:date="2021-08-05T16:11:00Z">
                          <w:r w:rsidRPr="00F70574">
                            <w:rPr>
                              <w:bCs/>
                            </w:rPr>
                            <w:t xml:space="preserve">. </w:t>
                          </w:r>
                        </w:ins>
                        <w:ins w:id="5929" w:author="Jochum, Michael D." w:date="2021-08-05T16:25:00Z">
                          <w:r w:rsidR="006E64C6">
                            <w:rPr>
                              <w:b w:val="0"/>
                              <w:bCs/>
                            </w:rPr>
                            <w:t xml:space="preserve">Rows are sorted by depth 1 parents and </w:t>
                          </w:r>
                        </w:ins>
                        <w:ins w:id="5930" w:author="Jochum, Michael D." w:date="2021-08-05T16:26:00Z">
                          <w:r w:rsidR="006E64C6">
                            <w:rPr>
                              <w:b w:val="0"/>
                              <w:bCs/>
                            </w:rPr>
                            <w:t>c</w:t>
                          </w:r>
                        </w:ins>
                        <w:ins w:id="5931" w:author="Jochum, Michael D." w:date="2021-08-05T16:25:00Z">
                          <w:r w:rsidR="006E64C6">
                            <w:rPr>
                              <w:b w:val="0"/>
                              <w:bCs/>
                            </w:rPr>
                            <w:t xml:space="preserve">olumns are clustered by Euclidean distance using ward D2 clustering. </w:t>
                          </w:r>
                          <w:r w:rsidR="006E64C6" w:rsidRPr="002C0C35">
                            <w:rPr>
                              <w:b w:val="0"/>
                              <w:bCs/>
                            </w:rPr>
                            <w:t xml:space="preserve">Comparisons were conducted using Maaslin2, controlling for publication and patient </w:t>
                          </w:r>
                        </w:ins>
                        <w:ins w:id="5932" w:author="Jochum, Michael D." w:date="2021-08-05T16:26:00Z">
                          <w:r w:rsidR="006E64C6">
                            <w:rPr>
                              <w:b w:val="0"/>
                              <w:bCs/>
                            </w:rPr>
                            <w:t xml:space="preserve">ID </w:t>
                          </w:r>
                        </w:ins>
                        <w:ins w:id="5933" w:author="Jochum, Michael D." w:date="2021-08-05T16:25:00Z">
                          <w:r w:rsidR="006E64C6" w:rsidRPr="002C0C35">
                            <w:rPr>
                              <w:b w:val="0"/>
                              <w:bCs/>
                            </w:rPr>
                            <w:t>with Benjamini Hochber</w:t>
                          </w:r>
                          <w:r w:rsidR="006E64C6">
                            <w:rPr>
                              <w:b w:val="0"/>
                              <w:bCs/>
                            </w:rPr>
                            <w:t>g</w:t>
                          </w:r>
                          <w:r w:rsidR="006E64C6" w:rsidRPr="002C0C35">
                            <w:rPr>
                              <w:b w:val="0"/>
                              <w:bCs/>
                            </w:rPr>
                            <w:t xml:space="preserve"> multiple test comparison (q&lt;0.05)</w:t>
                          </w:r>
                        </w:ins>
                        <w:bookmarkEnd w:id="5917"/>
                      </w:p>
                      <w:p w14:paraId="308ADEDF" w14:textId="0CE1083B" w:rsidR="008B2D9C" w:rsidDel="00A53245" w:rsidRDefault="008B2D9C">
                        <w:pPr>
                          <w:rPr>
                            <w:del w:id="5934" w:author="Jochum, Michael D." w:date="2021-08-05T16:30:00Z"/>
                          </w:rPr>
                        </w:pPr>
                      </w:p>
                      <w:bookmarkEnd w:id="5918"/>
                      <w:bookmarkEnd w:id="5919"/>
                      <w:p w14:paraId="55B3A8E4" w14:textId="2453C8FD" w:rsidR="008B2D9C" w:rsidRPr="00A85F6F" w:rsidRDefault="008B2D9C">
                        <w:pPr>
                          <w:pStyle w:val="Caption"/>
                          <w:rPr>
                            <w:noProof/>
                          </w:rPr>
                          <w:pPrChange w:id="5935" w:author="Jochum, Michael D." w:date="2021-08-05T16:30:00Z">
                            <w:pPr/>
                          </w:pPrChange>
                        </w:pPr>
                      </w:p>
                    </w:txbxContent>
                  </v:textbox>
                  <w10:wrap type="topAndBottom"/>
                </v:shape>
              </w:pict>
            </mc:Fallback>
          </mc:AlternateContent>
        </w:r>
      </w:ins>
      <w:ins w:id="5936" w:author="Jochum, Michael D." w:date="2021-08-05T14:37:00Z">
        <w:r w:rsidR="000D753F" w:rsidRPr="00F7092D">
          <w:rPr>
            <w:rFonts w:cstheme="minorHAnsi"/>
            <w:noProof/>
            <w:rPrChange w:id="5937" w:author="Jochum, Michael D." w:date="2021-08-05T16:09:00Z">
              <w:rPr>
                <w:noProof/>
              </w:rPr>
            </w:rPrChange>
          </w:rPr>
          <w:drawing>
            <wp:anchor distT="0" distB="0" distL="114300" distR="114300" simplePos="0" relativeHeight="251660288" behindDoc="0" locked="0" layoutInCell="1" allowOverlap="1" wp14:anchorId="323CE12D" wp14:editId="3CCF45CC">
              <wp:simplePos x="0" y="0"/>
              <wp:positionH relativeFrom="margin">
                <wp:posOffset>-264160</wp:posOffset>
              </wp:positionH>
              <wp:positionV relativeFrom="margin">
                <wp:posOffset>847725</wp:posOffset>
              </wp:positionV>
              <wp:extent cx="9693275" cy="4894580"/>
              <wp:effectExtent l="0" t="0" r="3175"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693275" cy="4894580"/>
                      </a:xfrm>
                      <a:prstGeom prst="rect">
                        <a:avLst/>
                      </a:prstGeom>
                    </pic:spPr>
                  </pic:pic>
                </a:graphicData>
              </a:graphic>
              <wp14:sizeRelH relativeFrom="margin">
                <wp14:pctWidth>0</wp14:pctWidth>
              </wp14:sizeRelH>
              <wp14:sizeRelV relativeFrom="margin">
                <wp14:pctHeight>0</wp14:pctHeight>
              </wp14:sizeRelV>
            </wp:anchor>
          </w:drawing>
        </w:r>
      </w:ins>
      <w:ins w:id="5938" w:author="Jochum, Michael D." w:date="2021-08-05T14:18:00Z">
        <w:r w:rsidR="00491314" w:rsidRPr="00F7092D">
          <w:rPr>
            <w:rFonts w:cstheme="minorHAnsi"/>
            <w:rPrChange w:id="5939" w:author="Jochum, Michael D." w:date="2021-08-05T16:09:00Z">
              <w:rPr>
                <w:sz w:val="24"/>
                <w:szCs w:val="24"/>
              </w:rPr>
            </w:rPrChange>
          </w:rPr>
          <w:br w:type="page"/>
        </w:r>
      </w:ins>
    </w:p>
    <w:p w14:paraId="3C62ECF4" w14:textId="0E5A463C" w:rsidR="001D7C9C" w:rsidRPr="00F7092D" w:rsidRDefault="008B2D9C">
      <w:pPr>
        <w:rPr>
          <w:ins w:id="5940" w:author="Jochum, Michael D." w:date="2021-08-05T15:21:00Z"/>
          <w:rFonts w:cstheme="minorHAnsi"/>
          <w:rPrChange w:id="5941" w:author="Jochum, Michael D." w:date="2021-08-05T16:09:00Z">
            <w:rPr>
              <w:ins w:id="5942" w:author="Jochum, Michael D." w:date="2021-08-05T15:21:00Z"/>
              <w:sz w:val="24"/>
              <w:szCs w:val="24"/>
            </w:rPr>
          </w:rPrChange>
        </w:rPr>
      </w:pPr>
      <w:ins w:id="5943" w:author="Jochum, Michael D." w:date="2021-08-05T15:44:00Z">
        <w:r w:rsidRPr="00F70574">
          <w:rPr>
            <w:rFonts w:cstheme="minorHAnsi"/>
            <w:noProof/>
          </w:rPr>
          <w:lastRenderedPageBreak/>
          <mc:AlternateContent>
            <mc:Choice Requires="wps">
              <w:drawing>
                <wp:anchor distT="0" distB="0" distL="114300" distR="114300" simplePos="0" relativeHeight="251673600" behindDoc="0" locked="0" layoutInCell="1" allowOverlap="1" wp14:anchorId="5B63ABDB" wp14:editId="68A2CACE">
                  <wp:simplePos x="0" y="0"/>
                  <wp:positionH relativeFrom="column">
                    <wp:posOffset>1390650</wp:posOffset>
                  </wp:positionH>
                  <wp:positionV relativeFrom="paragraph">
                    <wp:posOffset>6169025</wp:posOffset>
                  </wp:positionV>
                  <wp:extent cx="6486525" cy="635"/>
                  <wp:effectExtent l="0" t="0" r="9525" b="635"/>
                  <wp:wrapTopAndBottom/>
                  <wp:docPr id="17" name="Text Box 17"/>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wps:spPr>
                        <wps:txbx>
                          <w:txbxContent>
                            <w:p w14:paraId="190CD364" w14:textId="5AC5BF86" w:rsidR="008B2D9C" w:rsidRPr="008B2D9C" w:rsidDel="00A53245" w:rsidRDefault="008B2D9C">
                              <w:pPr>
                                <w:pStyle w:val="Caption"/>
                                <w:rPr>
                                  <w:del w:id="5944" w:author="Jochum, Michael D." w:date="2021-08-05T16:30:00Z"/>
                                  <w:bCs/>
                                  <w:noProof/>
                                  <w:szCs w:val="24"/>
                                  <w:rPrChange w:id="5945" w:author="Jochum, Michael D." w:date="2021-08-05T16:16:00Z">
                                    <w:rPr>
                                      <w:del w:id="5946" w:author="Jochum, Michael D." w:date="2021-08-05T16:30:00Z"/>
                                      <w:noProof/>
                                      <w:sz w:val="24"/>
                                      <w:szCs w:val="24"/>
                                    </w:rPr>
                                  </w:rPrChange>
                                </w:rPr>
                                <w:pPrChange w:id="5947" w:author="Jochum, Michael D." w:date="2021-08-05T16:16:00Z">
                                  <w:pPr/>
                                </w:pPrChange>
                              </w:pPr>
                              <w:bookmarkStart w:id="5948" w:name="_Toc79073353"/>
                              <w:bookmarkStart w:id="5949" w:name="_Ref79071100"/>
                              <w:ins w:id="5950" w:author="Jochum, Michael D." w:date="2021-08-05T15:44:00Z">
                                <w:r w:rsidRPr="008B2D9C">
                                  <w:t xml:space="preserve">Figure </w:t>
                                </w:r>
                                <w:r w:rsidRPr="008B2D9C">
                                  <w:fldChar w:fldCharType="begin"/>
                                </w:r>
                                <w:r w:rsidRPr="008B2D9C">
                                  <w:rPr>
                                    <w:rPrChange w:id="5951" w:author="Jochum, Michael D." w:date="2021-08-05T16:16:00Z">
                                      <w:rPr/>
                                    </w:rPrChange>
                                  </w:rPr>
                                  <w:instrText xml:space="preserve"> SEQ Figure \* ARABIC </w:instrText>
                                </w:r>
                              </w:ins>
                              <w:r w:rsidRPr="008B2D9C">
                                <w:rPr>
                                  <w:rPrChange w:id="5952" w:author="Jochum, Michael D." w:date="2021-08-05T16:16:00Z">
                                    <w:rPr/>
                                  </w:rPrChange>
                                </w:rPr>
                                <w:fldChar w:fldCharType="separate"/>
                              </w:r>
                              <w:ins w:id="5953" w:author="Jochum, Michael D." w:date="2021-08-05T15:44:00Z">
                                <w:r w:rsidRPr="008B2D9C">
                                  <w:rPr>
                                    <w:noProof/>
                                    <w:rPrChange w:id="5954" w:author="Jochum, Michael D." w:date="2021-08-05T16:16:00Z">
                                      <w:rPr>
                                        <w:noProof/>
                                      </w:rPr>
                                    </w:rPrChange>
                                  </w:rPr>
                                  <w:t>2</w:t>
                                </w:r>
                                <w:r w:rsidRPr="008B2D9C">
                                  <w:rPr>
                                    <w:rPrChange w:id="5955" w:author="Jochum, Michael D." w:date="2021-08-05T16:16:00Z">
                                      <w:rPr/>
                                    </w:rPrChange>
                                  </w:rPr>
                                  <w:fldChar w:fldCharType="end"/>
                                </w:r>
                              </w:ins>
                              <w:ins w:id="5956" w:author="Jochum, Michael D." w:date="2021-08-05T15:46:00Z">
                                <w:r w:rsidRPr="008B2D9C">
                                  <w:rPr>
                                    <w:rPrChange w:id="5957" w:author="Jochum, Michael D." w:date="2021-08-05T16:16:00Z">
                                      <w:rPr/>
                                    </w:rPrChange>
                                  </w:rPr>
                                  <w:t>.</w:t>
                                </w:r>
                              </w:ins>
                              <w:ins w:id="5958" w:author="Jochum, Michael D." w:date="2021-08-05T15:44:00Z">
                                <w:r w:rsidRPr="008B2D9C">
                                  <w:rPr>
                                    <w:rPrChange w:id="5959" w:author="Jochum, Michael D." w:date="2021-08-05T16:16:00Z">
                                      <w:rPr/>
                                    </w:rPrChange>
                                  </w:rPr>
                                  <w:t xml:space="preserve"> </w:t>
                                </w:r>
                              </w:ins>
                              <w:ins w:id="5960" w:author="Jochum, Michael D." w:date="2021-08-05T16:12:00Z">
                                <w:r w:rsidRPr="008B2D9C">
                                  <w:rPr>
                                    <w:b w:val="0"/>
                                    <w:bCs/>
                                    <w:rPrChange w:id="5961" w:author="Jochum, Michael D." w:date="2021-08-05T16:16:00Z">
                                      <w:rPr>
                                        <w:b/>
                                        <w:bCs/>
                                      </w:rPr>
                                    </w:rPrChange>
                                  </w:rPr>
                                  <w:t>He</w:t>
                                </w:r>
                              </w:ins>
                              <w:ins w:id="5962" w:author="Jochum, Michael D." w:date="2021-08-05T15:44:00Z">
                                <w:r w:rsidRPr="00F70574">
                                  <w:rPr>
                                    <w:bCs/>
                                  </w:rPr>
                                  <w:t>at tree</w:t>
                                </w:r>
                              </w:ins>
                              <w:ins w:id="5963" w:author="Jochum, Michael D." w:date="2021-08-05T16:12:00Z">
                                <w:r w:rsidRPr="008B2D9C">
                                  <w:rPr>
                                    <w:b w:val="0"/>
                                    <w:bCs/>
                                    <w:rPrChange w:id="5964" w:author="Jochum, Michael D." w:date="2021-08-05T16:16:00Z">
                                      <w:rPr>
                                        <w:b/>
                                        <w:bCs/>
                                      </w:rPr>
                                    </w:rPrChange>
                                  </w:rPr>
                                  <w:t xml:space="preserve"> </w:t>
                                </w:r>
                              </w:ins>
                              <w:ins w:id="5965" w:author="Jochum, Michael D." w:date="2021-08-05T16:13:00Z">
                                <w:r w:rsidRPr="008B2D9C">
                                  <w:rPr>
                                    <w:b w:val="0"/>
                                    <w:bCs/>
                                    <w:rPrChange w:id="5966" w:author="Jochum, Michael D." w:date="2021-08-05T16:16:00Z">
                                      <w:rPr>
                                        <w:b/>
                                        <w:bCs/>
                                      </w:rPr>
                                    </w:rPrChange>
                                  </w:rPr>
                                  <w:t xml:space="preserve">matrix visualizing </w:t>
                                </w:r>
                              </w:ins>
                              <w:ins w:id="5967" w:author="Jochum, Michael D." w:date="2021-08-05T16:15:00Z">
                                <w:r w:rsidRPr="008B2D9C">
                                  <w:rPr>
                                    <w:b w:val="0"/>
                                    <w:bCs/>
                                    <w:rPrChange w:id="5968" w:author="Jochum, Michael D." w:date="2021-08-05T16:16:00Z">
                                      <w:rPr>
                                        <w:b/>
                                        <w:bCs/>
                                      </w:rPr>
                                    </w:rPrChange>
                                  </w:rPr>
                                  <w:t>d</w:t>
                                </w:r>
                                <w:r w:rsidRPr="00F70574">
                                  <w:rPr>
                                    <w:bCs/>
                                    <w:iCs w:val="0"/>
                                  </w:rPr>
                                  <w:t xml:space="preserve">istinct COVID19 vs Uninfected &amp; viral pneumonia </w:t>
                                </w:r>
                                <w:r w:rsidRPr="00F70574">
                                  <w:rPr>
                                    <w:bCs/>
                                  </w:rPr>
                                  <w:t>t</w:t>
                                </w:r>
                                <w:r w:rsidRPr="00F70574">
                                  <w:rPr>
                                    <w:bCs/>
                                    <w:iCs w:val="0"/>
                                  </w:rPr>
                                  <w:t>axonomic profiles</w:t>
                                </w:r>
                                <w:r w:rsidRPr="00F70574">
                                  <w:rPr>
                                    <w:bCs/>
                                  </w:rPr>
                                  <w:t xml:space="preserve"> with </w:t>
                                </w:r>
                              </w:ins>
                              <w:ins w:id="5969" w:author="Jochum, Michael D." w:date="2021-08-05T16:13:00Z">
                                <w:r w:rsidRPr="008B2D9C">
                                  <w:rPr>
                                    <w:b w:val="0"/>
                                    <w:bCs/>
                                    <w:rPrChange w:id="5970" w:author="Jochum, Michael D." w:date="2021-08-05T16:16:00Z">
                                      <w:rPr>
                                        <w:b/>
                                        <w:bCs/>
                                      </w:rPr>
                                    </w:rPrChange>
                                  </w:rPr>
                                  <w:t xml:space="preserve">significant changes in </w:t>
                                </w:r>
                              </w:ins>
                              <w:ins w:id="5971" w:author="Jochum, Michael D." w:date="2021-08-05T16:12:00Z">
                                <w:r w:rsidRPr="00F70574">
                                  <w:rPr>
                                    <w:bCs/>
                                  </w:rPr>
                                  <w:t xml:space="preserve">log2 median ration of </w:t>
                                </w:r>
                              </w:ins>
                              <w:ins w:id="5972" w:author="Jochum, Michael D." w:date="2021-08-05T16:13:00Z">
                                <w:r w:rsidRPr="008B2D9C">
                                  <w:rPr>
                                    <w:b w:val="0"/>
                                    <w:bCs/>
                                    <w:rPrChange w:id="5973" w:author="Jochum, Michael D." w:date="2021-08-05T16:16:00Z">
                                      <w:rPr>
                                        <w:b/>
                                        <w:bCs/>
                                      </w:rPr>
                                    </w:rPrChange>
                                  </w:rPr>
                                  <w:t>se</w:t>
                                </w:r>
                              </w:ins>
                              <w:ins w:id="5974" w:author="Jochum, Michael D." w:date="2021-08-05T16:12:00Z">
                                <w:r w:rsidRPr="00F70574">
                                  <w:rPr>
                                    <w:bCs/>
                                  </w:rPr>
                                  <w:t xml:space="preserve">veral species belonging to the genus </w:t>
                                </w:r>
                                <w:r w:rsidRPr="00F70574">
                                  <w:rPr>
                                    <w:bCs/>
                                    <w:i/>
                                  </w:rPr>
                                  <w:t>Sphingomonas</w:t>
                                </w:r>
                                <w:r w:rsidRPr="00F70574">
                                  <w:rPr>
                                    <w:bCs/>
                                  </w:rPr>
                                  <w:t xml:space="preserve"> when compared to both the uninfected </w:t>
                                </w:r>
                              </w:ins>
                              <w:ins w:id="5975" w:author="Jochum, Michael D." w:date="2021-08-05T16:14:00Z">
                                <w:r w:rsidRPr="008B2D9C">
                                  <w:rPr>
                                    <w:b w:val="0"/>
                                    <w:bCs/>
                                    <w:rPrChange w:id="5976" w:author="Jochum, Michael D." w:date="2021-08-05T16:16:00Z">
                                      <w:rPr>
                                        <w:b/>
                                        <w:bCs/>
                                      </w:rPr>
                                    </w:rPrChange>
                                  </w:rPr>
                                  <w:t xml:space="preserve">(top </w:t>
                                </w:r>
                              </w:ins>
                              <w:ins w:id="5977" w:author="Jochum, Michael D." w:date="2021-08-05T16:17:00Z">
                                <w:r w:rsidRPr="008B2D9C">
                                  <w:rPr>
                                    <w:b w:val="0"/>
                                    <w:bCs/>
                                    <w:rPrChange w:id="5978" w:author="Jochum, Michael D." w:date="2021-08-05T16:16:00Z">
                                      <w:rPr>
                                        <w:b/>
                                        <w:bCs/>
                                      </w:rPr>
                                    </w:rPrChange>
                                  </w:rPr>
                                  <w:t>left) and</w:t>
                                </w:r>
                              </w:ins>
                              <w:ins w:id="5979" w:author="Jochum, Michael D." w:date="2021-08-05T16:12:00Z">
                                <w:r w:rsidRPr="00F70574">
                                  <w:rPr>
                                    <w:bCs/>
                                  </w:rPr>
                                  <w:t xml:space="preserve"> </w:t>
                                </w:r>
                              </w:ins>
                              <w:ins w:id="5980" w:author="Jochum, Michael D." w:date="2021-08-05T16:17:00Z">
                                <w:r>
                                  <w:rPr>
                                    <w:b w:val="0"/>
                                    <w:bCs/>
                                  </w:rPr>
                                  <w:t>community acquired pneumonia</w:t>
                                </w:r>
                              </w:ins>
                              <w:ins w:id="5981" w:author="Jochum, Michael D." w:date="2021-08-05T16:12:00Z">
                                <w:r w:rsidRPr="00F70574">
                                  <w:rPr>
                                    <w:bCs/>
                                  </w:rPr>
                                  <w:t xml:space="preserve"> cohorts </w:t>
                                </w:r>
                              </w:ins>
                              <w:ins w:id="5982" w:author="Jochum, Michael D." w:date="2021-08-05T16:14:00Z">
                                <w:r w:rsidRPr="008B2D9C">
                                  <w:rPr>
                                    <w:b w:val="0"/>
                                    <w:bCs/>
                                    <w:rPrChange w:id="5983" w:author="Jochum, Michael D." w:date="2021-08-05T16:16:00Z">
                                      <w:rPr>
                                        <w:b/>
                                        <w:bCs/>
                                      </w:rPr>
                                    </w:rPrChange>
                                  </w:rPr>
                                  <w:t>(top right)</w:t>
                                </w:r>
                              </w:ins>
                              <w:ins w:id="5984" w:author="Jochum, Michael D." w:date="2021-08-05T16:12:00Z">
                                <w:r w:rsidRPr="00F70574">
                                  <w:rPr>
                                    <w:bCs/>
                                  </w:rPr>
                                  <w:t>.</w:t>
                                </w:r>
                              </w:ins>
                              <w:bookmarkEnd w:id="5948"/>
                            </w:p>
                            <w:p w14:paraId="1C165143" w14:textId="7CD219D2" w:rsidR="008B2D9C" w:rsidDel="00A53245" w:rsidRDefault="008B2D9C">
                              <w:pPr>
                                <w:rPr>
                                  <w:del w:id="5985" w:author="Jochum, Michael D." w:date="2021-08-05T16:30:00Z"/>
                                </w:rPr>
                              </w:pPr>
                            </w:p>
                            <w:bookmarkEnd w:id="5949"/>
                            <w:p w14:paraId="24C09367" w14:textId="7426D32A" w:rsidR="008B2D9C" w:rsidRPr="00F70574" w:rsidRDefault="008B2D9C">
                              <w:pPr>
                                <w:pStyle w:val="Caption"/>
                                <w:rPr>
                                  <w:bCs/>
                                  <w:noProof/>
                                  <w:szCs w:val="24"/>
                                </w:rPr>
                                <w:pPrChange w:id="5986" w:author="Jochum, Michael D." w:date="2021-08-05T16:30: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63ABDB" id="Text Box 17" o:spid="_x0000_s1027" type="#_x0000_t202" style="position:absolute;margin-left:109.5pt;margin-top:485.75pt;width:510.7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wBLgIAAGY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" stroked="f">
                  <v:textbox style="mso-fit-shape-to-text:t" inset="0,0,0,0">
                    <w:txbxContent>
                      <w:p w14:paraId="190CD364" w14:textId="5AC5BF86" w:rsidR="008B2D9C" w:rsidRPr="008B2D9C" w:rsidDel="00A53245" w:rsidRDefault="008B2D9C">
                        <w:pPr>
                          <w:pStyle w:val="Caption"/>
                          <w:rPr>
                            <w:del w:id="5987" w:author="Jochum, Michael D." w:date="2021-08-05T16:30:00Z"/>
                            <w:bCs/>
                            <w:noProof/>
                            <w:szCs w:val="24"/>
                            <w:rPrChange w:id="5988" w:author="Jochum, Michael D." w:date="2021-08-05T16:16:00Z">
                              <w:rPr>
                                <w:del w:id="5989" w:author="Jochum, Michael D." w:date="2021-08-05T16:30:00Z"/>
                                <w:noProof/>
                                <w:sz w:val="24"/>
                                <w:szCs w:val="24"/>
                              </w:rPr>
                            </w:rPrChange>
                          </w:rPr>
                          <w:pPrChange w:id="5990" w:author="Jochum, Michael D." w:date="2021-08-05T16:16:00Z">
                            <w:pPr/>
                          </w:pPrChange>
                        </w:pPr>
                        <w:bookmarkStart w:id="5991" w:name="_Toc79073353"/>
                        <w:bookmarkStart w:id="5992" w:name="_Ref79071100"/>
                        <w:ins w:id="5993" w:author="Jochum, Michael D." w:date="2021-08-05T15:44:00Z">
                          <w:r w:rsidRPr="008B2D9C">
                            <w:t xml:space="preserve">Figure </w:t>
                          </w:r>
                          <w:r w:rsidRPr="008B2D9C">
                            <w:fldChar w:fldCharType="begin"/>
                          </w:r>
                          <w:r w:rsidRPr="008B2D9C">
                            <w:rPr>
                              <w:rPrChange w:id="5994" w:author="Jochum, Michael D." w:date="2021-08-05T16:16:00Z">
                                <w:rPr/>
                              </w:rPrChange>
                            </w:rPr>
                            <w:instrText xml:space="preserve"> SEQ Figure \* ARABIC </w:instrText>
                          </w:r>
                        </w:ins>
                        <w:r w:rsidRPr="008B2D9C">
                          <w:rPr>
                            <w:rPrChange w:id="5995" w:author="Jochum, Michael D." w:date="2021-08-05T16:16:00Z">
                              <w:rPr/>
                            </w:rPrChange>
                          </w:rPr>
                          <w:fldChar w:fldCharType="separate"/>
                        </w:r>
                        <w:ins w:id="5996" w:author="Jochum, Michael D." w:date="2021-08-05T15:44:00Z">
                          <w:r w:rsidRPr="008B2D9C">
                            <w:rPr>
                              <w:noProof/>
                              <w:rPrChange w:id="5997" w:author="Jochum, Michael D." w:date="2021-08-05T16:16:00Z">
                                <w:rPr>
                                  <w:noProof/>
                                </w:rPr>
                              </w:rPrChange>
                            </w:rPr>
                            <w:t>2</w:t>
                          </w:r>
                          <w:r w:rsidRPr="008B2D9C">
                            <w:rPr>
                              <w:rPrChange w:id="5998" w:author="Jochum, Michael D." w:date="2021-08-05T16:16:00Z">
                                <w:rPr/>
                              </w:rPrChange>
                            </w:rPr>
                            <w:fldChar w:fldCharType="end"/>
                          </w:r>
                        </w:ins>
                        <w:ins w:id="5999" w:author="Jochum, Michael D." w:date="2021-08-05T15:46:00Z">
                          <w:r w:rsidRPr="008B2D9C">
                            <w:rPr>
                              <w:rPrChange w:id="6000" w:author="Jochum, Michael D." w:date="2021-08-05T16:16:00Z">
                                <w:rPr/>
                              </w:rPrChange>
                            </w:rPr>
                            <w:t>.</w:t>
                          </w:r>
                        </w:ins>
                        <w:ins w:id="6001" w:author="Jochum, Michael D." w:date="2021-08-05T15:44:00Z">
                          <w:r w:rsidRPr="008B2D9C">
                            <w:rPr>
                              <w:rPrChange w:id="6002" w:author="Jochum, Michael D." w:date="2021-08-05T16:16:00Z">
                                <w:rPr/>
                              </w:rPrChange>
                            </w:rPr>
                            <w:t xml:space="preserve"> </w:t>
                          </w:r>
                        </w:ins>
                        <w:ins w:id="6003" w:author="Jochum, Michael D." w:date="2021-08-05T16:12:00Z">
                          <w:r w:rsidRPr="008B2D9C">
                            <w:rPr>
                              <w:b w:val="0"/>
                              <w:bCs/>
                              <w:rPrChange w:id="6004" w:author="Jochum, Michael D." w:date="2021-08-05T16:16:00Z">
                                <w:rPr>
                                  <w:b/>
                                  <w:bCs/>
                                </w:rPr>
                              </w:rPrChange>
                            </w:rPr>
                            <w:t>He</w:t>
                          </w:r>
                        </w:ins>
                        <w:ins w:id="6005" w:author="Jochum, Michael D." w:date="2021-08-05T15:44:00Z">
                          <w:r w:rsidRPr="00F70574">
                            <w:rPr>
                              <w:bCs/>
                            </w:rPr>
                            <w:t>at tree</w:t>
                          </w:r>
                        </w:ins>
                        <w:ins w:id="6006" w:author="Jochum, Michael D." w:date="2021-08-05T16:12:00Z">
                          <w:r w:rsidRPr="008B2D9C">
                            <w:rPr>
                              <w:b w:val="0"/>
                              <w:bCs/>
                              <w:rPrChange w:id="6007" w:author="Jochum, Michael D." w:date="2021-08-05T16:16:00Z">
                                <w:rPr>
                                  <w:b/>
                                  <w:bCs/>
                                </w:rPr>
                              </w:rPrChange>
                            </w:rPr>
                            <w:t xml:space="preserve"> </w:t>
                          </w:r>
                        </w:ins>
                        <w:ins w:id="6008" w:author="Jochum, Michael D." w:date="2021-08-05T16:13:00Z">
                          <w:r w:rsidRPr="008B2D9C">
                            <w:rPr>
                              <w:b w:val="0"/>
                              <w:bCs/>
                              <w:rPrChange w:id="6009" w:author="Jochum, Michael D." w:date="2021-08-05T16:16:00Z">
                                <w:rPr>
                                  <w:b/>
                                  <w:bCs/>
                                </w:rPr>
                              </w:rPrChange>
                            </w:rPr>
                            <w:t xml:space="preserve">matrix visualizing </w:t>
                          </w:r>
                        </w:ins>
                        <w:ins w:id="6010" w:author="Jochum, Michael D." w:date="2021-08-05T16:15:00Z">
                          <w:r w:rsidRPr="008B2D9C">
                            <w:rPr>
                              <w:b w:val="0"/>
                              <w:bCs/>
                              <w:rPrChange w:id="6011" w:author="Jochum, Michael D." w:date="2021-08-05T16:16:00Z">
                                <w:rPr>
                                  <w:b/>
                                  <w:bCs/>
                                </w:rPr>
                              </w:rPrChange>
                            </w:rPr>
                            <w:t>d</w:t>
                          </w:r>
                          <w:r w:rsidRPr="00F70574">
                            <w:rPr>
                              <w:bCs/>
                              <w:iCs w:val="0"/>
                            </w:rPr>
                            <w:t xml:space="preserve">istinct COVID19 vs Uninfected &amp; viral pneumonia </w:t>
                          </w:r>
                          <w:r w:rsidRPr="00F70574">
                            <w:rPr>
                              <w:bCs/>
                            </w:rPr>
                            <w:t>t</w:t>
                          </w:r>
                          <w:r w:rsidRPr="00F70574">
                            <w:rPr>
                              <w:bCs/>
                              <w:iCs w:val="0"/>
                            </w:rPr>
                            <w:t>axonomic profiles</w:t>
                          </w:r>
                          <w:r w:rsidRPr="00F70574">
                            <w:rPr>
                              <w:bCs/>
                            </w:rPr>
                            <w:t xml:space="preserve"> with </w:t>
                          </w:r>
                        </w:ins>
                        <w:ins w:id="6012" w:author="Jochum, Michael D." w:date="2021-08-05T16:13:00Z">
                          <w:r w:rsidRPr="008B2D9C">
                            <w:rPr>
                              <w:b w:val="0"/>
                              <w:bCs/>
                              <w:rPrChange w:id="6013" w:author="Jochum, Michael D." w:date="2021-08-05T16:16:00Z">
                                <w:rPr>
                                  <w:b/>
                                  <w:bCs/>
                                </w:rPr>
                              </w:rPrChange>
                            </w:rPr>
                            <w:t xml:space="preserve">significant changes in </w:t>
                          </w:r>
                        </w:ins>
                        <w:ins w:id="6014" w:author="Jochum, Michael D." w:date="2021-08-05T16:12:00Z">
                          <w:r w:rsidRPr="00F70574">
                            <w:rPr>
                              <w:bCs/>
                            </w:rPr>
                            <w:t xml:space="preserve">log2 median ration of </w:t>
                          </w:r>
                        </w:ins>
                        <w:ins w:id="6015" w:author="Jochum, Michael D." w:date="2021-08-05T16:13:00Z">
                          <w:r w:rsidRPr="008B2D9C">
                            <w:rPr>
                              <w:b w:val="0"/>
                              <w:bCs/>
                              <w:rPrChange w:id="6016" w:author="Jochum, Michael D." w:date="2021-08-05T16:16:00Z">
                                <w:rPr>
                                  <w:b/>
                                  <w:bCs/>
                                </w:rPr>
                              </w:rPrChange>
                            </w:rPr>
                            <w:t>se</w:t>
                          </w:r>
                        </w:ins>
                        <w:ins w:id="6017" w:author="Jochum, Michael D." w:date="2021-08-05T16:12:00Z">
                          <w:r w:rsidRPr="00F70574">
                            <w:rPr>
                              <w:bCs/>
                            </w:rPr>
                            <w:t xml:space="preserve">veral species belonging to the genus </w:t>
                          </w:r>
                          <w:r w:rsidRPr="00F70574">
                            <w:rPr>
                              <w:bCs/>
                              <w:i/>
                            </w:rPr>
                            <w:t>Sphingomonas</w:t>
                          </w:r>
                          <w:r w:rsidRPr="00F70574">
                            <w:rPr>
                              <w:bCs/>
                            </w:rPr>
                            <w:t xml:space="preserve"> when compared to both the uninfected </w:t>
                          </w:r>
                        </w:ins>
                        <w:ins w:id="6018" w:author="Jochum, Michael D." w:date="2021-08-05T16:14:00Z">
                          <w:r w:rsidRPr="008B2D9C">
                            <w:rPr>
                              <w:b w:val="0"/>
                              <w:bCs/>
                              <w:rPrChange w:id="6019" w:author="Jochum, Michael D." w:date="2021-08-05T16:16:00Z">
                                <w:rPr>
                                  <w:b/>
                                  <w:bCs/>
                                </w:rPr>
                              </w:rPrChange>
                            </w:rPr>
                            <w:t xml:space="preserve">(top </w:t>
                          </w:r>
                        </w:ins>
                        <w:ins w:id="6020" w:author="Jochum, Michael D." w:date="2021-08-05T16:17:00Z">
                          <w:r w:rsidRPr="008B2D9C">
                            <w:rPr>
                              <w:b w:val="0"/>
                              <w:bCs/>
                              <w:rPrChange w:id="6021" w:author="Jochum, Michael D." w:date="2021-08-05T16:16:00Z">
                                <w:rPr>
                                  <w:b/>
                                  <w:bCs/>
                                </w:rPr>
                              </w:rPrChange>
                            </w:rPr>
                            <w:t>left) and</w:t>
                          </w:r>
                        </w:ins>
                        <w:ins w:id="6022" w:author="Jochum, Michael D." w:date="2021-08-05T16:12:00Z">
                          <w:r w:rsidRPr="00F70574">
                            <w:rPr>
                              <w:bCs/>
                            </w:rPr>
                            <w:t xml:space="preserve"> </w:t>
                          </w:r>
                        </w:ins>
                        <w:ins w:id="6023" w:author="Jochum, Michael D." w:date="2021-08-05T16:17:00Z">
                          <w:r>
                            <w:rPr>
                              <w:b w:val="0"/>
                              <w:bCs/>
                            </w:rPr>
                            <w:t>community acquired pneumonia</w:t>
                          </w:r>
                        </w:ins>
                        <w:ins w:id="6024" w:author="Jochum, Michael D." w:date="2021-08-05T16:12:00Z">
                          <w:r w:rsidRPr="00F70574">
                            <w:rPr>
                              <w:bCs/>
                            </w:rPr>
                            <w:t xml:space="preserve"> cohorts </w:t>
                          </w:r>
                        </w:ins>
                        <w:ins w:id="6025" w:author="Jochum, Michael D." w:date="2021-08-05T16:14:00Z">
                          <w:r w:rsidRPr="008B2D9C">
                            <w:rPr>
                              <w:b w:val="0"/>
                              <w:bCs/>
                              <w:rPrChange w:id="6026" w:author="Jochum, Michael D." w:date="2021-08-05T16:16:00Z">
                                <w:rPr>
                                  <w:b/>
                                  <w:bCs/>
                                </w:rPr>
                              </w:rPrChange>
                            </w:rPr>
                            <w:t>(top right)</w:t>
                          </w:r>
                        </w:ins>
                        <w:ins w:id="6027" w:author="Jochum, Michael D." w:date="2021-08-05T16:12:00Z">
                          <w:r w:rsidRPr="00F70574">
                            <w:rPr>
                              <w:bCs/>
                            </w:rPr>
                            <w:t>.</w:t>
                          </w:r>
                        </w:ins>
                        <w:bookmarkEnd w:id="5991"/>
                      </w:p>
                      <w:p w14:paraId="1C165143" w14:textId="7CD219D2" w:rsidR="008B2D9C" w:rsidDel="00A53245" w:rsidRDefault="008B2D9C">
                        <w:pPr>
                          <w:rPr>
                            <w:del w:id="6028" w:author="Jochum, Michael D." w:date="2021-08-05T16:30:00Z"/>
                          </w:rPr>
                        </w:pPr>
                      </w:p>
                      <w:bookmarkEnd w:id="5992"/>
                      <w:p w14:paraId="24C09367" w14:textId="7426D32A" w:rsidR="008B2D9C" w:rsidRPr="00F70574" w:rsidRDefault="008B2D9C">
                        <w:pPr>
                          <w:pStyle w:val="Caption"/>
                          <w:rPr>
                            <w:bCs/>
                            <w:noProof/>
                            <w:szCs w:val="24"/>
                          </w:rPr>
                          <w:pPrChange w:id="6029" w:author="Jochum, Michael D." w:date="2021-08-05T16:30:00Z">
                            <w:pPr/>
                          </w:pPrChange>
                        </w:pPr>
                      </w:p>
                    </w:txbxContent>
                  </v:textbox>
                  <w10:wrap type="topAndBottom"/>
                </v:shape>
              </w:pict>
            </mc:Fallback>
          </mc:AlternateContent>
        </w:r>
      </w:ins>
      <w:ins w:id="6030" w:author="Jochum, Michael D." w:date="2021-08-05T16:16:00Z">
        <w:r>
          <w:rPr>
            <w:noProof/>
          </w:rPr>
          <w:drawing>
            <wp:anchor distT="0" distB="0" distL="114300" distR="114300" simplePos="0" relativeHeight="251674624" behindDoc="0" locked="0" layoutInCell="1" allowOverlap="1" wp14:anchorId="7AECB897" wp14:editId="26AAA7C9">
              <wp:simplePos x="0" y="0"/>
              <wp:positionH relativeFrom="margin">
                <wp:align>center</wp:align>
              </wp:positionH>
              <wp:positionV relativeFrom="paragraph">
                <wp:posOffset>85725</wp:posOffset>
              </wp:positionV>
              <wp:extent cx="6353175" cy="5854065"/>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53175" cy="5854065"/>
                      </a:xfrm>
                      <a:prstGeom prst="rect">
                        <a:avLst/>
                      </a:prstGeom>
                    </pic:spPr>
                  </pic:pic>
                </a:graphicData>
              </a:graphic>
              <wp14:sizeRelH relativeFrom="margin">
                <wp14:pctWidth>0</wp14:pctWidth>
              </wp14:sizeRelH>
              <wp14:sizeRelV relativeFrom="margin">
                <wp14:pctHeight>0</wp14:pctHeight>
              </wp14:sizeRelV>
            </wp:anchor>
          </w:drawing>
        </w:r>
        <w:r w:rsidRPr="00F7092D">
          <w:rPr>
            <w:rFonts w:cstheme="minorHAnsi"/>
            <w:noProof/>
          </w:rPr>
          <w:t xml:space="preserve"> </w:t>
        </w:r>
      </w:ins>
      <w:ins w:id="6031" w:author="Jochum, Michael D." w:date="2021-08-05T15:21:00Z">
        <w:r w:rsidR="001D7C9C" w:rsidRPr="00F7092D">
          <w:rPr>
            <w:rFonts w:cstheme="minorHAnsi"/>
            <w:rPrChange w:id="6032" w:author="Jochum, Michael D." w:date="2021-08-05T16:09:00Z">
              <w:rPr>
                <w:sz w:val="24"/>
                <w:szCs w:val="24"/>
              </w:rPr>
            </w:rPrChange>
          </w:rPr>
          <w:br w:type="page"/>
        </w:r>
      </w:ins>
    </w:p>
    <w:p w14:paraId="3D2F475D" w14:textId="04E40800" w:rsidR="001D7C9C" w:rsidRPr="00F7092D" w:rsidRDefault="00FB74B8">
      <w:pPr>
        <w:rPr>
          <w:ins w:id="6033" w:author="Jochum, Michael D." w:date="2021-08-05T15:23:00Z"/>
          <w:rFonts w:cstheme="minorHAnsi"/>
          <w:rPrChange w:id="6034" w:author="Jochum, Michael D." w:date="2021-08-05T16:09:00Z">
            <w:rPr>
              <w:ins w:id="6035" w:author="Jochum, Michael D." w:date="2021-08-05T15:23:00Z"/>
              <w:sz w:val="24"/>
              <w:szCs w:val="24"/>
            </w:rPr>
          </w:rPrChange>
        </w:rPr>
      </w:pPr>
      <w:ins w:id="6036" w:author="Jochum, Michael D." w:date="2021-08-05T15:43:00Z">
        <w:r w:rsidRPr="00F70574">
          <w:rPr>
            <w:rFonts w:cstheme="minorHAnsi"/>
            <w:noProof/>
          </w:rPr>
          <w:lastRenderedPageBreak/>
          <mc:AlternateContent>
            <mc:Choice Requires="wps">
              <w:drawing>
                <wp:anchor distT="0" distB="0" distL="114300" distR="114300" simplePos="0" relativeHeight="251669504" behindDoc="0" locked="0" layoutInCell="1" allowOverlap="1" wp14:anchorId="3B139A6D" wp14:editId="06A642F9">
                  <wp:simplePos x="0" y="0"/>
                  <wp:positionH relativeFrom="column">
                    <wp:posOffset>618490</wp:posOffset>
                  </wp:positionH>
                  <wp:positionV relativeFrom="paragraph">
                    <wp:posOffset>5657850</wp:posOffset>
                  </wp:positionV>
                  <wp:extent cx="8505825" cy="635"/>
                  <wp:effectExtent l="0" t="0" r="9525" b="5080"/>
                  <wp:wrapTopAndBottom/>
                  <wp:docPr id="15" name="Text Box 15"/>
                  <wp:cNvGraphicFramePr/>
                  <a:graphic xmlns:a="http://schemas.openxmlformats.org/drawingml/2006/main">
                    <a:graphicData uri="http://schemas.microsoft.com/office/word/2010/wordprocessingShape">
                      <wps:wsp>
                        <wps:cNvSpPr txBox="1"/>
                        <wps:spPr>
                          <a:xfrm>
                            <a:off x="0" y="0"/>
                            <a:ext cx="8505825" cy="635"/>
                          </a:xfrm>
                          <a:prstGeom prst="rect">
                            <a:avLst/>
                          </a:prstGeom>
                          <a:solidFill>
                            <a:prstClr val="white"/>
                          </a:solidFill>
                          <a:ln>
                            <a:noFill/>
                          </a:ln>
                        </wps:spPr>
                        <wps:txbx>
                          <w:txbxContent>
                            <w:p w14:paraId="588B0965" w14:textId="3E3304A8" w:rsidR="008B2D9C" w:rsidRPr="00EA7A62" w:rsidDel="00A53245" w:rsidRDefault="008B2D9C">
                              <w:pPr>
                                <w:pStyle w:val="Caption"/>
                                <w:rPr>
                                  <w:del w:id="6037" w:author="Jochum, Michael D." w:date="2021-08-05T16:30:00Z"/>
                                  <w:noProof/>
                                </w:rPr>
                                <w:pPrChange w:id="6038" w:author="Jochum, Michael D." w:date="2021-08-05T16:16:00Z">
                                  <w:pPr/>
                                </w:pPrChange>
                              </w:pPr>
                              <w:bookmarkStart w:id="6039" w:name="_Toc79073355"/>
                              <w:bookmarkStart w:id="6040" w:name="_Ref79070768"/>
                              <w:ins w:id="6041" w:author="Jochum, Michael D." w:date="2021-08-05T15:43:00Z">
                                <w:r>
                                  <w:t xml:space="preserve">Figure </w:t>
                                </w:r>
                                <w:r>
                                  <w:fldChar w:fldCharType="begin"/>
                                </w:r>
                                <w:r>
                                  <w:instrText xml:space="preserve"> SEQ Figure \* ARABIC </w:instrText>
                                </w:r>
                              </w:ins>
                              <w:r>
                                <w:fldChar w:fldCharType="separate"/>
                              </w:r>
                              <w:ins w:id="6042" w:author="Jochum, Michael D." w:date="2021-08-05T15:44:00Z">
                                <w:r>
                                  <w:rPr>
                                    <w:noProof/>
                                  </w:rPr>
                                  <w:t>3</w:t>
                                </w:r>
                              </w:ins>
                              <w:ins w:id="6043" w:author="Jochum, Michael D." w:date="2021-08-05T15:43:00Z">
                                <w:r>
                                  <w:fldChar w:fldCharType="end"/>
                                </w:r>
                              </w:ins>
                              <w:ins w:id="6044" w:author="Jochum, Michael D." w:date="2021-08-05T16:21:00Z">
                                <w:r w:rsidRPr="002C0C35">
                                  <w:rPr>
                                    <w:b w:val="0"/>
                                    <w:bCs/>
                                  </w:rPr>
                                  <w:t xml:space="preserve"> </w:t>
                                </w:r>
                              </w:ins>
                              <w:ins w:id="6045" w:author="Jochum, Michael D." w:date="2021-08-05T16:27:00Z">
                                <w:r w:rsidR="006E64C6">
                                  <w:rPr>
                                    <w:b w:val="0"/>
                                    <w:bCs/>
                                  </w:rPr>
                                  <w:t>Heatmap</w:t>
                                </w:r>
                              </w:ins>
                              <w:ins w:id="6046" w:author="Jochum, Michael D." w:date="2021-08-05T16:22:00Z">
                                <w:r>
                                  <w:rPr>
                                    <w:b w:val="0"/>
                                    <w:bCs/>
                                  </w:rPr>
                                  <w:t xml:space="preserve"> of </w:t>
                                </w:r>
                              </w:ins>
                              <w:ins w:id="6047" w:author="Jochum, Michael D." w:date="2021-08-05T16:24:00Z">
                                <w:r w:rsidR="006E64C6">
                                  <w:rPr>
                                    <w:b w:val="0"/>
                                    <w:bCs/>
                                  </w:rPr>
                                  <w:t>Significantly</w:t>
                                </w:r>
                              </w:ins>
                              <w:ins w:id="6048" w:author="Jochum, Michael D." w:date="2021-08-05T16:22:00Z">
                                <w:r>
                                  <w:rPr>
                                    <w:b w:val="0"/>
                                    <w:bCs/>
                                  </w:rPr>
                                  <w:t xml:space="preserve"> different </w:t>
                                </w:r>
                              </w:ins>
                              <w:ins w:id="6049" w:author="Jochum, Michael D." w:date="2021-08-05T16:21:00Z">
                                <w:r w:rsidRPr="002C0C35">
                                  <w:rPr>
                                    <w:b w:val="0"/>
                                    <w:bCs/>
                                  </w:rPr>
                                  <w:t xml:space="preserve">gene ontology </w:t>
                                </w:r>
                                <w:r>
                                  <w:rPr>
                                    <w:b w:val="0"/>
                                    <w:bCs/>
                                  </w:rPr>
                                  <w:t xml:space="preserve">terms </w:t>
                                </w:r>
                                <w:r w:rsidRPr="002C0C35">
                                  <w:rPr>
                                    <w:b w:val="0"/>
                                    <w:bCs/>
                                  </w:rPr>
                                  <w:t>associated with COVID19</w:t>
                                </w:r>
                                <w:r>
                                  <w:rPr>
                                    <w:b w:val="0"/>
                                    <w:bCs/>
                                  </w:rPr>
                                  <w:t xml:space="preserve"> </w:t>
                                </w:r>
                              </w:ins>
                              <w:ins w:id="6050" w:author="Jochum, Michael D." w:date="2021-08-05T16:24:00Z">
                                <w:r w:rsidR="006E64C6">
                                  <w:rPr>
                                    <w:b w:val="0"/>
                                    <w:bCs/>
                                  </w:rPr>
                                  <w:t>mortality comparing</w:t>
                                </w:r>
                              </w:ins>
                              <w:ins w:id="6051" w:author="Jochum, Michael D." w:date="2021-08-05T16:23:00Z">
                                <w:r w:rsidR="006E64C6">
                                  <w:rPr>
                                    <w:b w:val="0"/>
                                    <w:bCs/>
                                  </w:rPr>
                                  <w:t xml:space="preserve"> </w:t>
                                </w:r>
                              </w:ins>
                              <w:ins w:id="6052" w:author="Jochum, Michael D." w:date="2021-08-05T16:21:00Z">
                                <w:r>
                                  <w:rPr>
                                    <w:b w:val="0"/>
                                    <w:bCs/>
                                  </w:rPr>
                                  <w:t xml:space="preserve">deceased </w:t>
                                </w:r>
                              </w:ins>
                              <w:ins w:id="6053" w:author="Jochum, Michael D." w:date="2021-08-05T16:24:00Z">
                                <w:r w:rsidR="006E64C6">
                                  <w:rPr>
                                    <w:b w:val="0"/>
                                    <w:bCs/>
                                  </w:rPr>
                                  <w:t xml:space="preserve">(n=10) </w:t>
                                </w:r>
                              </w:ins>
                              <w:ins w:id="6054" w:author="Jochum, Michael D." w:date="2021-08-05T16:21:00Z">
                                <w:r>
                                  <w:rPr>
                                    <w:b w:val="0"/>
                                    <w:bCs/>
                                  </w:rPr>
                                  <w:t>v</w:t>
                                </w:r>
                              </w:ins>
                              <w:ins w:id="6055" w:author="Jochum, Michael D." w:date="2021-08-05T16:23:00Z">
                                <w:r w:rsidR="006E64C6">
                                  <w:rPr>
                                    <w:b w:val="0"/>
                                    <w:bCs/>
                                  </w:rPr>
                                  <w:t xml:space="preserve">ersus </w:t>
                                </w:r>
                              </w:ins>
                              <w:ins w:id="6056" w:author="Jochum, Michael D." w:date="2021-08-05T16:21:00Z">
                                <w:r>
                                  <w:rPr>
                                    <w:b w:val="0"/>
                                    <w:bCs/>
                                  </w:rPr>
                                  <w:t>survived</w:t>
                                </w:r>
                              </w:ins>
                              <w:ins w:id="6057" w:author="Jochum, Michael D." w:date="2021-08-05T16:23:00Z">
                                <w:r w:rsidR="006E64C6">
                                  <w:rPr>
                                    <w:b w:val="0"/>
                                    <w:bCs/>
                                  </w:rPr>
                                  <w:t xml:space="preserve"> (n=15)</w:t>
                                </w:r>
                              </w:ins>
                              <w:ins w:id="6058" w:author="Jochum, Michael D." w:date="2021-08-05T16:21:00Z">
                                <w:r w:rsidRPr="002C0C35">
                                  <w:rPr>
                                    <w:b w:val="0"/>
                                    <w:bCs/>
                                  </w:rPr>
                                  <w:t>.</w:t>
                                </w:r>
                                <w:r>
                                  <w:rPr>
                                    <w:b w:val="0"/>
                                    <w:bCs/>
                                  </w:rPr>
                                  <w:t xml:space="preserve"> </w:t>
                                </w:r>
                              </w:ins>
                              <w:ins w:id="6059" w:author="Jochum, Michael D." w:date="2021-08-05T16:22:00Z">
                                <w:r>
                                  <w:rPr>
                                    <w:b w:val="0"/>
                                    <w:bCs/>
                                  </w:rPr>
                                  <w:t xml:space="preserve">Rows are sorted by Depth1 parents and </w:t>
                                </w:r>
                              </w:ins>
                              <w:ins w:id="6060" w:author="Jochum, Michael D." w:date="2021-08-05T16:21:00Z">
                                <w:r>
                                  <w:rPr>
                                    <w:b w:val="0"/>
                                    <w:bCs/>
                                  </w:rPr>
                                  <w:t>Columns are cluste</w:t>
                                </w:r>
                              </w:ins>
                              <w:ins w:id="6061" w:author="Jochum, Michael D." w:date="2021-08-05T16:22:00Z">
                                <w:r>
                                  <w:rPr>
                                    <w:b w:val="0"/>
                                    <w:bCs/>
                                  </w:rPr>
                                  <w:t>red</w:t>
                                </w:r>
                              </w:ins>
                              <w:ins w:id="6062" w:author="Jochum, Michael D." w:date="2021-08-05T16:21:00Z">
                                <w:r>
                                  <w:rPr>
                                    <w:b w:val="0"/>
                                    <w:bCs/>
                                  </w:rPr>
                                  <w:t xml:space="preserve"> by Euclidean distance using ward</w:t>
                                </w:r>
                              </w:ins>
                              <w:ins w:id="6063" w:author="Jochum, Michael D." w:date="2021-08-05T16:22:00Z">
                                <w:r>
                                  <w:rPr>
                                    <w:b w:val="0"/>
                                    <w:bCs/>
                                  </w:rPr>
                                  <w:t xml:space="preserve"> D</w:t>
                                </w:r>
                              </w:ins>
                              <w:ins w:id="6064" w:author="Jochum, Michael D." w:date="2021-08-05T16:21:00Z">
                                <w:r>
                                  <w:rPr>
                                    <w:b w:val="0"/>
                                    <w:bCs/>
                                  </w:rPr>
                                  <w:t>2 clustering</w:t>
                                </w:r>
                              </w:ins>
                              <w:ins w:id="6065" w:author="Jochum, Michael D." w:date="2021-08-05T16:22:00Z">
                                <w:r>
                                  <w:rPr>
                                    <w:b w:val="0"/>
                                    <w:bCs/>
                                  </w:rPr>
                                  <w:t xml:space="preserve">. </w:t>
                                </w:r>
                              </w:ins>
                              <w:ins w:id="6066" w:author="Jochum, Michael D." w:date="2021-08-05T16:21:00Z">
                                <w:r w:rsidRPr="002C0C35">
                                  <w:rPr>
                                    <w:b w:val="0"/>
                                    <w:bCs/>
                                  </w:rPr>
                                  <w:t>Comparisons were conducted using Maaslin2, controlling for patient</w:t>
                                </w:r>
                              </w:ins>
                              <w:ins w:id="6067" w:author="Jochum, Michael D." w:date="2021-08-05T16:26:00Z">
                                <w:r w:rsidR="006E64C6">
                                  <w:rPr>
                                    <w:b w:val="0"/>
                                    <w:bCs/>
                                  </w:rPr>
                                  <w:t xml:space="preserve"> ID</w:t>
                                </w:r>
                              </w:ins>
                              <w:ins w:id="6068" w:author="Jochum, Michael D." w:date="2021-08-05T16:21:00Z">
                                <w:r w:rsidRPr="002C0C35">
                                  <w:rPr>
                                    <w:b w:val="0"/>
                                    <w:bCs/>
                                  </w:rPr>
                                  <w:t xml:space="preserve"> with </w:t>
                                </w:r>
                                <w:r w:rsidRPr="002C0C35">
                                  <w:rPr>
                                    <w:b w:val="0"/>
                                    <w:bCs/>
                                  </w:rPr>
                                  <w:t>Benjamini Hochber</w:t>
                                </w:r>
                                <w:r>
                                  <w:rPr>
                                    <w:b w:val="0"/>
                                    <w:bCs/>
                                  </w:rPr>
                                  <w:t>g</w:t>
                                </w:r>
                                <w:r w:rsidRPr="002C0C35">
                                  <w:rPr>
                                    <w:b w:val="0"/>
                                    <w:bCs/>
                                  </w:rPr>
                                  <w:t xml:space="preserve"> multiple test comparison (q&lt;0.05)</w:t>
                                </w:r>
                              </w:ins>
                              <w:bookmarkEnd w:id="6039"/>
                            </w:p>
                            <w:p w14:paraId="68F44AE5" w14:textId="6BBB0D95" w:rsidR="008B2D9C" w:rsidDel="00A53245" w:rsidRDefault="008B2D9C">
                              <w:pPr>
                                <w:rPr>
                                  <w:del w:id="6069" w:author="Jochum, Michael D." w:date="2021-08-05T16:30:00Z"/>
                                </w:rPr>
                              </w:pPr>
                            </w:p>
                            <w:bookmarkEnd w:id="6040"/>
                            <w:p w14:paraId="23801CF7" w14:textId="094FCC9C" w:rsidR="008B2D9C" w:rsidRPr="00EA7A62" w:rsidRDefault="008B2D9C">
                              <w:pPr>
                                <w:pStyle w:val="Caption"/>
                                <w:rPr>
                                  <w:noProof/>
                                </w:rPr>
                                <w:pPrChange w:id="6070" w:author="Jochum, Michael D." w:date="2021-08-05T16:16: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139A6D" id="Text Box 15" o:spid="_x0000_s1028" type="#_x0000_t202" style="position:absolute;margin-left:48.7pt;margin-top:445.5pt;width:669.7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" stroked="f">
                  <v:textbox style="mso-fit-shape-to-text:t" inset="0,0,0,0">
                    <w:txbxContent>
                      <w:p w14:paraId="588B0965" w14:textId="3E3304A8" w:rsidR="008B2D9C" w:rsidRPr="00EA7A62" w:rsidDel="00A53245" w:rsidRDefault="008B2D9C">
                        <w:pPr>
                          <w:pStyle w:val="Caption"/>
                          <w:rPr>
                            <w:del w:id="6071" w:author="Jochum, Michael D." w:date="2021-08-05T16:30:00Z"/>
                            <w:noProof/>
                          </w:rPr>
                          <w:pPrChange w:id="6072" w:author="Jochum, Michael D." w:date="2021-08-05T16:16:00Z">
                            <w:pPr/>
                          </w:pPrChange>
                        </w:pPr>
                        <w:bookmarkStart w:id="6073" w:name="_Toc79073355"/>
                        <w:bookmarkStart w:id="6074" w:name="_Ref79070768"/>
                        <w:ins w:id="6075" w:author="Jochum, Michael D." w:date="2021-08-05T15:43:00Z">
                          <w:r>
                            <w:t xml:space="preserve">Figure </w:t>
                          </w:r>
                          <w:r>
                            <w:fldChar w:fldCharType="begin"/>
                          </w:r>
                          <w:r>
                            <w:instrText xml:space="preserve"> SEQ Figure \* ARABIC </w:instrText>
                          </w:r>
                        </w:ins>
                        <w:r>
                          <w:fldChar w:fldCharType="separate"/>
                        </w:r>
                        <w:ins w:id="6076" w:author="Jochum, Michael D." w:date="2021-08-05T15:44:00Z">
                          <w:r>
                            <w:rPr>
                              <w:noProof/>
                            </w:rPr>
                            <w:t>3</w:t>
                          </w:r>
                        </w:ins>
                        <w:ins w:id="6077" w:author="Jochum, Michael D." w:date="2021-08-05T15:43:00Z">
                          <w:r>
                            <w:fldChar w:fldCharType="end"/>
                          </w:r>
                        </w:ins>
                        <w:ins w:id="6078" w:author="Jochum, Michael D." w:date="2021-08-05T16:21:00Z">
                          <w:r w:rsidRPr="002C0C35">
                            <w:rPr>
                              <w:b w:val="0"/>
                              <w:bCs/>
                            </w:rPr>
                            <w:t xml:space="preserve"> </w:t>
                          </w:r>
                        </w:ins>
                        <w:ins w:id="6079" w:author="Jochum, Michael D." w:date="2021-08-05T16:27:00Z">
                          <w:r w:rsidR="006E64C6">
                            <w:rPr>
                              <w:b w:val="0"/>
                              <w:bCs/>
                            </w:rPr>
                            <w:t>Heatmap</w:t>
                          </w:r>
                        </w:ins>
                        <w:ins w:id="6080" w:author="Jochum, Michael D." w:date="2021-08-05T16:22:00Z">
                          <w:r>
                            <w:rPr>
                              <w:b w:val="0"/>
                              <w:bCs/>
                            </w:rPr>
                            <w:t xml:space="preserve"> of </w:t>
                          </w:r>
                        </w:ins>
                        <w:ins w:id="6081" w:author="Jochum, Michael D." w:date="2021-08-05T16:24:00Z">
                          <w:r w:rsidR="006E64C6">
                            <w:rPr>
                              <w:b w:val="0"/>
                              <w:bCs/>
                            </w:rPr>
                            <w:t>Significantly</w:t>
                          </w:r>
                        </w:ins>
                        <w:ins w:id="6082" w:author="Jochum, Michael D." w:date="2021-08-05T16:22:00Z">
                          <w:r>
                            <w:rPr>
                              <w:b w:val="0"/>
                              <w:bCs/>
                            </w:rPr>
                            <w:t xml:space="preserve"> different </w:t>
                          </w:r>
                        </w:ins>
                        <w:ins w:id="6083" w:author="Jochum, Michael D." w:date="2021-08-05T16:21:00Z">
                          <w:r w:rsidRPr="002C0C35">
                            <w:rPr>
                              <w:b w:val="0"/>
                              <w:bCs/>
                            </w:rPr>
                            <w:t xml:space="preserve">gene ontology </w:t>
                          </w:r>
                          <w:r>
                            <w:rPr>
                              <w:b w:val="0"/>
                              <w:bCs/>
                            </w:rPr>
                            <w:t xml:space="preserve">terms </w:t>
                          </w:r>
                          <w:r w:rsidRPr="002C0C35">
                            <w:rPr>
                              <w:b w:val="0"/>
                              <w:bCs/>
                            </w:rPr>
                            <w:t>associated with COVID19</w:t>
                          </w:r>
                          <w:r>
                            <w:rPr>
                              <w:b w:val="0"/>
                              <w:bCs/>
                            </w:rPr>
                            <w:t xml:space="preserve"> </w:t>
                          </w:r>
                        </w:ins>
                        <w:ins w:id="6084" w:author="Jochum, Michael D." w:date="2021-08-05T16:24:00Z">
                          <w:r w:rsidR="006E64C6">
                            <w:rPr>
                              <w:b w:val="0"/>
                              <w:bCs/>
                            </w:rPr>
                            <w:t>mortality comparing</w:t>
                          </w:r>
                        </w:ins>
                        <w:ins w:id="6085" w:author="Jochum, Michael D." w:date="2021-08-05T16:23:00Z">
                          <w:r w:rsidR="006E64C6">
                            <w:rPr>
                              <w:b w:val="0"/>
                              <w:bCs/>
                            </w:rPr>
                            <w:t xml:space="preserve"> </w:t>
                          </w:r>
                        </w:ins>
                        <w:ins w:id="6086" w:author="Jochum, Michael D." w:date="2021-08-05T16:21:00Z">
                          <w:r>
                            <w:rPr>
                              <w:b w:val="0"/>
                              <w:bCs/>
                            </w:rPr>
                            <w:t xml:space="preserve">deceased </w:t>
                          </w:r>
                        </w:ins>
                        <w:ins w:id="6087" w:author="Jochum, Michael D." w:date="2021-08-05T16:24:00Z">
                          <w:r w:rsidR="006E64C6">
                            <w:rPr>
                              <w:b w:val="0"/>
                              <w:bCs/>
                            </w:rPr>
                            <w:t xml:space="preserve">(n=10) </w:t>
                          </w:r>
                        </w:ins>
                        <w:ins w:id="6088" w:author="Jochum, Michael D." w:date="2021-08-05T16:21:00Z">
                          <w:r>
                            <w:rPr>
                              <w:b w:val="0"/>
                              <w:bCs/>
                            </w:rPr>
                            <w:t>v</w:t>
                          </w:r>
                        </w:ins>
                        <w:ins w:id="6089" w:author="Jochum, Michael D." w:date="2021-08-05T16:23:00Z">
                          <w:r w:rsidR="006E64C6">
                            <w:rPr>
                              <w:b w:val="0"/>
                              <w:bCs/>
                            </w:rPr>
                            <w:t xml:space="preserve">ersus </w:t>
                          </w:r>
                        </w:ins>
                        <w:ins w:id="6090" w:author="Jochum, Michael D." w:date="2021-08-05T16:21:00Z">
                          <w:r>
                            <w:rPr>
                              <w:b w:val="0"/>
                              <w:bCs/>
                            </w:rPr>
                            <w:t>survived</w:t>
                          </w:r>
                        </w:ins>
                        <w:ins w:id="6091" w:author="Jochum, Michael D." w:date="2021-08-05T16:23:00Z">
                          <w:r w:rsidR="006E64C6">
                            <w:rPr>
                              <w:b w:val="0"/>
                              <w:bCs/>
                            </w:rPr>
                            <w:t xml:space="preserve"> (n=15)</w:t>
                          </w:r>
                        </w:ins>
                        <w:ins w:id="6092" w:author="Jochum, Michael D." w:date="2021-08-05T16:21:00Z">
                          <w:r w:rsidRPr="002C0C35">
                            <w:rPr>
                              <w:b w:val="0"/>
                              <w:bCs/>
                            </w:rPr>
                            <w:t>.</w:t>
                          </w:r>
                          <w:r>
                            <w:rPr>
                              <w:b w:val="0"/>
                              <w:bCs/>
                            </w:rPr>
                            <w:t xml:space="preserve"> </w:t>
                          </w:r>
                        </w:ins>
                        <w:ins w:id="6093" w:author="Jochum, Michael D." w:date="2021-08-05T16:22:00Z">
                          <w:r>
                            <w:rPr>
                              <w:b w:val="0"/>
                              <w:bCs/>
                            </w:rPr>
                            <w:t xml:space="preserve">Rows are sorted by Depth1 parents and </w:t>
                          </w:r>
                        </w:ins>
                        <w:ins w:id="6094" w:author="Jochum, Michael D." w:date="2021-08-05T16:21:00Z">
                          <w:r>
                            <w:rPr>
                              <w:b w:val="0"/>
                              <w:bCs/>
                            </w:rPr>
                            <w:t>Columns are cluste</w:t>
                          </w:r>
                        </w:ins>
                        <w:ins w:id="6095" w:author="Jochum, Michael D." w:date="2021-08-05T16:22:00Z">
                          <w:r>
                            <w:rPr>
                              <w:b w:val="0"/>
                              <w:bCs/>
                            </w:rPr>
                            <w:t>red</w:t>
                          </w:r>
                        </w:ins>
                        <w:ins w:id="6096" w:author="Jochum, Michael D." w:date="2021-08-05T16:21:00Z">
                          <w:r>
                            <w:rPr>
                              <w:b w:val="0"/>
                              <w:bCs/>
                            </w:rPr>
                            <w:t xml:space="preserve"> by Euclidean distance using ward</w:t>
                          </w:r>
                        </w:ins>
                        <w:ins w:id="6097" w:author="Jochum, Michael D." w:date="2021-08-05T16:22:00Z">
                          <w:r>
                            <w:rPr>
                              <w:b w:val="0"/>
                              <w:bCs/>
                            </w:rPr>
                            <w:t xml:space="preserve"> D</w:t>
                          </w:r>
                        </w:ins>
                        <w:ins w:id="6098" w:author="Jochum, Michael D." w:date="2021-08-05T16:21:00Z">
                          <w:r>
                            <w:rPr>
                              <w:b w:val="0"/>
                              <w:bCs/>
                            </w:rPr>
                            <w:t>2 clustering</w:t>
                          </w:r>
                        </w:ins>
                        <w:ins w:id="6099" w:author="Jochum, Michael D." w:date="2021-08-05T16:22:00Z">
                          <w:r>
                            <w:rPr>
                              <w:b w:val="0"/>
                              <w:bCs/>
                            </w:rPr>
                            <w:t xml:space="preserve">. </w:t>
                          </w:r>
                        </w:ins>
                        <w:ins w:id="6100" w:author="Jochum, Michael D." w:date="2021-08-05T16:21:00Z">
                          <w:r w:rsidRPr="002C0C35">
                            <w:rPr>
                              <w:b w:val="0"/>
                              <w:bCs/>
                            </w:rPr>
                            <w:t>Comparisons were conducted using Maaslin2, controlling for patient</w:t>
                          </w:r>
                        </w:ins>
                        <w:ins w:id="6101" w:author="Jochum, Michael D." w:date="2021-08-05T16:26:00Z">
                          <w:r w:rsidR="006E64C6">
                            <w:rPr>
                              <w:b w:val="0"/>
                              <w:bCs/>
                            </w:rPr>
                            <w:t xml:space="preserve"> ID</w:t>
                          </w:r>
                        </w:ins>
                        <w:ins w:id="6102" w:author="Jochum, Michael D." w:date="2021-08-05T16:21:00Z">
                          <w:r w:rsidRPr="002C0C35">
                            <w:rPr>
                              <w:b w:val="0"/>
                              <w:bCs/>
                            </w:rPr>
                            <w:t xml:space="preserve"> with </w:t>
                          </w:r>
                          <w:r w:rsidRPr="002C0C35">
                            <w:rPr>
                              <w:b w:val="0"/>
                              <w:bCs/>
                            </w:rPr>
                            <w:t>Benjamini Hochber</w:t>
                          </w:r>
                          <w:r>
                            <w:rPr>
                              <w:b w:val="0"/>
                              <w:bCs/>
                            </w:rPr>
                            <w:t>g</w:t>
                          </w:r>
                          <w:r w:rsidRPr="002C0C35">
                            <w:rPr>
                              <w:b w:val="0"/>
                              <w:bCs/>
                            </w:rPr>
                            <w:t xml:space="preserve"> multiple test comparison (q&lt;0.05)</w:t>
                          </w:r>
                        </w:ins>
                        <w:bookmarkEnd w:id="6073"/>
                      </w:p>
                      <w:p w14:paraId="68F44AE5" w14:textId="6BBB0D95" w:rsidR="008B2D9C" w:rsidDel="00A53245" w:rsidRDefault="008B2D9C">
                        <w:pPr>
                          <w:rPr>
                            <w:del w:id="6103" w:author="Jochum, Michael D." w:date="2021-08-05T16:30:00Z"/>
                          </w:rPr>
                        </w:pPr>
                      </w:p>
                      <w:bookmarkEnd w:id="6074"/>
                      <w:p w14:paraId="23801CF7" w14:textId="094FCC9C" w:rsidR="008B2D9C" w:rsidRPr="00EA7A62" w:rsidRDefault="008B2D9C">
                        <w:pPr>
                          <w:pStyle w:val="Caption"/>
                          <w:rPr>
                            <w:noProof/>
                          </w:rPr>
                          <w:pPrChange w:id="6104" w:author="Jochum, Michael D." w:date="2021-08-05T16:16:00Z">
                            <w:pPr/>
                          </w:pPrChange>
                        </w:pPr>
                      </w:p>
                    </w:txbxContent>
                  </v:textbox>
                  <w10:wrap type="topAndBottom"/>
                </v:shape>
              </w:pict>
            </mc:Fallback>
          </mc:AlternateContent>
        </w:r>
      </w:ins>
      <w:ins w:id="6105" w:author="Jochum, Michael D." w:date="2021-08-05T15:21:00Z">
        <w:r w:rsidR="001D7C9C" w:rsidRPr="00F7092D">
          <w:rPr>
            <w:rFonts w:cstheme="minorHAnsi"/>
            <w:noProof/>
            <w:rPrChange w:id="6106" w:author="Jochum, Michael D." w:date="2021-08-05T16:09:00Z">
              <w:rPr>
                <w:noProof/>
              </w:rPr>
            </w:rPrChange>
          </w:rPr>
          <w:drawing>
            <wp:anchor distT="0" distB="0" distL="114300" distR="114300" simplePos="0" relativeHeight="251662336" behindDoc="0" locked="0" layoutInCell="1" allowOverlap="1" wp14:anchorId="2B5F9657" wp14:editId="399AD158">
              <wp:simplePos x="0" y="0"/>
              <wp:positionH relativeFrom="column">
                <wp:posOffset>-19050</wp:posOffset>
              </wp:positionH>
              <wp:positionV relativeFrom="paragraph">
                <wp:posOffset>469900</wp:posOffset>
              </wp:positionV>
              <wp:extent cx="9144000" cy="512762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144000" cy="5127625"/>
                      </a:xfrm>
                      <a:prstGeom prst="rect">
                        <a:avLst/>
                      </a:prstGeom>
                    </pic:spPr>
                  </pic:pic>
                </a:graphicData>
              </a:graphic>
            </wp:anchor>
          </w:drawing>
        </w:r>
      </w:ins>
      <w:ins w:id="6107" w:author="Jochum, Michael D." w:date="2021-08-05T15:23:00Z">
        <w:r w:rsidR="001D7C9C" w:rsidRPr="00F7092D">
          <w:rPr>
            <w:rFonts w:cstheme="minorHAnsi"/>
            <w:rPrChange w:id="6108" w:author="Jochum, Michael D." w:date="2021-08-05T16:09:00Z">
              <w:rPr>
                <w:sz w:val="24"/>
                <w:szCs w:val="24"/>
              </w:rPr>
            </w:rPrChange>
          </w:rPr>
          <w:br w:type="page"/>
        </w:r>
      </w:ins>
    </w:p>
    <w:p w14:paraId="6870F210" w14:textId="15A2D76C" w:rsidR="00A26509" w:rsidRPr="00F7092D" w:rsidRDefault="00A53245" w:rsidP="00320396">
      <w:pPr>
        <w:spacing w:line="240" w:lineRule="auto"/>
        <w:rPr>
          <w:ins w:id="6109" w:author="Jochum, Michael D." w:date="2021-08-05T15:23:00Z"/>
          <w:rFonts w:cstheme="minorHAnsi"/>
          <w:rPrChange w:id="6110" w:author="Jochum, Michael D." w:date="2021-08-05T16:09:00Z">
            <w:rPr>
              <w:ins w:id="6111" w:author="Jochum, Michael D." w:date="2021-08-05T15:23:00Z"/>
              <w:sz w:val="24"/>
              <w:szCs w:val="24"/>
            </w:rPr>
          </w:rPrChange>
        </w:rPr>
      </w:pPr>
      <w:ins w:id="6112" w:author="Jochum, Michael D." w:date="2021-08-05T15:27:00Z">
        <w:r w:rsidRPr="00F70574">
          <w:rPr>
            <w:rFonts w:cstheme="minorHAnsi"/>
            <w:noProof/>
          </w:rPr>
          <w:lastRenderedPageBreak/>
          <w:drawing>
            <wp:anchor distT="0" distB="0" distL="114300" distR="114300" simplePos="0" relativeHeight="251663360" behindDoc="0" locked="0" layoutInCell="1" allowOverlap="1" wp14:anchorId="61F90C9C" wp14:editId="33CE7CE6">
              <wp:simplePos x="0" y="0"/>
              <wp:positionH relativeFrom="margin">
                <wp:posOffset>1247775</wp:posOffset>
              </wp:positionH>
              <wp:positionV relativeFrom="margin">
                <wp:posOffset>257175</wp:posOffset>
              </wp:positionV>
              <wp:extent cx="6877050" cy="562038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77050" cy="5620385"/>
                      </a:xfrm>
                      <a:prstGeom prst="rect">
                        <a:avLst/>
                      </a:prstGeom>
                    </pic:spPr>
                  </pic:pic>
                </a:graphicData>
              </a:graphic>
              <wp14:sizeRelH relativeFrom="margin">
                <wp14:pctWidth>0</wp14:pctWidth>
              </wp14:sizeRelH>
              <wp14:sizeRelV relativeFrom="margin">
                <wp14:pctHeight>0</wp14:pctHeight>
              </wp14:sizeRelV>
            </wp:anchor>
          </w:drawing>
        </w:r>
      </w:ins>
    </w:p>
    <w:p w14:paraId="3DCFEE23" w14:textId="122BD371" w:rsidR="001D7C9C" w:rsidRPr="00F7092D" w:rsidRDefault="00A53245">
      <w:pPr>
        <w:spacing w:line="240" w:lineRule="auto"/>
        <w:rPr>
          <w:rFonts w:cstheme="minorHAnsi"/>
          <w:rPrChange w:id="6113" w:author="Jochum, Michael D." w:date="2021-08-05T16:09:00Z">
            <w:rPr>
              <w:sz w:val="24"/>
              <w:szCs w:val="24"/>
            </w:rPr>
          </w:rPrChange>
        </w:rPr>
        <w:pPrChange w:id="6114" w:author="Jochum, Michael D." w:date="2021-08-03T13:38:00Z">
          <w:pPr/>
        </w:pPrChange>
      </w:pPr>
      <w:ins w:id="6115" w:author="Jochum, Michael D." w:date="2021-08-05T15:43:00Z">
        <w:r w:rsidRPr="00F70574">
          <w:rPr>
            <w:rFonts w:cstheme="minorHAnsi"/>
            <w:noProof/>
          </w:rPr>
          <mc:AlternateContent>
            <mc:Choice Requires="wps">
              <w:drawing>
                <wp:anchor distT="0" distB="0" distL="114300" distR="114300" simplePos="0" relativeHeight="251671552" behindDoc="0" locked="0" layoutInCell="1" allowOverlap="1" wp14:anchorId="0E477740" wp14:editId="04574388">
                  <wp:simplePos x="0" y="0"/>
                  <wp:positionH relativeFrom="column">
                    <wp:posOffset>986790</wp:posOffset>
                  </wp:positionH>
                  <wp:positionV relativeFrom="paragraph">
                    <wp:posOffset>5687695</wp:posOffset>
                  </wp:positionV>
                  <wp:extent cx="755142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7551420" cy="635"/>
                          </a:xfrm>
                          <a:prstGeom prst="rect">
                            <a:avLst/>
                          </a:prstGeom>
                          <a:solidFill>
                            <a:prstClr val="white"/>
                          </a:solidFill>
                          <a:ln>
                            <a:noFill/>
                          </a:ln>
                        </wps:spPr>
                        <wps:txbx>
                          <w:txbxContent>
                            <w:p w14:paraId="6ABB306E" w14:textId="3535D42F" w:rsidR="008B2D9C" w:rsidRPr="00F70574" w:rsidRDefault="008B2D9C">
                              <w:pPr>
                                <w:pStyle w:val="Caption"/>
                                <w:rPr>
                                  <w:noProof/>
                                </w:rPr>
                                <w:pPrChange w:id="6116" w:author="Jochum, Michael D." w:date="2021-08-05T16:16:00Z">
                                  <w:pPr>
                                    <w:spacing w:line="240" w:lineRule="auto"/>
                                  </w:pPr>
                                </w:pPrChange>
                              </w:pPr>
                              <w:bookmarkStart w:id="6117" w:name="_Ref79071488"/>
                              <w:bookmarkStart w:id="6118" w:name="_Toc79073357"/>
                              <w:ins w:id="6119" w:author="Jochum, Michael D." w:date="2021-08-05T15:43:00Z">
                                <w:r>
                                  <w:t xml:space="preserve">Figure </w:t>
                                </w:r>
                                <w:r>
                                  <w:fldChar w:fldCharType="begin"/>
                                </w:r>
                                <w:r>
                                  <w:instrText xml:space="preserve"> SEQ Figure \* ARABIC </w:instrText>
                                </w:r>
                              </w:ins>
                              <w:r>
                                <w:fldChar w:fldCharType="separate"/>
                              </w:r>
                              <w:ins w:id="6120" w:author="Jochum, Michael D." w:date="2021-08-05T15:44:00Z">
                                <w:r>
                                  <w:rPr>
                                    <w:noProof/>
                                  </w:rPr>
                                  <w:t>4</w:t>
                                </w:r>
                              </w:ins>
                              <w:ins w:id="6121" w:author="Jochum, Michael D." w:date="2021-08-05T15:43:00Z">
                                <w:r>
                                  <w:fldChar w:fldCharType="end"/>
                                </w:r>
                                <w:bookmarkEnd w:id="6117"/>
                                <w:r>
                                  <w:t xml:space="preserve"> </w:t>
                                </w:r>
                              </w:ins>
                              <w:ins w:id="6122" w:author="Jochum, Michael D." w:date="2021-08-05T16:33:00Z">
                                <w:r w:rsidR="004F2798">
                                  <w:rPr>
                                    <w:b w:val="0"/>
                                    <w:bCs/>
                                  </w:rPr>
                                  <w:t>He</w:t>
                                </w:r>
                              </w:ins>
                              <w:ins w:id="6123" w:author="Jochum, Michael D." w:date="2021-08-05T15:43:00Z">
                                <w:r w:rsidRPr="00A53245">
                                  <w:rPr>
                                    <w:b w:val="0"/>
                                    <w:bCs/>
                                    <w:rPrChange w:id="6124" w:author="Jochum, Michael D." w:date="2021-08-05T16:30:00Z">
                                      <w:rPr/>
                                    </w:rPrChange>
                                  </w:rPr>
                                  <w:t>at tree</w:t>
                                </w:r>
                              </w:ins>
                              <w:bookmarkEnd w:id="6118"/>
                              <w:ins w:id="6125" w:author="Jochum, Michael D." w:date="2021-08-05T16:32:00Z">
                                <w:r w:rsidR="00A53245">
                                  <w:rPr>
                                    <w:b w:val="0"/>
                                    <w:bCs/>
                                  </w:rPr>
                                  <w:t xml:space="preserve"> </w:t>
                                </w:r>
                              </w:ins>
                              <w:ins w:id="6126" w:author="Jochum, Michael D." w:date="2021-08-05T16:31:00Z">
                                <w:r w:rsidR="00A53245">
                                  <w:rPr>
                                    <w:b w:val="0"/>
                                    <w:bCs/>
                                  </w:rPr>
                                  <w:t>demonstrating the s</w:t>
                                </w:r>
                                <w:r w:rsidR="00A53245" w:rsidRPr="00A53245">
                                  <w:rPr>
                                    <w:b w:val="0"/>
                                    <w:rPrChange w:id="6127" w:author="Jochum, Michael D." w:date="2021-08-05T16:31:00Z">
                                      <w:rPr>
                                        <w:bCs/>
                                        <w:iCs/>
                                      </w:rPr>
                                    </w:rPrChange>
                                  </w:rPr>
                                  <w:t xml:space="preserve">urvivors of COVID19 moderate to severe disease had a significantly unique BALF </w:t>
                                </w:r>
                                <w:r w:rsidR="00A53245" w:rsidRPr="00A53245">
                                  <w:rPr>
                                    <w:b w:val="0"/>
                                    <w:rPrChange w:id="6128" w:author="Jochum, Michael D." w:date="2021-08-05T16:31:00Z">
                                      <w:rPr>
                                        <w:bCs/>
                                        <w:iCs/>
                                      </w:rPr>
                                    </w:rPrChange>
                                  </w:rPr>
                                  <w:t xml:space="preserve">metatransciptome profile with notable decreases in the log2 median ratios in the Family </w:t>
                                </w:r>
                                <w:r w:rsidR="00A53245" w:rsidRPr="00A53245">
                                  <w:rPr>
                                    <w:b w:val="0"/>
                                    <w:i/>
                                    <w:rPrChange w:id="6129" w:author="Jochum, Michael D." w:date="2021-08-05T16:31:00Z">
                                      <w:rPr>
                                        <w:bCs/>
                                        <w:i/>
                                        <w:iCs/>
                                      </w:rPr>
                                    </w:rPrChange>
                                  </w:rPr>
                                  <w:t>Comamonadaceae</w:t>
                                </w:r>
                                <w:r w:rsidR="00A53245" w:rsidRPr="00A53245">
                                  <w:rPr>
                                    <w:b w:val="0"/>
                                    <w:i/>
                                    <w:rPrChange w:id="6130" w:author="Jochum, Michael D." w:date="2021-08-05T16:31:00Z">
                                      <w:rPr>
                                        <w:b/>
                                        <w:i/>
                                      </w:rPr>
                                    </w:rPrChange>
                                  </w:rPr>
                                  <w:t>,</w:t>
                                </w:r>
                                <w:r w:rsidR="00A53245" w:rsidRPr="00A53245">
                                  <w:rPr>
                                    <w:b w:val="0"/>
                                    <w:i/>
                                    <w:rPrChange w:id="6131" w:author="Jochum, Michael D." w:date="2021-08-05T16:31:00Z">
                                      <w:rPr>
                                        <w:bCs/>
                                        <w:i/>
                                        <w:iCs/>
                                      </w:rPr>
                                    </w:rPrChange>
                                  </w:rPr>
                                  <w:t xml:space="preserve"> </w:t>
                                </w:r>
                                <w:r w:rsidR="00A53245" w:rsidRPr="00A53245">
                                  <w:rPr>
                                    <w:b w:val="0"/>
                                    <w:iCs w:val="0"/>
                                    <w:rPrChange w:id="6132" w:author="Jochum, Michael D." w:date="2021-08-05T16:31:00Z">
                                      <w:rPr>
                                        <w:bCs/>
                                        <w:i/>
                                        <w:iCs/>
                                      </w:rPr>
                                    </w:rPrChange>
                                  </w:rPr>
                                  <w:t>genus</w:t>
                                </w:r>
                                <w:r w:rsidR="00A53245" w:rsidRPr="00A53245">
                                  <w:rPr>
                                    <w:b w:val="0"/>
                                    <w:i/>
                                    <w:rPrChange w:id="6133" w:author="Jochum, Michael D." w:date="2021-08-05T16:31:00Z">
                                      <w:rPr>
                                        <w:bCs/>
                                        <w:i/>
                                        <w:iCs/>
                                      </w:rPr>
                                    </w:rPrChange>
                                  </w:rPr>
                                  <w:t xml:space="preserve"> Variovora</w:t>
                                </w:r>
                                <w:r w:rsidR="00A53245" w:rsidRPr="00A53245">
                                  <w:rPr>
                                    <w:b w:val="0"/>
                                    <w:i/>
                                    <w:rPrChange w:id="6134" w:author="Jochum, Michael D." w:date="2021-08-05T16:31:00Z">
                                      <w:rPr>
                                        <w:b/>
                                        <w:i/>
                                      </w:rPr>
                                    </w:rPrChange>
                                  </w:rPr>
                                  <w:t>,</w:t>
                                </w:r>
                                <w:r w:rsidR="00A53245" w:rsidRPr="00A53245">
                                  <w:rPr>
                                    <w:b w:val="0"/>
                                    <w:iCs w:val="0"/>
                                    <w:rPrChange w:id="6135" w:author="Jochum, Michael D." w:date="2021-08-05T16:31:00Z">
                                      <w:rPr>
                                        <w:bCs/>
                                        <w:i/>
                                        <w:iCs/>
                                      </w:rPr>
                                    </w:rPrChange>
                                  </w:rPr>
                                  <w:t xml:space="preserve"> and</w:t>
                                </w:r>
                                <w:r w:rsidR="00A53245">
                                  <w:rPr>
                                    <w:b w:val="0"/>
                                    <w:iCs w:val="0"/>
                                  </w:rPr>
                                  <w:t xml:space="preserve"> </w:t>
                                </w:r>
                              </w:ins>
                              <w:ins w:id="6136" w:author="Jochum, Michael D." w:date="2021-08-05T16:32:00Z">
                                <w:r w:rsidR="00A53245" w:rsidRPr="00A53245">
                                  <w:rPr>
                                    <w:b w:val="0"/>
                                    <w:iCs w:val="0"/>
                                    <w:rPrChange w:id="6137" w:author="Jochum, Michael D." w:date="2021-08-05T16:32:00Z">
                                      <w:rPr>
                                        <w:b/>
                                        <w:iCs/>
                                      </w:rPr>
                                    </w:rPrChange>
                                  </w:rPr>
                                  <w:t>sign</w:t>
                                </w:r>
                              </w:ins>
                              <w:ins w:id="6138" w:author="Jochum, Michael D." w:date="2021-08-05T16:31:00Z">
                                <w:r w:rsidR="00A53245" w:rsidRPr="00A53245">
                                  <w:rPr>
                                    <w:b w:val="0"/>
                                    <w:iCs w:val="0"/>
                                    <w:rPrChange w:id="6139" w:author="Jochum, Michael D." w:date="2021-08-05T16:32:00Z">
                                      <w:rPr>
                                        <w:b/>
                                        <w:bCs/>
                                        <w:i/>
                                        <w:iCs/>
                                      </w:rPr>
                                    </w:rPrChange>
                                  </w:rPr>
                                  <w:t>ificant increases in the log2 median ratios of order</w:t>
                                </w:r>
                                <w:r w:rsidR="00A53245" w:rsidRPr="00A53245">
                                  <w:rPr>
                                    <w:b w:val="0"/>
                                    <w:i/>
                                    <w:rPrChange w:id="6140" w:author="Jochum, Michael D." w:date="2021-08-05T16:31:00Z">
                                      <w:rPr>
                                        <w:b/>
                                        <w:bCs/>
                                        <w:i/>
                                        <w:iCs/>
                                      </w:rPr>
                                    </w:rPrChange>
                                  </w:rPr>
                                  <w:t xml:space="preserve"> Bacteroidia </w:t>
                                </w:r>
                                <w:r w:rsidR="00A53245" w:rsidRPr="00A53245">
                                  <w:rPr>
                                    <w:b w:val="0"/>
                                    <w:iCs w:val="0"/>
                                    <w:rPrChange w:id="6141" w:author="Jochum, Michael D." w:date="2021-08-05T16:32:00Z">
                                      <w:rPr>
                                        <w:b/>
                                        <w:bCs/>
                                        <w:i/>
                                        <w:iCs/>
                                      </w:rPr>
                                    </w:rPrChange>
                                  </w:rPr>
                                  <w:t>and class</w:t>
                                </w:r>
                                <w:r w:rsidR="00A53245" w:rsidRPr="00A53245">
                                  <w:rPr>
                                    <w:b w:val="0"/>
                                    <w:i/>
                                    <w:rPrChange w:id="6142" w:author="Jochum, Michael D." w:date="2021-08-05T16:31:00Z">
                                      <w:rPr>
                                        <w:b/>
                                        <w:bCs/>
                                        <w:i/>
                                        <w:iCs/>
                                      </w:rPr>
                                    </w:rPrChange>
                                  </w:rPr>
                                  <w:t xml:space="preserve"> Bacteroidales</w:t>
                                </w:r>
                              </w:ins>
                              <w:ins w:id="6143" w:author="Jochum, Michael D." w:date="2021-08-05T16:32:00Z">
                                <w:r w:rsidR="00A53245">
                                  <w:rPr>
                                    <w:b w:val="0"/>
                                    <w:i/>
                                  </w:rP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77740" id="Text Box 16" o:spid="_x0000_s1029" type="#_x0000_t202" style="position:absolute;margin-left:77.7pt;margin-top:447.85pt;width:594.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EqLg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" stroked="f">
                  <v:textbox style="mso-fit-shape-to-text:t" inset="0,0,0,0">
                    <w:txbxContent>
                      <w:p w14:paraId="6ABB306E" w14:textId="3535D42F" w:rsidR="008B2D9C" w:rsidRPr="00F70574" w:rsidRDefault="008B2D9C">
                        <w:pPr>
                          <w:pStyle w:val="Caption"/>
                          <w:rPr>
                            <w:noProof/>
                          </w:rPr>
                          <w:pPrChange w:id="6144" w:author="Jochum, Michael D." w:date="2021-08-05T16:16:00Z">
                            <w:pPr>
                              <w:spacing w:line="240" w:lineRule="auto"/>
                            </w:pPr>
                          </w:pPrChange>
                        </w:pPr>
                        <w:bookmarkStart w:id="6145" w:name="_Ref79071488"/>
                        <w:bookmarkStart w:id="6146" w:name="_Toc79073357"/>
                        <w:ins w:id="6147" w:author="Jochum, Michael D." w:date="2021-08-05T15:43:00Z">
                          <w:r>
                            <w:t xml:space="preserve">Figure </w:t>
                          </w:r>
                          <w:r>
                            <w:fldChar w:fldCharType="begin"/>
                          </w:r>
                          <w:r>
                            <w:instrText xml:space="preserve"> SEQ Figure \* ARABIC </w:instrText>
                          </w:r>
                        </w:ins>
                        <w:r>
                          <w:fldChar w:fldCharType="separate"/>
                        </w:r>
                        <w:ins w:id="6148" w:author="Jochum, Michael D." w:date="2021-08-05T15:44:00Z">
                          <w:r>
                            <w:rPr>
                              <w:noProof/>
                            </w:rPr>
                            <w:t>4</w:t>
                          </w:r>
                        </w:ins>
                        <w:ins w:id="6149" w:author="Jochum, Michael D." w:date="2021-08-05T15:43:00Z">
                          <w:r>
                            <w:fldChar w:fldCharType="end"/>
                          </w:r>
                          <w:bookmarkEnd w:id="6145"/>
                          <w:r>
                            <w:t xml:space="preserve"> </w:t>
                          </w:r>
                        </w:ins>
                        <w:ins w:id="6150" w:author="Jochum, Michael D." w:date="2021-08-05T16:33:00Z">
                          <w:r w:rsidR="004F2798">
                            <w:rPr>
                              <w:b w:val="0"/>
                              <w:bCs/>
                            </w:rPr>
                            <w:t>He</w:t>
                          </w:r>
                        </w:ins>
                        <w:ins w:id="6151" w:author="Jochum, Michael D." w:date="2021-08-05T15:43:00Z">
                          <w:r w:rsidRPr="00A53245">
                            <w:rPr>
                              <w:b w:val="0"/>
                              <w:bCs/>
                              <w:rPrChange w:id="6152" w:author="Jochum, Michael D." w:date="2021-08-05T16:30:00Z">
                                <w:rPr/>
                              </w:rPrChange>
                            </w:rPr>
                            <w:t>at tree</w:t>
                          </w:r>
                        </w:ins>
                        <w:bookmarkEnd w:id="6146"/>
                        <w:ins w:id="6153" w:author="Jochum, Michael D." w:date="2021-08-05T16:32:00Z">
                          <w:r w:rsidR="00A53245">
                            <w:rPr>
                              <w:b w:val="0"/>
                              <w:bCs/>
                            </w:rPr>
                            <w:t xml:space="preserve"> </w:t>
                          </w:r>
                        </w:ins>
                        <w:ins w:id="6154" w:author="Jochum, Michael D." w:date="2021-08-05T16:31:00Z">
                          <w:r w:rsidR="00A53245">
                            <w:rPr>
                              <w:b w:val="0"/>
                              <w:bCs/>
                            </w:rPr>
                            <w:t>demonstrating the s</w:t>
                          </w:r>
                          <w:r w:rsidR="00A53245" w:rsidRPr="00A53245">
                            <w:rPr>
                              <w:b w:val="0"/>
                              <w:rPrChange w:id="6155" w:author="Jochum, Michael D." w:date="2021-08-05T16:31:00Z">
                                <w:rPr>
                                  <w:bCs/>
                                  <w:iCs/>
                                </w:rPr>
                              </w:rPrChange>
                            </w:rPr>
                            <w:t xml:space="preserve">urvivors of COVID19 moderate to severe disease had a significantly unique BALF </w:t>
                          </w:r>
                          <w:r w:rsidR="00A53245" w:rsidRPr="00A53245">
                            <w:rPr>
                              <w:b w:val="0"/>
                              <w:rPrChange w:id="6156" w:author="Jochum, Michael D." w:date="2021-08-05T16:31:00Z">
                                <w:rPr>
                                  <w:bCs/>
                                  <w:iCs/>
                                </w:rPr>
                              </w:rPrChange>
                            </w:rPr>
                            <w:t xml:space="preserve">metatransciptome profile with notable decreases in the log2 median ratios in the Family </w:t>
                          </w:r>
                          <w:r w:rsidR="00A53245" w:rsidRPr="00A53245">
                            <w:rPr>
                              <w:b w:val="0"/>
                              <w:i/>
                              <w:rPrChange w:id="6157" w:author="Jochum, Michael D." w:date="2021-08-05T16:31:00Z">
                                <w:rPr>
                                  <w:bCs/>
                                  <w:i/>
                                  <w:iCs/>
                                </w:rPr>
                              </w:rPrChange>
                            </w:rPr>
                            <w:t>Comamonadaceae</w:t>
                          </w:r>
                          <w:r w:rsidR="00A53245" w:rsidRPr="00A53245">
                            <w:rPr>
                              <w:b w:val="0"/>
                              <w:i/>
                              <w:rPrChange w:id="6158" w:author="Jochum, Michael D." w:date="2021-08-05T16:31:00Z">
                                <w:rPr>
                                  <w:b/>
                                  <w:i/>
                                </w:rPr>
                              </w:rPrChange>
                            </w:rPr>
                            <w:t>,</w:t>
                          </w:r>
                          <w:r w:rsidR="00A53245" w:rsidRPr="00A53245">
                            <w:rPr>
                              <w:b w:val="0"/>
                              <w:i/>
                              <w:rPrChange w:id="6159" w:author="Jochum, Michael D." w:date="2021-08-05T16:31:00Z">
                                <w:rPr>
                                  <w:bCs/>
                                  <w:i/>
                                  <w:iCs/>
                                </w:rPr>
                              </w:rPrChange>
                            </w:rPr>
                            <w:t xml:space="preserve"> </w:t>
                          </w:r>
                          <w:r w:rsidR="00A53245" w:rsidRPr="00A53245">
                            <w:rPr>
                              <w:b w:val="0"/>
                              <w:iCs w:val="0"/>
                              <w:rPrChange w:id="6160" w:author="Jochum, Michael D." w:date="2021-08-05T16:31:00Z">
                                <w:rPr>
                                  <w:bCs/>
                                  <w:i/>
                                  <w:iCs/>
                                </w:rPr>
                              </w:rPrChange>
                            </w:rPr>
                            <w:t>genus</w:t>
                          </w:r>
                          <w:r w:rsidR="00A53245" w:rsidRPr="00A53245">
                            <w:rPr>
                              <w:b w:val="0"/>
                              <w:i/>
                              <w:rPrChange w:id="6161" w:author="Jochum, Michael D." w:date="2021-08-05T16:31:00Z">
                                <w:rPr>
                                  <w:bCs/>
                                  <w:i/>
                                  <w:iCs/>
                                </w:rPr>
                              </w:rPrChange>
                            </w:rPr>
                            <w:t xml:space="preserve"> Variovora</w:t>
                          </w:r>
                          <w:r w:rsidR="00A53245" w:rsidRPr="00A53245">
                            <w:rPr>
                              <w:b w:val="0"/>
                              <w:i/>
                              <w:rPrChange w:id="6162" w:author="Jochum, Michael D." w:date="2021-08-05T16:31:00Z">
                                <w:rPr>
                                  <w:b/>
                                  <w:i/>
                                </w:rPr>
                              </w:rPrChange>
                            </w:rPr>
                            <w:t>,</w:t>
                          </w:r>
                          <w:r w:rsidR="00A53245" w:rsidRPr="00A53245">
                            <w:rPr>
                              <w:b w:val="0"/>
                              <w:iCs w:val="0"/>
                              <w:rPrChange w:id="6163" w:author="Jochum, Michael D." w:date="2021-08-05T16:31:00Z">
                                <w:rPr>
                                  <w:bCs/>
                                  <w:i/>
                                  <w:iCs/>
                                </w:rPr>
                              </w:rPrChange>
                            </w:rPr>
                            <w:t xml:space="preserve"> and</w:t>
                          </w:r>
                          <w:r w:rsidR="00A53245">
                            <w:rPr>
                              <w:b w:val="0"/>
                              <w:iCs w:val="0"/>
                            </w:rPr>
                            <w:t xml:space="preserve"> </w:t>
                          </w:r>
                        </w:ins>
                        <w:ins w:id="6164" w:author="Jochum, Michael D." w:date="2021-08-05T16:32:00Z">
                          <w:r w:rsidR="00A53245" w:rsidRPr="00A53245">
                            <w:rPr>
                              <w:b w:val="0"/>
                              <w:iCs w:val="0"/>
                              <w:rPrChange w:id="6165" w:author="Jochum, Michael D." w:date="2021-08-05T16:32:00Z">
                                <w:rPr>
                                  <w:b/>
                                  <w:iCs/>
                                </w:rPr>
                              </w:rPrChange>
                            </w:rPr>
                            <w:t>sign</w:t>
                          </w:r>
                        </w:ins>
                        <w:ins w:id="6166" w:author="Jochum, Michael D." w:date="2021-08-05T16:31:00Z">
                          <w:r w:rsidR="00A53245" w:rsidRPr="00A53245">
                            <w:rPr>
                              <w:b w:val="0"/>
                              <w:iCs w:val="0"/>
                              <w:rPrChange w:id="6167" w:author="Jochum, Michael D." w:date="2021-08-05T16:32:00Z">
                                <w:rPr>
                                  <w:b/>
                                  <w:bCs/>
                                  <w:i/>
                                  <w:iCs/>
                                </w:rPr>
                              </w:rPrChange>
                            </w:rPr>
                            <w:t>ificant increases in the log2 median ratios of order</w:t>
                          </w:r>
                          <w:r w:rsidR="00A53245" w:rsidRPr="00A53245">
                            <w:rPr>
                              <w:b w:val="0"/>
                              <w:i/>
                              <w:rPrChange w:id="6168" w:author="Jochum, Michael D." w:date="2021-08-05T16:31:00Z">
                                <w:rPr>
                                  <w:b/>
                                  <w:bCs/>
                                  <w:i/>
                                  <w:iCs/>
                                </w:rPr>
                              </w:rPrChange>
                            </w:rPr>
                            <w:t xml:space="preserve"> Bacteroidia </w:t>
                          </w:r>
                          <w:r w:rsidR="00A53245" w:rsidRPr="00A53245">
                            <w:rPr>
                              <w:b w:val="0"/>
                              <w:iCs w:val="0"/>
                              <w:rPrChange w:id="6169" w:author="Jochum, Michael D." w:date="2021-08-05T16:32:00Z">
                                <w:rPr>
                                  <w:b/>
                                  <w:bCs/>
                                  <w:i/>
                                  <w:iCs/>
                                </w:rPr>
                              </w:rPrChange>
                            </w:rPr>
                            <w:t>and class</w:t>
                          </w:r>
                          <w:r w:rsidR="00A53245" w:rsidRPr="00A53245">
                            <w:rPr>
                              <w:b w:val="0"/>
                              <w:i/>
                              <w:rPrChange w:id="6170" w:author="Jochum, Michael D." w:date="2021-08-05T16:31:00Z">
                                <w:rPr>
                                  <w:b/>
                                  <w:bCs/>
                                  <w:i/>
                                  <w:iCs/>
                                </w:rPr>
                              </w:rPrChange>
                            </w:rPr>
                            <w:t xml:space="preserve"> Bacteroidales</w:t>
                          </w:r>
                        </w:ins>
                        <w:ins w:id="6171" w:author="Jochum, Michael D." w:date="2021-08-05T16:32:00Z">
                          <w:r w:rsidR="00A53245">
                            <w:rPr>
                              <w:b w:val="0"/>
                              <w:i/>
                            </w:rPr>
                            <w:t>.</w:t>
                          </w:r>
                        </w:ins>
                      </w:p>
                    </w:txbxContent>
                  </v:textbox>
                  <w10:wrap type="topAndBottom"/>
                </v:shape>
              </w:pict>
            </mc:Fallback>
          </mc:AlternateContent>
        </w:r>
      </w:ins>
    </w:p>
    <w:sectPr w:rsidR="001D7C9C" w:rsidRPr="00F7092D" w:rsidSect="001B3928">
      <w:pgSz w:w="15840" w:h="12240" w:orient="landscape"/>
      <w:pgMar w:top="720" w:right="720" w:bottom="720" w:left="720" w:header="720" w:footer="720" w:gutter="0"/>
      <w:lnNumType w:countBy="1" w:restart="continuous"/>
      <w:cols w:space="720"/>
      <w:docGrid w:linePitch="360"/>
      <w:sectPrChange w:id="6172" w:author="Jochum, Michael D." w:date="2021-08-03T15:21:00Z">
        <w:sectPr w:rsidR="001D7C9C" w:rsidRPr="00F7092D" w:rsidSect="001B3928">
          <w:pgSz w:w="12240" w:h="15840" w:orient="portrait"/>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2" w:author="Jochum, Michael D." w:date="2021-07-06T14:11:00Z" w:initials="JMD">
    <w:p w14:paraId="715CF147" w14:textId="65233A5F" w:rsidR="008B2D9C" w:rsidRDefault="008B2D9C">
      <w:pPr>
        <w:pStyle w:val="CommentText"/>
      </w:pPr>
      <w:r>
        <w:rPr>
          <w:rStyle w:val="CommentReference"/>
        </w:rPr>
        <w:annotationRef/>
      </w:r>
      <w:r>
        <w:t>Against the standard db +sars cov2?</w:t>
      </w:r>
    </w:p>
  </w:comment>
  <w:comment w:id="728" w:author="Jochum, Michael D." w:date="2021-07-06T14:23:00Z" w:initials="JMD">
    <w:p w14:paraId="2A211C02" w14:textId="77777777" w:rsidR="008B2D9C" w:rsidRDefault="008B2D9C">
      <w:pPr>
        <w:pStyle w:val="CommentText"/>
      </w:pPr>
      <w:r>
        <w:rPr>
          <w:rStyle w:val="CommentReference"/>
        </w:rPr>
        <w:annotationRef/>
      </w:r>
      <w:r>
        <w:t>Duplicated with previous statement?</w:t>
      </w:r>
    </w:p>
    <w:p w14:paraId="1019A8BA" w14:textId="451DFA88" w:rsidR="008B2D9C" w:rsidRDefault="008B2D9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5CF147" w15:done="0"/>
  <w15:commentEx w15:paraId="1019A8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EE2FE" w16cex:dateUtc="2021-07-06T19:11:00Z"/>
  <w16cex:commentExtensible w16cex:durableId="248EE5E4" w16cex:dateUtc="2021-07-06T19: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5CF147" w16cid:durableId="248EE2FE"/>
  <w16cid:commentId w16cid:paraId="1019A8BA" w16cid:durableId="248EE5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B7A14" w14:textId="77777777" w:rsidR="001F5EDA" w:rsidRDefault="001F5EDA" w:rsidP="00E432A9">
      <w:pPr>
        <w:spacing w:after="0" w:line="240" w:lineRule="auto"/>
      </w:pPr>
      <w:r>
        <w:separator/>
      </w:r>
    </w:p>
  </w:endnote>
  <w:endnote w:type="continuationSeparator" w:id="0">
    <w:p w14:paraId="57ADA7FD" w14:textId="77777777" w:rsidR="001F5EDA" w:rsidRDefault="001F5EDA" w:rsidP="00E43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05C06" w14:textId="77777777" w:rsidR="001F5EDA" w:rsidRDefault="001F5EDA" w:rsidP="00E432A9">
      <w:pPr>
        <w:spacing w:after="0" w:line="240" w:lineRule="auto"/>
      </w:pPr>
      <w:r>
        <w:separator/>
      </w:r>
    </w:p>
  </w:footnote>
  <w:footnote w:type="continuationSeparator" w:id="0">
    <w:p w14:paraId="6ED0A431" w14:textId="77777777" w:rsidR="001F5EDA" w:rsidRDefault="001F5EDA" w:rsidP="00E432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D45C2"/>
    <w:multiLevelType w:val="hybridMultilevel"/>
    <w:tmpl w:val="DEAE4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2F6448"/>
    <w:multiLevelType w:val="hybridMultilevel"/>
    <w:tmpl w:val="EE94597E"/>
    <w:lvl w:ilvl="0" w:tplc="E89A1D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BA3AE5"/>
    <w:multiLevelType w:val="hybridMultilevel"/>
    <w:tmpl w:val="D390D0F8"/>
    <w:lvl w:ilvl="0" w:tplc="3CDAF93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4F0C15"/>
    <w:multiLevelType w:val="hybridMultilevel"/>
    <w:tmpl w:val="8CF03F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FD82B28"/>
    <w:multiLevelType w:val="hybridMultilevel"/>
    <w:tmpl w:val="AA2E1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chum, Michael D.">
    <w15:presenceInfo w15:providerId="AD" w15:userId="S::jochum@bcm.edu::80fbf537-bff4-4bce-9a87-f2d0402d61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BMC Microbi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aervpzmwsp0ge9wdb5wfwyeaxp20fvw0zr&quot;&gt;Oct_2019&lt;record-ids&gt;&lt;item&gt;9&lt;/item&gt;&lt;item&gt;53&lt;/item&gt;&lt;item&gt;54&lt;/item&gt;&lt;item&gt;56&lt;/item&gt;&lt;/record-ids&gt;&lt;/item&gt;&lt;/Libraries&gt;"/>
  </w:docVars>
  <w:rsids>
    <w:rsidRoot w:val="00DC575C"/>
    <w:rsid w:val="00045EAC"/>
    <w:rsid w:val="0007520D"/>
    <w:rsid w:val="000A5326"/>
    <w:rsid w:val="000B6958"/>
    <w:rsid w:val="000D753F"/>
    <w:rsid w:val="00120F25"/>
    <w:rsid w:val="00127AF2"/>
    <w:rsid w:val="00137547"/>
    <w:rsid w:val="00154DB4"/>
    <w:rsid w:val="00176C1B"/>
    <w:rsid w:val="00195469"/>
    <w:rsid w:val="001B3812"/>
    <w:rsid w:val="001B3928"/>
    <w:rsid w:val="001D6A44"/>
    <w:rsid w:val="001D7C9C"/>
    <w:rsid w:val="001E74D1"/>
    <w:rsid w:val="001F314C"/>
    <w:rsid w:val="001F4105"/>
    <w:rsid w:val="001F5EDA"/>
    <w:rsid w:val="00237BFB"/>
    <w:rsid w:val="00273B49"/>
    <w:rsid w:val="002A115A"/>
    <w:rsid w:val="002B34AD"/>
    <w:rsid w:val="002B3642"/>
    <w:rsid w:val="002C1F6A"/>
    <w:rsid w:val="00320396"/>
    <w:rsid w:val="0034766F"/>
    <w:rsid w:val="003C0ECD"/>
    <w:rsid w:val="003D3980"/>
    <w:rsid w:val="003E2ED5"/>
    <w:rsid w:val="00473877"/>
    <w:rsid w:val="00491314"/>
    <w:rsid w:val="004B6E59"/>
    <w:rsid w:val="004F2798"/>
    <w:rsid w:val="005225D8"/>
    <w:rsid w:val="0053078B"/>
    <w:rsid w:val="00534C8C"/>
    <w:rsid w:val="00542D51"/>
    <w:rsid w:val="005869CF"/>
    <w:rsid w:val="005B2605"/>
    <w:rsid w:val="005F2C06"/>
    <w:rsid w:val="006030BE"/>
    <w:rsid w:val="006226B4"/>
    <w:rsid w:val="006311C9"/>
    <w:rsid w:val="006341AD"/>
    <w:rsid w:val="00670C04"/>
    <w:rsid w:val="006737EF"/>
    <w:rsid w:val="00682F88"/>
    <w:rsid w:val="006B5E19"/>
    <w:rsid w:val="006C1C4D"/>
    <w:rsid w:val="006E5E67"/>
    <w:rsid w:val="006E64C6"/>
    <w:rsid w:val="006E785C"/>
    <w:rsid w:val="00713CD2"/>
    <w:rsid w:val="007834DF"/>
    <w:rsid w:val="007D1385"/>
    <w:rsid w:val="007D61CB"/>
    <w:rsid w:val="007E00DD"/>
    <w:rsid w:val="007E7925"/>
    <w:rsid w:val="00804D4E"/>
    <w:rsid w:val="00884E00"/>
    <w:rsid w:val="008B2D9C"/>
    <w:rsid w:val="008D61A2"/>
    <w:rsid w:val="009048EC"/>
    <w:rsid w:val="00904DF6"/>
    <w:rsid w:val="00931C0D"/>
    <w:rsid w:val="00967225"/>
    <w:rsid w:val="00976D26"/>
    <w:rsid w:val="00A1784C"/>
    <w:rsid w:val="00A26509"/>
    <w:rsid w:val="00A53245"/>
    <w:rsid w:val="00A56694"/>
    <w:rsid w:val="00A72ED3"/>
    <w:rsid w:val="00A94FB4"/>
    <w:rsid w:val="00AB296F"/>
    <w:rsid w:val="00AC068E"/>
    <w:rsid w:val="00AE6DB5"/>
    <w:rsid w:val="00B34F37"/>
    <w:rsid w:val="00B3755C"/>
    <w:rsid w:val="00BC680F"/>
    <w:rsid w:val="00BD14E3"/>
    <w:rsid w:val="00BF5C5D"/>
    <w:rsid w:val="00C63194"/>
    <w:rsid w:val="00C67DA8"/>
    <w:rsid w:val="00CA3084"/>
    <w:rsid w:val="00CE4BD9"/>
    <w:rsid w:val="00D27047"/>
    <w:rsid w:val="00D439D8"/>
    <w:rsid w:val="00D70B5F"/>
    <w:rsid w:val="00D95152"/>
    <w:rsid w:val="00DB1DCE"/>
    <w:rsid w:val="00DC1786"/>
    <w:rsid w:val="00DC575C"/>
    <w:rsid w:val="00DD2BFF"/>
    <w:rsid w:val="00E2123E"/>
    <w:rsid w:val="00E22037"/>
    <w:rsid w:val="00E432A9"/>
    <w:rsid w:val="00E460DA"/>
    <w:rsid w:val="00E841BA"/>
    <w:rsid w:val="00F36B73"/>
    <w:rsid w:val="00F70574"/>
    <w:rsid w:val="00F7092D"/>
    <w:rsid w:val="00FA3A26"/>
    <w:rsid w:val="00FB16F2"/>
    <w:rsid w:val="00FB1F1B"/>
    <w:rsid w:val="00FB7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386E1"/>
  <w15:chartTrackingRefBased/>
  <w15:docId w15:val="{2BE1DE7E-D8E2-44B0-90E4-9DE76A309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36B7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738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aliases w:val="Figure Caption"/>
    <w:basedOn w:val="Normal"/>
    <w:next w:val="Normal"/>
    <w:autoRedefine/>
    <w:uiPriority w:val="35"/>
    <w:unhideWhenUsed/>
    <w:qFormat/>
    <w:rsid w:val="008B2D9C"/>
    <w:pPr>
      <w:keepNext/>
      <w:spacing w:after="200" w:line="240" w:lineRule="auto"/>
      <w:jc w:val="both"/>
      <w:pPrChange w:id="0" w:author="Jochum, Michael D." w:date="2021-08-05T16:16:00Z">
        <w:pPr>
          <w:keepNext/>
          <w:spacing w:after="200"/>
          <w:jc w:val="center"/>
        </w:pPr>
      </w:pPrChange>
    </w:pPr>
    <w:rPr>
      <w:rFonts w:eastAsia="Times New Roman" w:cstheme="minorHAnsi"/>
      <w:b/>
      <w:iCs/>
      <w:sz w:val="24"/>
      <w:szCs w:val="18"/>
      <w:rPrChange w:id="0" w:author="Jochum, Michael D." w:date="2021-08-05T16:16:00Z">
        <w:rPr>
          <w:rFonts w:asciiTheme="minorHAnsi" w:hAnsiTheme="minorHAnsi" w:cstheme="minorHAnsi"/>
          <w:b/>
          <w:iCs/>
          <w:sz w:val="24"/>
          <w:szCs w:val="18"/>
          <w:lang w:val="en-US" w:eastAsia="en-US" w:bidi="ar-SA"/>
        </w:rPr>
      </w:rPrChange>
    </w:rPr>
  </w:style>
  <w:style w:type="paragraph" w:styleId="ListParagraph">
    <w:name w:val="List Paragraph"/>
    <w:basedOn w:val="Normal"/>
    <w:link w:val="ListParagraphChar"/>
    <w:uiPriority w:val="34"/>
    <w:qFormat/>
    <w:rsid w:val="00DC575C"/>
    <w:pPr>
      <w:ind w:left="720"/>
      <w:contextualSpacing/>
    </w:pPr>
  </w:style>
  <w:style w:type="character" w:customStyle="1" w:styleId="Heading1Char">
    <w:name w:val="Heading 1 Char"/>
    <w:basedOn w:val="DefaultParagraphFont"/>
    <w:link w:val="Heading1"/>
    <w:uiPriority w:val="9"/>
    <w:rsid w:val="00F36B73"/>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F36B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473877"/>
    <w:rPr>
      <w:rFonts w:asciiTheme="majorHAnsi" w:eastAsiaTheme="majorEastAsia" w:hAnsiTheme="majorHAnsi" w:cstheme="majorBidi"/>
      <w:color w:val="2F5496" w:themeColor="accent1" w:themeShade="BF"/>
      <w:sz w:val="26"/>
      <w:szCs w:val="26"/>
    </w:rPr>
  </w:style>
  <w:style w:type="paragraph" w:customStyle="1" w:styleId="EndNoteBibliographyTitle">
    <w:name w:val="EndNote Bibliography Title"/>
    <w:basedOn w:val="Normal"/>
    <w:link w:val="EndNoteBibliographyTitleChar"/>
    <w:rsid w:val="00473877"/>
    <w:pPr>
      <w:spacing w:after="0"/>
      <w:jc w:val="center"/>
    </w:pPr>
    <w:rPr>
      <w:rFonts w:ascii="Calibri" w:hAnsi="Calibri" w:cs="Calibri"/>
      <w:noProof/>
    </w:rPr>
  </w:style>
  <w:style w:type="character" w:customStyle="1" w:styleId="ListParagraphChar">
    <w:name w:val="List Paragraph Char"/>
    <w:basedOn w:val="DefaultParagraphFont"/>
    <w:link w:val="ListParagraph"/>
    <w:uiPriority w:val="34"/>
    <w:rsid w:val="00473877"/>
  </w:style>
  <w:style w:type="character" w:customStyle="1" w:styleId="EndNoteBibliographyTitleChar">
    <w:name w:val="EndNote Bibliography Title Char"/>
    <w:basedOn w:val="ListParagraphChar"/>
    <w:link w:val="EndNoteBibliographyTitle"/>
    <w:rsid w:val="00473877"/>
    <w:rPr>
      <w:rFonts w:ascii="Calibri" w:hAnsi="Calibri" w:cs="Calibri"/>
      <w:noProof/>
    </w:rPr>
  </w:style>
  <w:style w:type="paragraph" w:customStyle="1" w:styleId="EndNoteBibliography">
    <w:name w:val="EndNote Bibliography"/>
    <w:basedOn w:val="Normal"/>
    <w:link w:val="EndNoteBibliographyChar"/>
    <w:rsid w:val="00473877"/>
    <w:pPr>
      <w:spacing w:line="240" w:lineRule="auto"/>
    </w:pPr>
    <w:rPr>
      <w:rFonts w:ascii="Calibri" w:hAnsi="Calibri" w:cs="Calibri"/>
      <w:noProof/>
    </w:rPr>
  </w:style>
  <w:style w:type="character" w:customStyle="1" w:styleId="EndNoteBibliographyChar">
    <w:name w:val="EndNote Bibliography Char"/>
    <w:basedOn w:val="ListParagraphChar"/>
    <w:link w:val="EndNoteBibliography"/>
    <w:rsid w:val="00473877"/>
    <w:rPr>
      <w:rFonts w:ascii="Calibri" w:hAnsi="Calibri" w:cs="Calibri"/>
      <w:noProof/>
    </w:rPr>
  </w:style>
  <w:style w:type="character" w:styleId="LineNumber">
    <w:name w:val="line number"/>
    <w:basedOn w:val="DefaultParagraphFont"/>
    <w:uiPriority w:val="99"/>
    <w:semiHidden/>
    <w:unhideWhenUsed/>
    <w:rsid w:val="003E2ED5"/>
  </w:style>
  <w:style w:type="character" w:styleId="Hyperlink">
    <w:name w:val="Hyperlink"/>
    <w:basedOn w:val="DefaultParagraphFont"/>
    <w:uiPriority w:val="99"/>
    <w:unhideWhenUsed/>
    <w:rsid w:val="007E00DD"/>
    <w:rPr>
      <w:color w:val="0563C1" w:themeColor="hyperlink"/>
      <w:u w:val="single"/>
    </w:rPr>
  </w:style>
  <w:style w:type="character" w:styleId="UnresolvedMention">
    <w:name w:val="Unresolved Mention"/>
    <w:basedOn w:val="DefaultParagraphFont"/>
    <w:uiPriority w:val="99"/>
    <w:semiHidden/>
    <w:unhideWhenUsed/>
    <w:rsid w:val="007E00DD"/>
    <w:rPr>
      <w:color w:val="605E5C"/>
      <w:shd w:val="clear" w:color="auto" w:fill="E1DFDD"/>
    </w:rPr>
  </w:style>
  <w:style w:type="paragraph" w:styleId="BalloonText">
    <w:name w:val="Balloon Text"/>
    <w:basedOn w:val="Normal"/>
    <w:link w:val="BalloonTextChar"/>
    <w:uiPriority w:val="99"/>
    <w:semiHidden/>
    <w:unhideWhenUsed/>
    <w:rsid w:val="00176C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6C1B"/>
    <w:rPr>
      <w:rFonts w:ascii="Segoe UI" w:hAnsi="Segoe UI" w:cs="Segoe UI"/>
      <w:sz w:val="18"/>
      <w:szCs w:val="18"/>
    </w:rPr>
  </w:style>
  <w:style w:type="character" w:styleId="CommentReference">
    <w:name w:val="annotation reference"/>
    <w:basedOn w:val="DefaultParagraphFont"/>
    <w:uiPriority w:val="99"/>
    <w:semiHidden/>
    <w:unhideWhenUsed/>
    <w:rsid w:val="005B2605"/>
    <w:rPr>
      <w:sz w:val="16"/>
      <w:szCs w:val="16"/>
    </w:rPr>
  </w:style>
  <w:style w:type="paragraph" w:styleId="CommentText">
    <w:name w:val="annotation text"/>
    <w:basedOn w:val="Normal"/>
    <w:link w:val="CommentTextChar"/>
    <w:uiPriority w:val="99"/>
    <w:semiHidden/>
    <w:unhideWhenUsed/>
    <w:rsid w:val="005B2605"/>
    <w:pPr>
      <w:spacing w:line="240" w:lineRule="auto"/>
    </w:pPr>
    <w:rPr>
      <w:sz w:val="20"/>
      <w:szCs w:val="20"/>
    </w:rPr>
  </w:style>
  <w:style w:type="character" w:customStyle="1" w:styleId="CommentTextChar">
    <w:name w:val="Comment Text Char"/>
    <w:basedOn w:val="DefaultParagraphFont"/>
    <w:link w:val="CommentText"/>
    <w:uiPriority w:val="99"/>
    <w:semiHidden/>
    <w:rsid w:val="005B2605"/>
    <w:rPr>
      <w:sz w:val="20"/>
      <w:szCs w:val="20"/>
    </w:rPr>
  </w:style>
  <w:style w:type="paragraph" w:styleId="CommentSubject">
    <w:name w:val="annotation subject"/>
    <w:basedOn w:val="CommentText"/>
    <w:next w:val="CommentText"/>
    <w:link w:val="CommentSubjectChar"/>
    <w:uiPriority w:val="99"/>
    <w:semiHidden/>
    <w:unhideWhenUsed/>
    <w:rsid w:val="005B2605"/>
    <w:rPr>
      <w:b/>
      <w:bCs/>
    </w:rPr>
  </w:style>
  <w:style w:type="character" w:customStyle="1" w:styleId="CommentSubjectChar">
    <w:name w:val="Comment Subject Char"/>
    <w:basedOn w:val="CommentTextChar"/>
    <w:link w:val="CommentSubject"/>
    <w:uiPriority w:val="99"/>
    <w:semiHidden/>
    <w:rsid w:val="005B2605"/>
    <w:rPr>
      <w:b/>
      <w:bCs/>
      <w:sz w:val="20"/>
      <w:szCs w:val="20"/>
    </w:rPr>
  </w:style>
  <w:style w:type="paragraph" w:styleId="Header">
    <w:name w:val="header"/>
    <w:basedOn w:val="Normal"/>
    <w:link w:val="HeaderChar"/>
    <w:uiPriority w:val="99"/>
    <w:unhideWhenUsed/>
    <w:rsid w:val="00E432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2A9"/>
  </w:style>
  <w:style w:type="paragraph" w:styleId="Footer">
    <w:name w:val="footer"/>
    <w:basedOn w:val="Normal"/>
    <w:link w:val="FooterChar"/>
    <w:uiPriority w:val="99"/>
    <w:unhideWhenUsed/>
    <w:rsid w:val="00E432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2A9"/>
  </w:style>
  <w:style w:type="character" w:styleId="Emphasis">
    <w:name w:val="Emphasis"/>
    <w:basedOn w:val="DefaultParagraphFont"/>
    <w:uiPriority w:val="20"/>
    <w:qFormat/>
    <w:rsid w:val="00F7092D"/>
    <w:rPr>
      <w:i/>
      <w:iCs/>
    </w:rPr>
  </w:style>
  <w:style w:type="character" w:customStyle="1" w:styleId="lrzxr">
    <w:name w:val="lrzxr"/>
    <w:basedOn w:val="DefaultParagraphFont"/>
    <w:rsid w:val="00F7092D"/>
  </w:style>
  <w:style w:type="paragraph" w:styleId="TableofFigures">
    <w:name w:val="table of figures"/>
    <w:basedOn w:val="Normal"/>
    <w:next w:val="Normal"/>
    <w:uiPriority w:val="99"/>
    <w:unhideWhenUsed/>
    <w:rsid w:val="00A53245"/>
    <w:pPr>
      <w:spacing w:after="0"/>
      <w:ind w:left="440" w:hanging="440"/>
    </w:pPr>
    <w:rPr>
      <w:rFonts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2269">
      <w:bodyDiv w:val="1"/>
      <w:marLeft w:val="0"/>
      <w:marRight w:val="0"/>
      <w:marTop w:val="0"/>
      <w:marBottom w:val="0"/>
      <w:divBdr>
        <w:top w:val="none" w:sz="0" w:space="0" w:color="auto"/>
        <w:left w:val="none" w:sz="0" w:space="0" w:color="auto"/>
        <w:bottom w:val="none" w:sz="0" w:space="0" w:color="auto"/>
        <w:right w:val="none" w:sz="0" w:space="0" w:color="auto"/>
      </w:divBdr>
    </w:div>
    <w:div w:id="68426252">
      <w:bodyDiv w:val="1"/>
      <w:marLeft w:val="0"/>
      <w:marRight w:val="0"/>
      <w:marTop w:val="0"/>
      <w:marBottom w:val="0"/>
      <w:divBdr>
        <w:top w:val="none" w:sz="0" w:space="0" w:color="auto"/>
        <w:left w:val="none" w:sz="0" w:space="0" w:color="auto"/>
        <w:bottom w:val="none" w:sz="0" w:space="0" w:color="auto"/>
        <w:right w:val="none" w:sz="0" w:space="0" w:color="auto"/>
      </w:divBdr>
    </w:div>
    <w:div w:id="117528696">
      <w:bodyDiv w:val="1"/>
      <w:marLeft w:val="0"/>
      <w:marRight w:val="0"/>
      <w:marTop w:val="0"/>
      <w:marBottom w:val="0"/>
      <w:divBdr>
        <w:top w:val="none" w:sz="0" w:space="0" w:color="auto"/>
        <w:left w:val="none" w:sz="0" w:space="0" w:color="auto"/>
        <w:bottom w:val="none" w:sz="0" w:space="0" w:color="auto"/>
        <w:right w:val="none" w:sz="0" w:space="0" w:color="auto"/>
      </w:divBdr>
    </w:div>
    <w:div w:id="121845695">
      <w:bodyDiv w:val="1"/>
      <w:marLeft w:val="0"/>
      <w:marRight w:val="0"/>
      <w:marTop w:val="0"/>
      <w:marBottom w:val="0"/>
      <w:divBdr>
        <w:top w:val="none" w:sz="0" w:space="0" w:color="auto"/>
        <w:left w:val="none" w:sz="0" w:space="0" w:color="auto"/>
        <w:bottom w:val="none" w:sz="0" w:space="0" w:color="auto"/>
        <w:right w:val="none" w:sz="0" w:space="0" w:color="auto"/>
      </w:divBdr>
    </w:div>
    <w:div w:id="145053164">
      <w:bodyDiv w:val="1"/>
      <w:marLeft w:val="0"/>
      <w:marRight w:val="0"/>
      <w:marTop w:val="0"/>
      <w:marBottom w:val="0"/>
      <w:divBdr>
        <w:top w:val="none" w:sz="0" w:space="0" w:color="auto"/>
        <w:left w:val="none" w:sz="0" w:space="0" w:color="auto"/>
        <w:bottom w:val="none" w:sz="0" w:space="0" w:color="auto"/>
        <w:right w:val="none" w:sz="0" w:space="0" w:color="auto"/>
      </w:divBdr>
    </w:div>
    <w:div w:id="177502437">
      <w:bodyDiv w:val="1"/>
      <w:marLeft w:val="0"/>
      <w:marRight w:val="0"/>
      <w:marTop w:val="0"/>
      <w:marBottom w:val="0"/>
      <w:divBdr>
        <w:top w:val="none" w:sz="0" w:space="0" w:color="auto"/>
        <w:left w:val="none" w:sz="0" w:space="0" w:color="auto"/>
        <w:bottom w:val="none" w:sz="0" w:space="0" w:color="auto"/>
        <w:right w:val="none" w:sz="0" w:space="0" w:color="auto"/>
      </w:divBdr>
    </w:div>
    <w:div w:id="233439762">
      <w:bodyDiv w:val="1"/>
      <w:marLeft w:val="0"/>
      <w:marRight w:val="0"/>
      <w:marTop w:val="0"/>
      <w:marBottom w:val="0"/>
      <w:divBdr>
        <w:top w:val="none" w:sz="0" w:space="0" w:color="auto"/>
        <w:left w:val="none" w:sz="0" w:space="0" w:color="auto"/>
        <w:bottom w:val="none" w:sz="0" w:space="0" w:color="auto"/>
        <w:right w:val="none" w:sz="0" w:space="0" w:color="auto"/>
      </w:divBdr>
    </w:div>
    <w:div w:id="327292553">
      <w:bodyDiv w:val="1"/>
      <w:marLeft w:val="0"/>
      <w:marRight w:val="0"/>
      <w:marTop w:val="0"/>
      <w:marBottom w:val="0"/>
      <w:divBdr>
        <w:top w:val="none" w:sz="0" w:space="0" w:color="auto"/>
        <w:left w:val="none" w:sz="0" w:space="0" w:color="auto"/>
        <w:bottom w:val="none" w:sz="0" w:space="0" w:color="auto"/>
        <w:right w:val="none" w:sz="0" w:space="0" w:color="auto"/>
      </w:divBdr>
    </w:div>
    <w:div w:id="338703156">
      <w:bodyDiv w:val="1"/>
      <w:marLeft w:val="0"/>
      <w:marRight w:val="0"/>
      <w:marTop w:val="0"/>
      <w:marBottom w:val="0"/>
      <w:divBdr>
        <w:top w:val="none" w:sz="0" w:space="0" w:color="auto"/>
        <w:left w:val="none" w:sz="0" w:space="0" w:color="auto"/>
        <w:bottom w:val="none" w:sz="0" w:space="0" w:color="auto"/>
        <w:right w:val="none" w:sz="0" w:space="0" w:color="auto"/>
      </w:divBdr>
    </w:div>
    <w:div w:id="433674174">
      <w:bodyDiv w:val="1"/>
      <w:marLeft w:val="0"/>
      <w:marRight w:val="0"/>
      <w:marTop w:val="0"/>
      <w:marBottom w:val="0"/>
      <w:divBdr>
        <w:top w:val="none" w:sz="0" w:space="0" w:color="auto"/>
        <w:left w:val="none" w:sz="0" w:space="0" w:color="auto"/>
        <w:bottom w:val="none" w:sz="0" w:space="0" w:color="auto"/>
        <w:right w:val="none" w:sz="0" w:space="0" w:color="auto"/>
      </w:divBdr>
    </w:div>
    <w:div w:id="473720841">
      <w:bodyDiv w:val="1"/>
      <w:marLeft w:val="0"/>
      <w:marRight w:val="0"/>
      <w:marTop w:val="0"/>
      <w:marBottom w:val="0"/>
      <w:divBdr>
        <w:top w:val="none" w:sz="0" w:space="0" w:color="auto"/>
        <w:left w:val="none" w:sz="0" w:space="0" w:color="auto"/>
        <w:bottom w:val="none" w:sz="0" w:space="0" w:color="auto"/>
        <w:right w:val="none" w:sz="0" w:space="0" w:color="auto"/>
      </w:divBdr>
    </w:div>
    <w:div w:id="503399382">
      <w:bodyDiv w:val="1"/>
      <w:marLeft w:val="0"/>
      <w:marRight w:val="0"/>
      <w:marTop w:val="0"/>
      <w:marBottom w:val="0"/>
      <w:divBdr>
        <w:top w:val="none" w:sz="0" w:space="0" w:color="auto"/>
        <w:left w:val="none" w:sz="0" w:space="0" w:color="auto"/>
        <w:bottom w:val="none" w:sz="0" w:space="0" w:color="auto"/>
        <w:right w:val="none" w:sz="0" w:space="0" w:color="auto"/>
      </w:divBdr>
    </w:div>
    <w:div w:id="531116646">
      <w:bodyDiv w:val="1"/>
      <w:marLeft w:val="0"/>
      <w:marRight w:val="0"/>
      <w:marTop w:val="0"/>
      <w:marBottom w:val="0"/>
      <w:divBdr>
        <w:top w:val="none" w:sz="0" w:space="0" w:color="auto"/>
        <w:left w:val="none" w:sz="0" w:space="0" w:color="auto"/>
        <w:bottom w:val="none" w:sz="0" w:space="0" w:color="auto"/>
        <w:right w:val="none" w:sz="0" w:space="0" w:color="auto"/>
      </w:divBdr>
    </w:div>
    <w:div w:id="706179740">
      <w:bodyDiv w:val="1"/>
      <w:marLeft w:val="0"/>
      <w:marRight w:val="0"/>
      <w:marTop w:val="0"/>
      <w:marBottom w:val="0"/>
      <w:divBdr>
        <w:top w:val="none" w:sz="0" w:space="0" w:color="auto"/>
        <w:left w:val="none" w:sz="0" w:space="0" w:color="auto"/>
        <w:bottom w:val="none" w:sz="0" w:space="0" w:color="auto"/>
        <w:right w:val="none" w:sz="0" w:space="0" w:color="auto"/>
      </w:divBdr>
    </w:div>
    <w:div w:id="726344476">
      <w:bodyDiv w:val="1"/>
      <w:marLeft w:val="0"/>
      <w:marRight w:val="0"/>
      <w:marTop w:val="0"/>
      <w:marBottom w:val="0"/>
      <w:divBdr>
        <w:top w:val="none" w:sz="0" w:space="0" w:color="auto"/>
        <w:left w:val="none" w:sz="0" w:space="0" w:color="auto"/>
        <w:bottom w:val="none" w:sz="0" w:space="0" w:color="auto"/>
        <w:right w:val="none" w:sz="0" w:space="0" w:color="auto"/>
      </w:divBdr>
    </w:div>
    <w:div w:id="737359557">
      <w:bodyDiv w:val="1"/>
      <w:marLeft w:val="0"/>
      <w:marRight w:val="0"/>
      <w:marTop w:val="0"/>
      <w:marBottom w:val="0"/>
      <w:divBdr>
        <w:top w:val="none" w:sz="0" w:space="0" w:color="auto"/>
        <w:left w:val="none" w:sz="0" w:space="0" w:color="auto"/>
        <w:bottom w:val="none" w:sz="0" w:space="0" w:color="auto"/>
        <w:right w:val="none" w:sz="0" w:space="0" w:color="auto"/>
      </w:divBdr>
    </w:div>
    <w:div w:id="772431544">
      <w:bodyDiv w:val="1"/>
      <w:marLeft w:val="0"/>
      <w:marRight w:val="0"/>
      <w:marTop w:val="0"/>
      <w:marBottom w:val="0"/>
      <w:divBdr>
        <w:top w:val="none" w:sz="0" w:space="0" w:color="auto"/>
        <w:left w:val="none" w:sz="0" w:space="0" w:color="auto"/>
        <w:bottom w:val="none" w:sz="0" w:space="0" w:color="auto"/>
        <w:right w:val="none" w:sz="0" w:space="0" w:color="auto"/>
      </w:divBdr>
    </w:div>
    <w:div w:id="778377405">
      <w:bodyDiv w:val="1"/>
      <w:marLeft w:val="0"/>
      <w:marRight w:val="0"/>
      <w:marTop w:val="0"/>
      <w:marBottom w:val="0"/>
      <w:divBdr>
        <w:top w:val="none" w:sz="0" w:space="0" w:color="auto"/>
        <w:left w:val="none" w:sz="0" w:space="0" w:color="auto"/>
        <w:bottom w:val="none" w:sz="0" w:space="0" w:color="auto"/>
        <w:right w:val="none" w:sz="0" w:space="0" w:color="auto"/>
      </w:divBdr>
    </w:div>
    <w:div w:id="821656717">
      <w:bodyDiv w:val="1"/>
      <w:marLeft w:val="0"/>
      <w:marRight w:val="0"/>
      <w:marTop w:val="0"/>
      <w:marBottom w:val="0"/>
      <w:divBdr>
        <w:top w:val="none" w:sz="0" w:space="0" w:color="auto"/>
        <w:left w:val="none" w:sz="0" w:space="0" w:color="auto"/>
        <w:bottom w:val="none" w:sz="0" w:space="0" w:color="auto"/>
        <w:right w:val="none" w:sz="0" w:space="0" w:color="auto"/>
      </w:divBdr>
    </w:div>
    <w:div w:id="891649113">
      <w:bodyDiv w:val="1"/>
      <w:marLeft w:val="0"/>
      <w:marRight w:val="0"/>
      <w:marTop w:val="0"/>
      <w:marBottom w:val="0"/>
      <w:divBdr>
        <w:top w:val="none" w:sz="0" w:space="0" w:color="auto"/>
        <w:left w:val="none" w:sz="0" w:space="0" w:color="auto"/>
        <w:bottom w:val="none" w:sz="0" w:space="0" w:color="auto"/>
        <w:right w:val="none" w:sz="0" w:space="0" w:color="auto"/>
      </w:divBdr>
    </w:div>
    <w:div w:id="921371368">
      <w:bodyDiv w:val="1"/>
      <w:marLeft w:val="0"/>
      <w:marRight w:val="0"/>
      <w:marTop w:val="0"/>
      <w:marBottom w:val="0"/>
      <w:divBdr>
        <w:top w:val="none" w:sz="0" w:space="0" w:color="auto"/>
        <w:left w:val="none" w:sz="0" w:space="0" w:color="auto"/>
        <w:bottom w:val="none" w:sz="0" w:space="0" w:color="auto"/>
        <w:right w:val="none" w:sz="0" w:space="0" w:color="auto"/>
      </w:divBdr>
    </w:div>
    <w:div w:id="948001670">
      <w:bodyDiv w:val="1"/>
      <w:marLeft w:val="0"/>
      <w:marRight w:val="0"/>
      <w:marTop w:val="0"/>
      <w:marBottom w:val="0"/>
      <w:divBdr>
        <w:top w:val="none" w:sz="0" w:space="0" w:color="auto"/>
        <w:left w:val="none" w:sz="0" w:space="0" w:color="auto"/>
        <w:bottom w:val="none" w:sz="0" w:space="0" w:color="auto"/>
        <w:right w:val="none" w:sz="0" w:space="0" w:color="auto"/>
      </w:divBdr>
    </w:div>
    <w:div w:id="994912636">
      <w:bodyDiv w:val="1"/>
      <w:marLeft w:val="0"/>
      <w:marRight w:val="0"/>
      <w:marTop w:val="0"/>
      <w:marBottom w:val="0"/>
      <w:divBdr>
        <w:top w:val="none" w:sz="0" w:space="0" w:color="auto"/>
        <w:left w:val="none" w:sz="0" w:space="0" w:color="auto"/>
        <w:bottom w:val="none" w:sz="0" w:space="0" w:color="auto"/>
        <w:right w:val="none" w:sz="0" w:space="0" w:color="auto"/>
      </w:divBdr>
    </w:div>
    <w:div w:id="1014110533">
      <w:bodyDiv w:val="1"/>
      <w:marLeft w:val="0"/>
      <w:marRight w:val="0"/>
      <w:marTop w:val="0"/>
      <w:marBottom w:val="0"/>
      <w:divBdr>
        <w:top w:val="none" w:sz="0" w:space="0" w:color="auto"/>
        <w:left w:val="none" w:sz="0" w:space="0" w:color="auto"/>
        <w:bottom w:val="none" w:sz="0" w:space="0" w:color="auto"/>
        <w:right w:val="none" w:sz="0" w:space="0" w:color="auto"/>
      </w:divBdr>
    </w:div>
    <w:div w:id="1165701093">
      <w:bodyDiv w:val="1"/>
      <w:marLeft w:val="0"/>
      <w:marRight w:val="0"/>
      <w:marTop w:val="0"/>
      <w:marBottom w:val="0"/>
      <w:divBdr>
        <w:top w:val="none" w:sz="0" w:space="0" w:color="auto"/>
        <w:left w:val="none" w:sz="0" w:space="0" w:color="auto"/>
        <w:bottom w:val="none" w:sz="0" w:space="0" w:color="auto"/>
        <w:right w:val="none" w:sz="0" w:space="0" w:color="auto"/>
      </w:divBdr>
    </w:div>
    <w:div w:id="1171916748">
      <w:bodyDiv w:val="1"/>
      <w:marLeft w:val="0"/>
      <w:marRight w:val="0"/>
      <w:marTop w:val="0"/>
      <w:marBottom w:val="0"/>
      <w:divBdr>
        <w:top w:val="none" w:sz="0" w:space="0" w:color="auto"/>
        <w:left w:val="none" w:sz="0" w:space="0" w:color="auto"/>
        <w:bottom w:val="none" w:sz="0" w:space="0" w:color="auto"/>
        <w:right w:val="none" w:sz="0" w:space="0" w:color="auto"/>
      </w:divBdr>
    </w:div>
    <w:div w:id="1172838909">
      <w:bodyDiv w:val="1"/>
      <w:marLeft w:val="0"/>
      <w:marRight w:val="0"/>
      <w:marTop w:val="0"/>
      <w:marBottom w:val="0"/>
      <w:divBdr>
        <w:top w:val="none" w:sz="0" w:space="0" w:color="auto"/>
        <w:left w:val="none" w:sz="0" w:space="0" w:color="auto"/>
        <w:bottom w:val="none" w:sz="0" w:space="0" w:color="auto"/>
        <w:right w:val="none" w:sz="0" w:space="0" w:color="auto"/>
      </w:divBdr>
    </w:div>
    <w:div w:id="1198540690">
      <w:bodyDiv w:val="1"/>
      <w:marLeft w:val="0"/>
      <w:marRight w:val="0"/>
      <w:marTop w:val="0"/>
      <w:marBottom w:val="0"/>
      <w:divBdr>
        <w:top w:val="none" w:sz="0" w:space="0" w:color="auto"/>
        <w:left w:val="none" w:sz="0" w:space="0" w:color="auto"/>
        <w:bottom w:val="none" w:sz="0" w:space="0" w:color="auto"/>
        <w:right w:val="none" w:sz="0" w:space="0" w:color="auto"/>
      </w:divBdr>
    </w:div>
    <w:div w:id="1331249897">
      <w:bodyDiv w:val="1"/>
      <w:marLeft w:val="0"/>
      <w:marRight w:val="0"/>
      <w:marTop w:val="0"/>
      <w:marBottom w:val="0"/>
      <w:divBdr>
        <w:top w:val="none" w:sz="0" w:space="0" w:color="auto"/>
        <w:left w:val="none" w:sz="0" w:space="0" w:color="auto"/>
        <w:bottom w:val="none" w:sz="0" w:space="0" w:color="auto"/>
        <w:right w:val="none" w:sz="0" w:space="0" w:color="auto"/>
      </w:divBdr>
    </w:div>
    <w:div w:id="1344477388">
      <w:bodyDiv w:val="1"/>
      <w:marLeft w:val="0"/>
      <w:marRight w:val="0"/>
      <w:marTop w:val="0"/>
      <w:marBottom w:val="0"/>
      <w:divBdr>
        <w:top w:val="none" w:sz="0" w:space="0" w:color="auto"/>
        <w:left w:val="none" w:sz="0" w:space="0" w:color="auto"/>
        <w:bottom w:val="none" w:sz="0" w:space="0" w:color="auto"/>
        <w:right w:val="none" w:sz="0" w:space="0" w:color="auto"/>
      </w:divBdr>
    </w:div>
    <w:div w:id="1347059317">
      <w:bodyDiv w:val="1"/>
      <w:marLeft w:val="0"/>
      <w:marRight w:val="0"/>
      <w:marTop w:val="0"/>
      <w:marBottom w:val="0"/>
      <w:divBdr>
        <w:top w:val="none" w:sz="0" w:space="0" w:color="auto"/>
        <w:left w:val="none" w:sz="0" w:space="0" w:color="auto"/>
        <w:bottom w:val="none" w:sz="0" w:space="0" w:color="auto"/>
        <w:right w:val="none" w:sz="0" w:space="0" w:color="auto"/>
      </w:divBdr>
    </w:div>
    <w:div w:id="1375885841">
      <w:bodyDiv w:val="1"/>
      <w:marLeft w:val="0"/>
      <w:marRight w:val="0"/>
      <w:marTop w:val="0"/>
      <w:marBottom w:val="0"/>
      <w:divBdr>
        <w:top w:val="none" w:sz="0" w:space="0" w:color="auto"/>
        <w:left w:val="none" w:sz="0" w:space="0" w:color="auto"/>
        <w:bottom w:val="none" w:sz="0" w:space="0" w:color="auto"/>
        <w:right w:val="none" w:sz="0" w:space="0" w:color="auto"/>
      </w:divBdr>
    </w:div>
    <w:div w:id="1384909641">
      <w:bodyDiv w:val="1"/>
      <w:marLeft w:val="0"/>
      <w:marRight w:val="0"/>
      <w:marTop w:val="0"/>
      <w:marBottom w:val="0"/>
      <w:divBdr>
        <w:top w:val="none" w:sz="0" w:space="0" w:color="auto"/>
        <w:left w:val="none" w:sz="0" w:space="0" w:color="auto"/>
        <w:bottom w:val="none" w:sz="0" w:space="0" w:color="auto"/>
        <w:right w:val="none" w:sz="0" w:space="0" w:color="auto"/>
      </w:divBdr>
    </w:div>
    <w:div w:id="1386099761">
      <w:bodyDiv w:val="1"/>
      <w:marLeft w:val="0"/>
      <w:marRight w:val="0"/>
      <w:marTop w:val="0"/>
      <w:marBottom w:val="0"/>
      <w:divBdr>
        <w:top w:val="none" w:sz="0" w:space="0" w:color="auto"/>
        <w:left w:val="none" w:sz="0" w:space="0" w:color="auto"/>
        <w:bottom w:val="none" w:sz="0" w:space="0" w:color="auto"/>
        <w:right w:val="none" w:sz="0" w:space="0" w:color="auto"/>
      </w:divBdr>
    </w:div>
    <w:div w:id="1401635760">
      <w:bodyDiv w:val="1"/>
      <w:marLeft w:val="0"/>
      <w:marRight w:val="0"/>
      <w:marTop w:val="0"/>
      <w:marBottom w:val="0"/>
      <w:divBdr>
        <w:top w:val="none" w:sz="0" w:space="0" w:color="auto"/>
        <w:left w:val="none" w:sz="0" w:space="0" w:color="auto"/>
        <w:bottom w:val="none" w:sz="0" w:space="0" w:color="auto"/>
        <w:right w:val="none" w:sz="0" w:space="0" w:color="auto"/>
      </w:divBdr>
    </w:div>
    <w:div w:id="1465922406">
      <w:bodyDiv w:val="1"/>
      <w:marLeft w:val="0"/>
      <w:marRight w:val="0"/>
      <w:marTop w:val="0"/>
      <w:marBottom w:val="0"/>
      <w:divBdr>
        <w:top w:val="none" w:sz="0" w:space="0" w:color="auto"/>
        <w:left w:val="none" w:sz="0" w:space="0" w:color="auto"/>
        <w:bottom w:val="none" w:sz="0" w:space="0" w:color="auto"/>
        <w:right w:val="none" w:sz="0" w:space="0" w:color="auto"/>
      </w:divBdr>
    </w:div>
    <w:div w:id="1485852850">
      <w:bodyDiv w:val="1"/>
      <w:marLeft w:val="0"/>
      <w:marRight w:val="0"/>
      <w:marTop w:val="0"/>
      <w:marBottom w:val="0"/>
      <w:divBdr>
        <w:top w:val="none" w:sz="0" w:space="0" w:color="auto"/>
        <w:left w:val="none" w:sz="0" w:space="0" w:color="auto"/>
        <w:bottom w:val="none" w:sz="0" w:space="0" w:color="auto"/>
        <w:right w:val="none" w:sz="0" w:space="0" w:color="auto"/>
      </w:divBdr>
    </w:div>
    <w:div w:id="1487209443">
      <w:bodyDiv w:val="1"/>
      <w:marLeft w:val="0"/>
      <w:marRight w:val="0"/>
      <w:marTop w:val="0"/>
      <w:marBottom w:val="0"/>
      <w:divBdr>
        <w:top w:val="none" w:sz="0" w:space="0" w:color="auto"/>
        <w:left w:val="none" w:sz="0" w:space="0" w:color="auto"/>
        <w:bottom w:val="none" w:sz="0" w:space="0" w:color="auto"/>
        <w:right w:val="none" w:sz="0" w:space="0" w:color="auto"/>
      </w:divBdr>
    </w:div>
    <w:div w:id="1539779126">
      <w:bodyDiv w:val="1"/>
      <w:marLeft w:val="0"/>
      <w:marRight w:val="0"/>
      <w:marTop w:val="0"/>
      <w:marBottom w:val="0"/>
      <w:divBdr>
        <w:top w:val="none" w:sz="0" w:space="0" w:color="auto"/>
        <w:left w:val="none" w:sz="0" w:space="0" w:color="auto"/>
        <w:bottom w:val="none" w:sz="0" w:space="0" w:color="auto"/>
        <w:right w:val="none" w:sz="0" w:space="0" w:color="auto"/>
      </w:divBdr>
    </w:div>
    <w:div w:id="1664115773">
      <w:bodyDiv w:val="1"/>
      <w:marLeft w:val="0"/>
      <w:marRight w:val="0"/>
      <w:marTop w:val="0"/>
      <w:marBottom w:val="0"/>
      <w:divBdr>
        <w:top w:val="none" w:sz="0" w:space="0" w:color="auto"/>
        <w:left w:val="none" w:sz="0" w:space="0" w:color="auto"/>
        <w:bottom w:val="none" w:sz="0" w:space="0" w:color="auto"/>
        <w:right w:val="none" w:sz="0" w:space="0" w:color="auto"/>
      </w:divBdr>
    </w:div>
    <w:div w:id="1767074422">
      <w:bodyDiv w:val="1"/>
      <w:marLeft w:val="0"/>
      <w:marRight w:val="0"/>
      <w:marTop w:val="0"/>
      <w:marBottom w:val="0"/>
      <w:divBdr>
        <w:top w:val="none" w:sz="0" w:space="0" w:color="auto"/>
        <w:left w:val="none" w:sz="0" w:space="0" w:color="auto"/>
        <w:bottom w:val="none" w:sz="0" w:space="0" w:color="auto"/>
        <w:right w:val="none" w:sz="0" w:space="0" w:color="auto"/>
      </w:divBdr>
    </w:div>
    <w:div w:id="1808550336">
      <w:bodyDiv w:val="1"/>
      <w:marLeft w:val="0"/>
      <w:marRight w:val="0"/>
      <w:marTop w:val="0"/>
      <w:marBottom w:val="0"/>
      <w:divBdr>
        <w:top w:val="none" w:sz="0" w:space="0" w:color="auto"/>
        <w:left w:val="none" w:sz="0" w:space="0" w:color="auto"/>
        <w:bottom w:val="none" w:sz="0" w:space="0" w:color="auto"/>
        <w:right w:val="none" w:sz="0" w:space="0" w:color="auto"/>
      </w:divBdr>
    </w:div>
    <w:div w:id="1839685042">
      <w:bodyDiv w:val="1"/>
      <w:marLeft w:val="0"/>
      <w:marRight w:val="0"/>
      <w:marTop w:val="0"/>
      <w:marBottom w:val="0"/>
      <w:divBdr>
        <w:top w:val="none" w:sz="0" w:space="0" w:color="auto"/>
        <w:left w:val="none" w:sz="0" w:space="0" w:color="auto"/>
        <w:bottom w:val="none" w:sz="0" w:space="0" w:color="auto"/>
        <w:right w:val="none" w:sz="0" w:space="0" w:color="auto"/>
      </w:divBdr>
    </w:div>
    <w:div w:id="1866361871">
      <w:bodyDiv w:val="1"/>
      <w:marLeft w:val="0"/>
      <w:marRight w:val="0"/>
      <w:marTop w:val="0"/>
      <w:marBottom w:val="0"/>
      <w:divBdr>
        <w:top w:val="none" w:sz="0" w:space="0" w:color="auto"/>
        <w:left w:val="none" w:sz="0" w:space="0" w:color="auto"/>
        <w:bottom w:val="none" w:sz="0" w:space="0" w:color="auto"/>
        <w:right w:val="none" w:sz="0" w:space="0" w:color="auto"/>
      </w:divBdr>
    </w:div>
    <w:div w:id="1902056664">
      <w:bodyDiv w:val="1"/>
      <w:marLeft w:val="0"/>
      <w:marRight w:val="0"/>
      <w:marTop w:val="0"/>
      <w:marBottom w:val="0"/>
      <w:divBdr>
        <w:top w:val="none" w:sz="0" w:space="0" w:color="auto"/>
        <w:left w:val="none" w:sz="0" w:space="0" w:color="auto"/>
        <w:bottom w:val="none" w:sz="0" w:space="0" w:color="auto"/>
        <w:right w:val="none" w:sz="0" w:space="0" w:color="auto"/>
      </w:divBdr>
    </w:div>
    <w:div w:id="1904636590">
      <w:bodyDiv w:val="1"/>
      <w:marLeft w:val="0"/>
      <w:marRight w:val="0"/>
      <w:marTop w:val="0"/>
      <w:marBottom w:val="0"/>
      <w:divBdr>
        <w:top w:val="none" w:sz="0" w:space="0" w:color="auto"/>
        <w:left w:val="none" w:sz="0" w:space="0" w:color="auto"/>
        <w:bottom w:val="none" w:sz="0" w:space="0" w:color="auto"/>
        <w:right w:val="none" w:sz="0" w:space="0" w:color="auto"/>
      </w:divBdr>
    </w:div>
    <w:div w:id="1987276866">
      <w:bodyDiv w:val="1"/>
      <w:marLeft w:val="0"/>
      <w:marRight w:val="0"/>
      <w:marTop w:val="0"/>
      <w:marBottom w:val="0"/>
      <w:divBdr>
        <w:top w:val="none" w:sz="0" w:space="0" w:color="auto"/>
        <w:left w:val="none" w:sz="0" w:space="0" w:color="auto"/>
        <w:bottom w:val="none" w:sz="0" w:space="0" w:color="auto"/>
        <w:right w:val="none" w:sz="0" w:space="0" w:color="auto"/>
      </w:divBdr>
    </w:div>
    <w:div w:id="2064718625">
      <w:bodyDiv w:val="1"/>
      <w:marLeft w:val="0"/>
      <w:marRight w:val="0"/>
      <w:marTop w:val="0"/>
      <w:marBottom w:val="0"/>
      <w:divBdr>
        <w:top w:val="none" w:sz="0" w:space="0" w:color="auto"/>
        <w:left w:val="none" w:sz="0" w:space="0" w:color="auto"/>
        <w:bottom w:val="none" w:sz="0" w:space="0" w:color="auto"/>
        <w:right w:val="none" w:sz="0" w:space="0" w:color="auto"/>
      </w:divBdr>
    </w:div>
    <w:div w:id="213956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9AF68-4E67-4F7A-8FE6-60645C726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3588</TotalTime>
  <Pages>1</Pages>
  <Words>4391</Words>
  <Characters>25033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Jochum</dc:creator>
  <cp:keywords/>
  <dc:description/>
  <cp:lastModifiedBy>Michael Jochum</cp:lastModifiedBy>
  <cp:revision>9</cp:revision>
  <dcterms:created xsi:type="dcterms:W3CDTF">2021-08-05T21:01:00Z</dcterms:created>
  <dcterms:modified xsi:type="dcterms:W3CDTF">2021-08-16T21:15:00Z</dcterms:modified>
</cp:coreProperties>
</file>