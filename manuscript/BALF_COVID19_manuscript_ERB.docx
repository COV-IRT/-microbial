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4C0A9" w14:textId="327E69B7" w:rsidR="00115EC0" w:rsidRPr="007E698C" w:rsidRDefault="00017B48" w:rsidP="00072444">
      <w:pPr>
        <w:spacing w:after="60" w:line="480" w:lineRule="auto"/>
        <w:rPr>
          <w:rFonts w:eastAsia="Times New Roman" w:cstheme="minorHAnsi"/>
          <w:b/>
          <w:bCs/>
          <w:color w:val="000000"/>
        </w:rPr>
      </w:pPr>
      <w:r w:rsidRPr="007E698C">
        <w:rPr>
          <w:rFonts w:eastAsia="Times New Roman" w:cstheme="minorHAnsi"/>
          <w:b/>
          <w:bCs/>
          <w:color w:val="000000"/>
        </w:rPr>
        <w:t xml:space="preserve">Analysis of Bronchoalveolar Lavage Fluid </w:t>
      </w:r>
      <w:proofErr w:type="spellStart"/>
      <w:r w:rsidRPr="007E698C">
        <w:rPr>
          <w:rFonts w:eastAsia="Times New Roman" w:cstheme="minorHAnsi"/>
          <w:b/>
          <w:bCs/>
          <w:color w:val="000000"/>
        </w:rPr>
        <w:t>Metatranscriptome</w:t>
      </w:r>
      <w:r w:rsidR="00EC3DD7" w:rsidRPr="007E698C">
        <w:rPr>
          <w:rFonts w:eastAsia="Times New Roman" w:cstheme="minorHAnsi"/>
          <w:b/>
          <w:bCs/>
          <w:color w:val="000000"/>
        </w:rPr>
        <w:t>s</w:t>
      </w:r>
      <w:proofErr w:type="spellEnd"/>
      <w:r w:rsidRPr="007E698C">
        <w:rPr>
          <w:rFonts w:eastAsia="Times New Roman" w:cstheme="minorHAnsi"/>
          <w:b/>
          <w:bCs/>
          <w:color w:val="000000"/>
        </w:rPr>
        <w:t xml:space="preserve"> Among Patients with COVID-19 Disease</w:t>
      </w:r>
    </w:p>
    <w:p w14:paraId="242FFF12" w14:textId="654D4AE3" w:rsidR="00115EC0" w:rsidRPr="007E698C" w:rsidRDefault="00017B48" w:rsidP="00072444">
      <w:pPr>
        <w:spacing w:after="0" w:line="240" w:lineRule="auto"/>
        <w:rPr>
          <w:rFonts w:eastAsia="Times New Roman" w:cstheme="minorHAnsi"/>
        </w:rPr>
      </w:pPr>
      <w:bookmarkStart w:id="0" w:name="_Hlk99897211"/>
      <w:r w:rsidRPr="007E698C">
        <w:rPr>
          <w:rFonts w:eastAsia="Times New Roman" w:cstheme="minorHAnsi"/>
        </w:rPr>
        <w:t xml:space="preserve">Michael </w:t>
      </w:r>
      <w:proofErr w:type="spellStart"/>
      <w:r w:rsidRPr="007E698C">
        <w:rPr>
          <w:rFonts w:eastAsia="Times New Roman" w:cstheme="minorHAnsi"/>
        </w:rPr>
        <w:t>Jochum</w:t>
      </w:r>
      <w:proofErr w:type="spellEnd"/>
      <w:r w:rsidR="00671256" w:rsidRPr="007E698C">
        <w:rPr>
          <w:rFonts w:eastAsia="Times New Roman" w:cstheme="minorHAnsi"/>
        </w:rPr>
        <w:t xml:space="preserve"> (</w:t>
      </w:r>
      <w:r w:rsidR="00671256" w:rsidRPr="007E698C">
        <w:rPr>
          <w:rFonts w:cstheme="minorHAnsi"/>
          <w:color w:val="333333"/>
        </w:rPr>
        <w:t>0000-0002-2398-356X)</w:t>
      </w:r>
      <w:r w:rsidRPr="007E698C">
        <w:rPr>
          <w:rFonts w:eastAsia="Times New Roman" w:cstheme="minorHAnsi"/>
          <w:vertAlign w:val="superscript"/>
        </w:rPr>
        <w:t xml:space="preserve"> 1</w:t>
      </w:r>
      <w:r w:rsidRPr="007E698C">
        <w:rPr>
          <w:rFonts w:eastAsia="Times New Roman" w:cstheme="minorHAnsi"/>
        </w:rPr>
        <w:t>, Michael D. Lee</w:t>
      </w:r>
      <w:r w:rsidR="006D473A" w:rsidRPr="007E698C">
        <w:rPr>
          <w:rFonts w:eastAsia="Times New Roman" w:cstheme="minorHAnsi"/>
        </w:rPr>
        <w:t xml:space="preserve"> (0000-0001-7750-9145)</w:t>
      </w:r>
      <w:r w:rsidRPr="007E698C">
        <w:rPr>
          <w:rFonts w:eastAsia="Times New Roman" w:cstheme="minorHAnsi"/>
          <w:vertAlign w:val="superscript"/>
        </w:rPr>
        <w:t xml:space="preserve"> 2</w:t>
      </w:r>
      <w:r w:rsidRPr="007E698C">
        <w:rPr>
          <w:rFonts w:eastAsia="Times New Roman" w:cstheme="minorHAnsi"/>
        </w:rPr>
        <w:t>, Kristen Curry</w:t>
      </w:r>
      <w:r w:rsidRPr="007E698C">
        <w:rPr>
          <w:rFonts w:eastAsia="Times New Roman" w:cstheme="minorHAnsi"/>
          <w:vertAlign w:val="superscript"/>
        </w:rPr>
        <w:t xml:space="preserve"> </w:t>
      </w:r>
      <w:r w:rsidR="00526E31" w:rsidRPr="007E698C">
        <w:rPr>
          <w:rFonts w:eastAsia="Times New Roman" w:cstheme="minorHAnsi"/>
        </w:rPr>
        <w:t>(</w:t>
      </w:r>
      <w:r w:rsidR="00526E31" w:rsidRPr="007E698C">
        <w:rPr>
          <w:rFonts w:cstheme="minorHAnsi"/>
          <w:color w:val="333333"/>
        </w:rPr>
        <w:t>0000-0001-8375-397X)</w:t>
      </w:r>
      <w:r w:rsidR="00526E31" w:rsidRPr="007E698C">
        <w:rPr>
          <w:rFonts w:eastAsia="Times New Roman" w:cstheme="minorHAnsi"/>
          <w:vertAlign w:val="superscript"/>
        </w:rPr>
        <w:t xml:space="preserve"> </w:t>
      </w:r>
      <w:r w:rsidR="00EC3DD7" w:rsidRPr="007E698C">
        <w:rPr>
          <w:rFonts w:eastAsia="Times New Roman" w:cstheme="minorHAnsi"/>
          <w:vertAlign w:val="superscript"/>
        </w:rPr>
        <w:t>3</w:t>
      </w:r>
      <w:r w:rsidRPr="007E698C">
        <w:rPr>
          <w:rFonts w:eastAsia="Times New Roman" w:cstheme="minorHAnsi"/>
        </w:rPr>
        <w:t xml:space="preserve">, </w:t>
      </w:r>
      <w:proofErr w:type="spellStart"/>
      <w:r w:rsidRPr="007E698C">
        <w:rPr>
          <w:rFonts w:eastAsia="Times New Roman" w:cstheme="minorHAnsi"/>
        </w:rPr>
        <w:t>Viktorija</w:t>
      </w:r>
      <w:proofErr w:type="spellEnd"/>
      <w:r w:rsidRPr="007E698C">
        <w:rPr>
          <w:rFonts w:eastAsia="Times New Roman" w:cstheme="minorHAnsi"/>
        </w:rPr>
        <w:t xml:space="preserve"> </w:t>
      </w:r>
      <w:proofErr w:type="spellStart"/>
      <w:r w:rsidRPr="007E698C">
        <w:rPr>
          <w:rFonts w:eastAsia="Times New Roman" w:cstheme="minorHAnsi"/>
        </w:rPr>
        <w:t>Zaksas</w:t>
      </w:r>
      <w:proofErr w:type="spellEnd"/>
      <w:r w:rsidR="00246AAC" w:rsidRPr="007E698C">
        <w:rPr>
          <w:rFonts w:eastAsia="Times New Roman" w:cstheme="minorHAnsi"/>
        </w:rPr>
        <w:t xml:space="preserve"> (0000-0001-7916-4902)</w:t>
      </w:r>
      <w:r w:rsidRPr="007E698C">
        <w:rPr>
          <w:rFonts w:eastAsia="Times New Roman" w:cstheme="minorHAnsi"/>
          <w:vertAlign w:val="superscript"/>
        </w:rPr>
        <w:t xml:space="preserve"> </w:t>
      </w:r>
      <w:r w:rsidR="00EC3DD7" w:rsidRPr="007E698C">
        <w:rPr>
          <w:rFonts w:eastAsia="Times New Roman" w:cstheme="minorHAnsi"/>
          <w:vertAlign w:val="superscript"/>
        </w:rPr>
        <w:t>4</w:t>
      </w:r>
      <w:r w:rsidR="007751D2" w:rsidRPr="007E698C">
        <w:rPr>
          <w:rFonts w:eastAsia="Times New Roman" w:cstheme="minorHAnsi"/>
          <w:vertAlign w:val="superscript"/>
        </w:rPr>
        <w:t>,5</w:t>
      </w:r>
      <w:r w:rsidRPr="007E698C">
        <w:rPr>
          <w:rFonts w:eastAsia="Times New Roman" w:cstheme="minorHAnsi"/>
        </w:rPr>
        <w:t>, Elizabeth Vitalis</w:t>
      </w:r>
      <w:r w:rsidR="008C1BEA">
        <w:rPr>
          <w:rFonts w:eastAsia="Times New Roman" w:cstheme="minorHAnsi"/>
        </w:rPr>
        <w:t xml:space="preserve"> </w:t>
      </w:r>
      <w:r w:rsidR="008C1BEA" w:rsidRPr="008C1BEA">
        <w:rPr>
          <w:rStyle w:val="Heading1Char"/>
          <w:rFonts w:asciiTheme="minorHAnsi" w:eastAsiaTheme="majorEastAsia" w:hAnsiTheme="minorHAnsi" w:cstheme="minorHAnsi"/>
          <w:b w:val="0"/>
          <w:bCs w:val="0"/>
          <w:color w:val="000000"/>
          <w:spacing w:val="8"/>
          <w:sz w:val="22"/>
          <w:szCs w:val="22"/>
        </w:rPr>
        <w:t>(</w:t>
      </w:r>
      <w:r w:rsidR="008C1BEA" w:rsidRPr="008C1BEA">
        <w:rPr>
          <w:rFonts w:eastAsia="Times New Roman" w:cstheme="minorHAnsi"/>
          <w:color w:val="000000"/>
          <w:spacing w:val="8"/>
        </w:rPr>
        <w:t>0000-0001-6036-1543)</w:t>
      </w:r>
      <w:r w:rsidR="007751D2" w:rsidRPr="007E698C">
        <w:rPr>
          <w:rFonts w:eastAsia="Times New Roman" w:cstheme="minorHAnsi"/>
          <w:vertAlign w:val="superscript"/>
        </w:rPr>
        <w:t>6</w:t>
      </w:r>
      <w:r w:rsidRPr="007E698C">
        <w:rPr>
          <w:rFonts w:eastAsia="Times New Roman" w:cstheme="minorHAnsi"/>
        </w:rPr>
        <w:t xml:space="preserve">, Todd </w:t>
      </w:r>
      <w:proofErr w:type="spellStart"/>
      <w:r w:rsidRPr="007E698C">
        <w:rPr>
          <w:rFonts w:eastAsia="Times New Roman" w:cstheme="minorHAnsi"/>
        </w:rPr>
        <w:t>Treangen</w:t>
      </w:r>
      <w:proofErr w:type="spellEnd"/>
      <w:r w:rsidR="001A4843" w:rsidRPr="007E698C">
        <w:rPr>
          <w:rFonts w:eastAsia="Times New Roman" w:cstheme="minorHAnsi"/>
        </w:rPr>
        <w:t xml:space="preserve"> (0000-0002-3760-564X)</w:t>
      </w:r>
      <w:r w:rsidRPr="007E698C">
        <w:rPr>
          <w:rFonts w:eastAsia="Times New Roman" w:cstheme="minorHAnsi"/>
          <w:vertAlign w:val="superscript"/>
        </w:rPr>
        <w:t xml:space="preserve"> </w:t>
      </w:r>
      <w:r w:rsidR="00EC3DD7" w:rsidRPr="007E698C">
        <w:rPr>
          <w:rFonts w:eastAsia="Times New Roman" w:cstheme="minorHAnsi"/>
          <w:vertAlign w:val="superscript"/>
        </w:rPr>
        <w:t>3</w:t>
      </w:r>
      <w:r w:rsidRPr="007E698C">
        <w:rPr>
          <w:rFonts w:eastAsia="Times New Roman" w:cstheme="minorHAnsi"/>
        </w:rPr>
        <w:t>, Kjersti Aagaard</w:t>
      </w:r>
      <w:r w:rsidR="00842ED9" w:rsidRPr="007E698C">
        <w:rPr>
          <w:rFonts w:eastAsia="Times New Roman" w:cstheme="minorHAnsi"/>
        </w:rPr>
        <w:t xml:space="preserve"> (0000-0002-2960-0371)</w:t>
      </w:r>
      <w:r w:rsidR="00842ED9" w:rsidRPr="007E698C">
        <w:rPr>
          <w:rFonts w:eastAsia="Times New Roman" w:cstheme="minorHAnsi"/>
          <w:vertAlign w:val="superscript"/>
        </w:rPr>
        <w:t xml:space="preserve"> </w:t>
      </w:r>
      <w:r w:rsidRPr="007E698C">
        <w:rPr>
          <w:rFonts w:eastAsia="Times New Roman" w:cstheme="minorHAnsi"/>
          <w:vertAlign w:val="superscript"/>
        </w:rPr>
        <w:t>1</w:t>
      </w:r>
      <w:r w:rsidRPr="007E698C">
        <w:rPr>
          <w:rFonts w:eastAsia="Times New Roman" w:cstheme="minorHAnsi"/>
        </w:rPr>
        <w:t xml:space="preserve">, Krista </w:t>
      </w:r>
      <w:r w:rsidR="002977CA" w:rsidRPr="007E698C">
        <w:rPr>
          <w:rFonts w:eastAsia="Times New Roman" w:cstheme="minorHAnsi"/>
        </w:rPr>
        <w:t xml:space="preserve">L. </w:t>
      </w:r>
      <w:proofErr w:type="spellStart"/>
      <w:r w:rsidRPr="007E698C">
        <w:rPr>
          <w:rFonts w:eastAsia="Times New Roman" w:cstheme="minorHAnsi"/>
        </w:rPr>
        <w:t>Ternus</w:t>
      </w:r>
      <w:proofErr w:type="spellEnd"/>
      <w:r w:rsidR="00842ED9" w:rsidRPr="007E698C">
        <w:rPr>
          <w:rFonts w:eastAsia="Times New Roman" w:cstheme="minorHAnsi"/>
        </w:rPr>
        <w:t xml:space="preserve"> (0000-0003-1138-5308)</w:t>
      </w:r>
      <w:r w:rsidRPr="007E698C">
        <w:rPr>
          <w:rFonts w:eastAsia="Times New Roman" w:cstheme="minorHAnsi"/>
          <w:vertAlign w:val="superscript"/>
        </w:rPr>
        <w:t xml:space="preserve"> </w:t>
      </w:r>
      <w:r w:rsidR="007751D2" w:rsidRPr="007E698C">
        <w:rPr>
          <w:rFonts w:eastAsia="Times New Roman" w:cstheme="minorHAnsi"/>
          <w:vertAlign w:val="superscript"/>
        </w:rPr>
        <w:t>7</w:t>
      </w:r>
    </w:p>
    <w:bookmarkEnd w:id="0"/>
    <w:p w14:paraId="482BCBB1" w14:textId="32A2B786" w:rsidR="00745DC2" w:rsidRPr="00745DC2" w:rsidRDefault="00017B48" w:rsidP="00745DC2">
      <w:pPr>
        <w:spacing w:before="400" w:after="120" w:line="240" w:lineRule="auto"/>
        <w:jc w:val="both"/>
        <w:outlineLvl w:val="0"/>
        <w:rPr>
          <w:rFonts w:cstheme="minorHAnsi"/>
          <w:i/>
          <w:iCs/>
        </w:rPr>
      </w:pPr>
      <w:r w:rsidRPr="007E698C">
        <w:rPr>
          <w:rFonts w:cstheme="minorHAnsi"/>
          <w:i/>
          <w:iCs/>
          <w:vertAlign w:val="superscript"/>
        </w:rPr>
        <w:t>1</w:t>
      </w:r>
      <w:r w:rsidRPr="007E698C">
        <w:rPr>
          <w:rFonts w:cstheme="minorHAnsi"/>
          <w:i/>
          <w:iCs/>
        </w:rPr>
        <w:t xml:space="preserve">Department of Obstetrics and Gynecology, </w:t>
      </w:r>
      <w:r w:rsidR="003C6281" w:rsidRPr="007E698C">
        <w:rPr>
          <w:rFonts w:cstheme="minorHAnsi"/>
          <w:i/>
          <w:iCs/>
        </w:rPr>
        <w:t>Division of Maternal-Fetal Medicine</w:t>
      </w:r>
      <w:r w:rsidRPr="007E698C">
        <w:rPr>
          <w:rFonts w:cstheme="minorHAnsi"/>
          <w:i/>
          <w:iCs/>
        </w:rPr>
        <w:t>, Baylor College of Medicine and Texas Children’s Hospital, Houston, T</w:t>
      </w:r>
      <w:r w:rsidR="00CA0A5F" w:rsidRPr="007E698C">
        <w:rPr>
          <w:rFonts w:cstheme="minorHAnsi"/>
          <w:i/>
          <w:iCs/>
        </w:rPr>
        <w:t>exas</w:t>
      </w:r>
      <w:r w:rsidRPr="007E698C">
        <w:rPr>
          <w:rFonts w:cstheme="minorHAnsi"/>
          <w:i/>
          <w:iCs/>
        </w:rPr>
        <w:t xml:space="preserve"> 77030, USA; </w:t>
      </w:r>
      <w:r w:rsidRPr="007E698C">
        <w:rPr>
          <w:rFonts w:cstheme="minorHAnsi"/>
          <w:i/>
          <w:iCs/>
          <w:vertAlign w:val="superscript"/>
        </w:rPr>
        <w:t>2</w:t>
      </w:r>
      <w:r w:rsidRPr="007E698C">
        <w:rPr>
          <w:rFonts w:cstheme="minorHAnsi"/>
          <w:i/>
          <w:iCs/>
        </w:rPr>
        <w:t xml:space="preserve">Blue Marble Space Institute of Science, Seattle, Washington 98104, USA; </w:t>
      </w:r>
      <w:r w:rsidR="00EC3DD7" w:rsidRPr="007E698C">
        <w:rPr>
          <w:rFonts w:eastAsia="Times New Roman" w:cstheme="minorHAnsi"/>
          <w:i/>
          <w:iCs/>
          <w:vertAlign w:val="superscript"/>
        </w:rPr>
        <w:t>3</w:t>
      </w:r>
      <w:r w:rsidRPr="007E698C">
        <w:rPr>
          <w:rFonts w:cstheme="minorHAnsi"/>
          <w:i/>
          <w:iCs/>
        </w:rPr>
        <w:t>Department of Computer Science, Rice University, Houston</w:t>
      </w:r>
      <w:r w:rsidR="00CA0A5F" w:rsidRPr="007E698C">
        <w:rPr>
          <w:rFonts w:cstheme="minorHAnsi"/>
          <w:i/>
          <w:iCs/>
        </w:rPr>
        <w:t>, Texas</w:t>
      </w:r>
      <w:r w:rsidRPr="007E698C">
        <w:rPr>
          <w:rFonts w:cstheme="minorHAnsi"/>
          <w:i/>
          <w:iCs/>
        </w:rPr>
        <w:t xml:space="preserve"> 77005, USA; </w:t>
      </w:r>
      <w:r w:rsidR="00EC3DD7" w:rsidRPr="007E698C">
        <w:rPr>
          <w:rFonts w:cstheme="minorHAnsi"/>
          <w:i/>
          <w:iCs/>
          <w:vertAlign w:val="superscript"/>
        </w:rPr>
        <w:t>4</w:t>
      </w:r>
      <w:r w:rsidRPr="007E698C">
        <w:rPr>
          <w:rFonts w:cstheme="minorHAnsi"/>
          <w:i/>
          <w:iCs/>
        </w:rPr>
        <w:t>Center for Translational Data Science, University of Chicago, Chicago, I</w:t>
      </w:r>
      <w:r w:rsidR="00CA0A5F" w:rsidRPr="007E698C">
        <w:rPr>
          <w:rFonts w:cstheme="minorHAnsi"/>
          <w:i/>
          <w:iCs/>
        </w:rPr>
        <w:t>llinois</w:t>
      </w:r>
      <w:r w:rsidRPr="007E698C">
        <w:rPr>
          <w:rFonts w:cstheme="minorHAnsi"/>
          <w:i/>
          <w:iCs/>
        </w:rPr>
        <w:t xml:space="preserve"> 60615, USA; </w:t>
      </w:r>
      <w:r w:rsidR="00BA50AE" w:rsidRPr="007E698C">
        <w:rPr>
          <w:rFonts w:cstheme="minorHAnsi"/>
          <w:i/>
          <w:iCs/>
          <w:vertAlign w:val="superscript"/>
        </w:rPr>
        <w:t>5</w:t>
      </w:r>
      <w:r w:rsidR="00BA50AE" w:rsidRPr="007E698C">
        <w:rPr>
          <w:rFonts w:cstheme="minorHAnsi"/>
          <w:i/>
          <w:iCs/>
        </w:rPr>
        <w:t>Clever Research Lab LLC,</w:t>
      </w:r>
      <w:r w:rsidR="00CA0A5F" w:rsidRPr="007E698C">
        <w:rPr>
          <w:rFonts w:cstheme="minorHAnsi"/>
          <w:i/>
          <w:iCs/>
        </w:rPr>
        <w:t xml:space="preserve"> 2501 Chatham Rd, Suite N, Springfield,</w:t>
      </w:r>
      <w:r w:rsidR="00BA50AE" w:rsidRPr="007E698C">
        <w:rPr>
          <w:rFonts w:cstheme="minorHAnsi"/>
          <w:i/>
          <w:iCs/>
        </w:rPr>
        <w:t xml:space="preserve"> I</w:t>
      </w:r>
      <w:r w:rsidR="00CA0A5F" w:rsidRPr="007E698C">
        <w:rPr>
          <w:rFonts w:cstheme="minorHAnsi"/>
          <w:i/>
          <w:iCs/>
        </w:rPr>
        <w:t>llinois</w:t>
      </w:r>
      <w:r w:rsidR="00BA50AE" w:rsidRPr="007E698C">
        <w:rPr>
          <w:rFonts w:cstheme="minorHAnsi"/>
          <w:i/>
          <w:iCs/>
        </w:rPr>
        <w:t xml:space="preserve"> </w:t>
      </w:r>
      <w:r w:rsidR="00CA0A5F" w:rsidRPr="007E698C">
        <w:rPr>
          <w:rFonts w:cstheme="minorHAnsi"/>
          <w:i/>
          <w:iCs/>
        </w:rPr>
        <w:t xml:space="preserve">62704, </w:t>
      </w:r>
      <w:r w:rsidR="00BA50AE" w:rsidRPr="007E698C">
        <w:rPr>
          <w:rFonts w:cstheme="minorHAnsi"/>
          <w:i/>
          <w:iCs/>
        </w:rPr>
        <w:t xml:space="preserve">USA; </w:t>
      </w:r>
      <w:r w:rsidR="007751D2" w:rsidRPr="007E698C">
        <w:rPr>
          <w:rStyle w:val="Emphasis"/>
          <w:rFonts w:cstheme="minorHAnsi"/>
          <w:shd w:val="clear" w:color="auto" w:fill="FFFFFF"/>
          <w:vertAlign w:val="superscript"/>
        </w:rPr>
        <w:t>6</w:t>
      </w:r>
      <w:r w:rsidRPr="007E698C">
        <w:rPr>
          <w:rStyle w:val="Emphasis"/>
          <w:rFonts w:cstheme="minorHAnsi"/>
          <w:shd w:val="clear" w:color="auto" w:fill="FFFFFF"/>
        </w:rPr>
        <w:t>Inscripta</w:t>
      </w:r>
      <w:r w:rsidRPr="007E698C">
        <w:rPr>
          <w:rFonts w:cstheme="minorHAnsi"/>
          <w:i/>
          <w:iCs/>
          <w:shd w:val="clear" w:color="auto" w:fill="FFFFFF"/>
        </w:rPr>
        <w:t xml:space="preserve">, Inc, </w:t>
      </w:r>
      <w:r w:rsidRPr="007E698C">
        <w:rPr>
          <w:rStyle w:val="lrzxr"/>
          <w:rFonts w:cstheme="minorHAnsi"/>
          <w:i/>
          <w:iCs/>
          <w:shd w:val="clear" w:color="auto" w:fill="FFFFFF"/>
        </w:rPr>
        <w:t>5500 Central Ave STE 220, Boulder</w:t>
      </w:r>
      <w:r w:rsidR="00CA0A5F" w:rsidRPr="007E698C">
        <w:rPr>
          <w:rStyle w:val="lrzxr"/>
          <w:rFonts w:cstheme="minorHAnsi"/>
          <w:i/>
          <w:iCs/>
          <w:shd w:val="clear" w:color="auto" w:fill="FFFFFF"/>
        </w:rPr>
        <w:t>,</w:t>
      </w:r>
      <w:r w:rsidRPr="007E698C">
        <w:rPr>
          <w:rStyle w:val="lrzxr"/>
          <w:rFonts w:cstheme="minorHAnsi"/>
          <w:i/>
          <w:iCs/>
          <w:shd w:val="clear" w:color="auto" w:fill="FFFFFF"/>
        </w:rPr>
        <w:t xml:space="preserve"> C</w:t>
      </w:r>
      <w:r w:rsidR="00CA0A5F" w:rsidRPr="007E698C">
        <w:rPr>
          <w:rStyle w:val="lrzxr"/>
          <w:rFonts w:cstheme="minorHAnsi"/>
          <w:i/>
          <w:iCs/>
          <w:shd w:val="clear" w:color="auto" w:fill="FFFFFF"/>
        </w:rPr>
        <w:t>olorado</w:t>
      </w:r>
      <w:r w:rsidRPr="007E698C">
        <w:rPr>
          <w:rStyle w:val="lrzxr"/>
          <w:rFonts w:cstheme="minorHAnsi"/>
          <w:i/>
          <w:iCs/>
          <w:shd w:val="clear" w:color="auto" w:fill="FFFFFF"/>
        </w:rPr>
        <w:t xml:space="preserve"> </w:t>
      </w:r>
      <w:r w:rsidR="00724721" w:rsidRPr="007E698C">
        <w:rPr>
          <w:rStyle w:val="lrzxr"/>
          <w:rFonts w:cstheme="minorHAnsi"/>
          <w:i/>
          <w:iCs/>
          <w:shd w:val="clear" w:color="auto" w:fill="FFFFFF"/>
        </w:rPr>
        <w:t>80301, USA</w:t>
      </w:r>
      <w:r w:rsidRPr="007E698C">
        <w:rPr>
          <w:rStyle w:val="lrzxr"/>
          <w:rFonts w:cstheme="minorHAnsi"/>
          <w:i/>
          <w:iCs/>
          <w:shd w:val="clear" w:color="auto" w:fill="FFFFFF"/>
        </w:rPr>
        <w:t>;</w:t>
      </w:r>
      <w:r w:rsidRPr="007E698C">
        <w:rPr>
          <w:rFonts w:cstheme="minorHAnsi"/>
          <w:i/>
          <w:iCs/>
          <w:shd w:val="clear" w:color="auto" w:fill="FFFFFF"/>
        </w:rPr>
        <w:t xml:space="preserve"> </w:t>
      </w:r>
      <w:r w:rsidR="007751D2" w:rsidRPr="007E698C">
        <w:rPr>
          <w:rFonts w:cstheme="minorHAnsi"/>
          <w:i/>
          <w:iCs/>
          <w:vertAlign w:val="superscript"/>
        </w:rPr>
        <w:t>7</w:t>
      </w:r>
      <w:r w:rsidRPr="007E698C">
        <w:rPr>
          <w:rFonts w:cstheme="minorHAnsi"/>
          <w:i/>
          <w:iCs/>
        </w:rPr>
        <w:t>Signature Science, LLC, 8329 North Mopac Expressway, Austin</w:t>
      </w:r>
      <w:r w:rsidR="00CA0A5F" w:rsidRPr="007E698C">
        <w:rPr>
          <w:rFonts w:cstheme="minorHAnsi"/>
          <w:i/>
          <w:iCs/>
        </w:rPr>
        <w:t>,</w:t>
      </w:r>
      <w:r w:rsidRPr="007E698C">
        <w:rPr>
          <w:rFonts w:cstheme="minorHAnsi"/>
          <w:i/>
          <w:iCs/>
        </w:rPr>
        <w:t xml:space="preserve"> T</w:t>
      </w:r>
      <w:r w:rsidR="00CA0A5F" w:rsidRPr="007E698C">
        <w:rPr>
          <w:rFonts w:cstheme="minorHAnsi"/>
          <w:i/>
          <w:iCs/>
        </w:rPr>
        <w:t>exas</w:t>
      </w:r>
      <w:r w:rsidRPr="007E698C">
        <w:rPr>
          <w:rFonts w:cstheme="minorHAnsi"/>
          <w:i/>
          <w:iCs/>
        </w:rPr>
        <w:t xml:space="preserve"> </w:t>
      </w:r>
      <w:r w:rsidR="00925ACE" w:rsidRPr="007E698C">
        <w:rPr>
          <w:rFonts w:cstheme="minorHAnsi"/>
          <w:i/>
          <w:iCs/>
        </w:rPr>
        <w:t>78759</w:t>
      </w:r>
      <w:r w:rsidR="004771F6" w:rsidRPr="007E698C">
        <w:rPr>
          <w:rFonts w:cstheme="minorHAnsi"/>
          <w:i/>
          <w:iCs/>
        </w:rPr>
        <w:t>, USA.</w:t>
      </w:r>
    </w:p>
    <w:p w14:paraId="77AF0213" w14:textId="1907705A" w:rsidR="00745DC2" w:rsidRPr="00745DC2" w:rsidRDefault="00745DC2" w:rsidP="00745DC2">
      <w:pPr>
        <w:spacing w:before="480" w:after="0" w:line="240" w:lineRule="auto"/>
        <w:rPr>
          <w:rFonts w:cstheme="minorHAnsi"/>
          <w:b/>
          <w:bCs/>
          <w:color w:val="201F1E"/>
        </w:rPr>
      </w:pPr>
      <w:r w:rsidRPr="00745DC2">
        <w:rPr>
          <w:rFonts w:cstheme="minorHAnsi"/>
          <w:b/>
          <w:bCs/>
          <w:color w:val="201F1E"/>
        </w:rPr>
        <w:t>Author email addresses:</w:t>
      </w:r>
    </w:p>
    <w:p w14:paraId="685336C3" w14:textId="58D82FBF" w:rsidR="00745DC2" w:rsidRDefault="00745DC2" w:rsidP="00745DC2">
      <w:pPr>
        <w:spacing w:after="0" w:line="240" w:lineRule="auto"/>
        <w:rPr>
          <w:rFonts w:eastAsia="Times New Roman" w:cstheme="minorHAnsi"/>
        </w:rPr>
      </w:pPr>
      <w:r w:rsidRPr="007E698C">
        <w:rPr>
          <w:rFonts w:eastAsia="Times New Roman" w:cstheme="minorHAnsi"/>
        </w:rPr>
        <w:t xml:space="preserve">Michael </w:t>
      </w:r>
      <w:proofErr w:type="spellStart"/>
      <w:r w:rsidRPr="007E698C">
        <w:rPr>
          <w:rFonts w:eastAsia="Times New Roman" w:cstheme="minorHAnsi"/>
        </w:rPr>
        <w:t>Jochum</w:t>
      </w:r>
      <w:proofErr w:type="spellEnd"/>
      <w:r>
        <w:rPr>
          <w:rFonts w:eastAsia="Times New Roman" w:cstheme="minorHAnsi"/>
        </w:rPr>
        <w:t xml:space="preserve"> –</w:t>
      </w:r>
      <w:r w:rsidR="009C752A">
        <w:rPr>
          <w:rFonts w:eastAsia="Times New Roman" w:cstheme="minorHAnsi"/>
        </w:rPr>
        <w:t xml:space="preserve"> </w:t>
      </w:r>
      <w:hyperlink r:id="rId6" w:history="1">
        <w:r w:rsidR="009C752A" w:rsidRPr="00E34EAA">
          <w:rPr>
            <w:rStyle w:val="Hyperlink"/>
            <w:rFonts w:eastAsia="Times New Roman" w:cstheme="minorHAnsi"/>
          </w:rPr>
          <w:t>michael.jochum@bcm.edu</w:t>
        </w:r>
      </w:hyperlink>
      <w:r w:rsidR="009C752A">
        <w:rPr>
          <w:rFonts w:eastAsia="Times New Roman" w:cstheme="minorHAnsi"/>
        </w:rPr>
        <w:t xml:space="preserve"> </w:t>
      </w:r>
    </w:p>
    <w:p w14:paraId="55878ABF" w14:textId="2995AA5F" w:rsidR="00745DC2" w:rsidRDefault="00745DC2" w:rsidP="00745DC2">
      <w:pPr>
        <w:spacing w:after="0" w:line="240" w:lineRule="auto"/>
        <w:rPr>
          <w:rFonts w:eastAsia="Times New Roman" w:cstheme="minorHAnsi"/>
        </w:rPr>
      </w:pPr>
      <w:r w:rsidRPr="007E698C">
        <w:rPr>
          <w:rFonts w:eastAsia="Times New Roman" w:cstheme="minorHAnsi"/>
        </w:rPr>
        <w:t>Michael D. Lee</w:t>
      </w:r>
      <w:r>
        <w:rPr>
          <w:rFonts w:eastAsia="Times New Roman" w:cstheme="minorHAnsi"/>
        </w:rPr>
        <w:t xml:space="preserve"> –</w:t>
      </w:r>
      <w:r w:rsidR="00F42FCB">
        <w:rPr>
          <w:rFonts w:eastAsia="Times New Roman" w:cstheme="minorHAnsi"/>
        </w:rPr>
        <w:t xml:space="preserve"> </w:t>
      </w:r>
      <w:hyperlink r:id="rId7" w:history="1">
        <w:r w:rsidR="00F42FCB" w:rsidRPr="00E34EAA">
          <w:rPr>
            <w:rStyle w:val="Hyperlink"/>
            <w:rFonts w:eastAsia="Times New Roman" w:cstheme="minorHAnsi"/>
          </w:rPr>
          <w:t>mike.lee@nasa.gov</w:t>
        </w:r>
      </w:hyperlink>
      <w:r w:rsidR="00F42FCB">
        <w:rPr>
          <w:rFonts w:eastAsia="Times New Roman" w:cstheme="minorHAnsi"/>
        </w:rPr>
        <w:t xml:space="preserve"> </w:t>
      </w:r>
    </w:p>
    <w:p w14:paraId="0A27CB0E" w14:textId="2EB7145B" w:rsidR="00745DC2" w:rsidRDefault="00745DC2" w:rsidP="00745DC2">
      <w:pPr>
        <w:spacing w:after="0" w:line="240" w:lineRule="auto"/>
        <w:rPr>
          <w:rFonts w:eastAsia="Times New Roman" w:cstheme="minorHAnsi"/>
        </w:rPr>
      </w:pPr>
      <w:r w:rsidRPr="007E698C">
        <w:rPr>
          <w:rFonts w:eastAsia="Times New Roman" w:cstheme="minorHAnsi"/>
        </w:rPr>
        <w:t>Kristen Curry</w:t>
      </w:r>
      <w:r>
        <w:rPr>
          <w:rFonts w:eastAsia="Times New Roman" w:cstheme="minorHAnsi"/>
        </w:rPr>
        <w:t xml:space="preserve"> –</w:t>
      </w:r>
      <w:r w:rsidR="00F42FCB">
        <w:rPr>
          <w:rFonts w:eastAsia="Times New Roman" w:cstheme="minorHAnsi"/>
        </w:rPr>
        <w:t xml:space="preserve"> </w:t>
      </w:r>
      <w:hyperlink r:id="rId8" w:history="1">
        <w:r w:rsidR="00F42FCB" w:rsidRPr="00E34EAA">
          <w:rPr>
            <w:rStyle w:val="Hyperlink"/>
            <w:rFonts w:eastAsia="Times New Roman" w:cstheme="minorHAnsi"/>
          </w:rPr>
          <w:t>kdc10@rice.edu</w:t>
        </w:r>
      </w:hyperlink>
      <w:r w:rsidR="00F42FCB">
        <w:rPr>
          <w:rFonts w:eastAsia="Times New Roman" w:cstheme="minorHAnsi"/>
        </w:rPr>
        <w:t xml:space="preserve"> </w:t>
      </w:r>
    </w:p>
    <w:p w14:paraId="1F8AE036" w14:textId="26A772AE" w:rsidR="00745DC2" w:rsidRDefault="00745DC2" w:rsidP="00745DC2">
      <w:pPr>
        <w:spacing w:after="0" w:line="240" w:lineRule="auto"/>
        <w:rPr>
          <w:rFonts w:eastAsia="Times New Roman" w:cstheme="minorHAnsi"/>
        </w:rPr>
      </w:pPr>
      <w:proofErr w:type="spellStart"/>
      <w:r w:rsidRPr="007E698C">
        <w:rPr>
          <w:rFonts w:eastAsia="Times New Roman" w:cstheme="minorHAnsi"/>
        </w:rPr>
        <w:t>Viktorija</w:t>
      </w:r>
      <w:proofErr w:type="spellEnd"/>
      <w:r w:rsidRPr="007E698C">
        <w:rPr>
          <w:rFonts w:eastAsia="Times New Roman" w:cstheme="minorHAnsi"/>
        </w:rPr>
        <w:t xml:space="preserve"> </w:t>
      </w:r>
      <w:proofErr w:type="spellStart"/>
      <w:r w:rsidRPr="007E698C">
        <w:rPr>
          <w:rFonts w:eastAsia="Times New Roman" w:cstheme="minorHAnsi"/>
        </w:rPr>
        <w:t>Zaksas</w:t>
      </w:r>
      <w:proofErr w:type="spellEnd"/>
      <w:r>
        <w:rPr>
          <w:rFonts w:eastAsia="Times New Roman" w:cstheme="minorHAnsi"/>
        </w:rPr>
        <w:t xml:space="preserve"> –</w:t>
      </w:r>
      <w:r w:rsidR="006F397B">
        <w:rPr>
          <w:rFonts w:eastAsia="Times New Roman" w:cstheme="minorHAnsi"/>
        </w:rPr>
        <w:t xml:space="preserve"> </w:t>
      </w:r>
      <w:hyperlink r:id="rId9" w:history="1">
        <w:r w:rsidR="006F397B" w:rsidRPr="00E34EAA">
          <w:rPr>
            <w:rStyle w:val="Hyperlink"/>
            <w:rFonts w:eastAsia="Times New Roman" w:cstheme="minorHAnsi"/>
          </w:rPr>
          <w:t>viktorija.zaksiene@gmail.com</w:t>
        </w:r>
      </w:hyperlink>
      <w:r w:rsidR="006F397B">
        <w:rPr>
          <w:rFonts w:eastAsia="Times New Roman" w:cstheme="minorHAnsi"/>
        </w:rPr>
        <w:t xml:space="preserve"> </w:t>
      </w:r>
    </w:p>
    <w:p w14:paraId="1A3A15D2" w14:textId="7CC33511" w:rsidR="00745DC2" w:rsidRDefault="00745DC2" w:rsidP="00745DC2">
      <w:pPr>
        <w:spacing w:after="0" w:line="240" w:lineRule="auto"/>
        <w:rPr>
          <w:rFonts w:eastAsia="Times New Roman" w:cstheme="minorHAnsi"/>
        </w:rPr>
      </w:pPr>
      <w:r w:rsidRPr="007E698C">
        <w:rPr>
          <w:rFonts w:eastAsia="Times New Roman" w:cstheme="minorHAnsi"/>
        </w:rPr>
        <w:t>Elizabeth Vitalis</w:t>
      </w:r>
      <w:r>
        <w:rPr>
          <w:rFonts w:eastAsia="Times New Roman" w:cstheme="minorHAnsi"/>
        </w:rPr>
        <w:t xml:space="preserve"> –</w:t>
      </w:r>
      <w:r w:rsidR="006F397B">
        <w:rPr>
          <w:rFonts w:eastAsia="Times New Roman" w:cstheme="minorHAnsi"/>
        </w:rPr>
        <w:t xml:space="preserve"> </w:t>
      </w:r>
      <w:hyperlink r:id="rId10" w:history="1">
        <w:r w:rsidR="006F397B" w:rsidRPr="00E34EAA">
          <w:rPr>
            <w:rStyle w:val="Hyperlink"/>
            <w:rFonts w:eastAsia="Times New Roman" w:cstheme="minorHAnsi"/>
          </w:rPr>
          <w:t>Elizabeth.Vitalis@inscripta.com</w:t>
        </w:r>
      </w:hyperlink>
      <w:r w:rsidR="006F397B">
        <w:rPr>
          <w:rFonts w:eastAsia="Times New Roman" w:cstheme="minorHAnsi"/>
        </w:rPr>
        <w:t xml:space="preserve"> </w:t>
      </w:r>
    </w:p>
    <w:p w14:paraId="76098DAA" w14:textId="0F5C9182" w:rsidR="00745DC2" w:rsidRDefault="00745DC2" w:rsidP="00745DC2">
      <w:pPr>
        <w:spacing w:after="0" w:line="240" w:lineRule="auto"/>
        <w:rPr>
          <w:rFonts w:eastAsia="Times New Roman" w:cstheme="minorHAnsi"/>
        </w:rPr>
      </w:pPr>
      <w:r w:rsidRPr="007E698C">
        <w:rPr>
          <w:rFonts w:eastAsia="Times New Roman" w:cstheme="minorHAnsi"/>
        </w:rPr>
        <w:t xml:space="preserve">Todd </w:t>
      </w:r>
      <w:proofErr w:type="spellStart"/>
      <w:r w:rsidRPr="007E698C">
        <w:rPr>
          <w:rFonts w:eastAsia="Times New Roman" w:cstheme="minorHAnsi"/>
        </w:rPr>
        <w:t>Treangen</w:t>
      </w:r>
      <w:proofErr w:type="spellEnd"/>
      <w:r>
        <w:rPr>
          <w:rFonts w:eastAsia="Times New Roman" w:cstheme="minorHAnsi"/>
        </w:rPr>
        <w:t xml:space="preserve"> –</w:t>
      </w:r>
      <w:r w:rsidR="00F42FCB">
        <w:rPr>
          <w:rFonts w:eastAsia="Times New Roman" w:cstheme="minorHAnsi"/>
        </w:rPr>
        <w:t xml:space="preserve"> </w:t>
      </w:r>
      <w:hyperlink r:id="rId11" w:history="1">
        <w:r w:rsidR="00F42FCB" w:rsidRPr="00E34EAA">
          <w:rPr>
            <w:rStyle w:val="Hyperlink"/>
            <w:rFonts w:eastAsia="Times New Roman" w:cstheme="minorHAnsi"/>
          </w:rPr>
          <w:t>treangen@rice.edu</w:t>
        </w:r>
      </w:hyperlink>
      <w:r w:rsidR="00F42FCB">
        <w:rPr>
          <w:rFonts w:eastAsia="Times New Roman" w:cstheme="minorHAnsi"/>
        </w:rPr>
        <w:t xml:space="preserve"> </w:t>
      </w:r>
    </w:p>
    <w:p w14:paraId="3D24B292" w14:textId="363CE70A" w:rsidR="00745DC2" w:rsidRDefault="00745DC2" w:rsidP="00745DC2">
      <w:pPr>
        <w:spacing w:after="0" w:line="240" w:lineRule="auto"/>
        <w:rPr>
          <w:rFonts w:cstheme="minorHAnsi"/>
          <w:color w:val="201F1E"/>
        </w:rPr>
      </w:pPr>
      <w:r w:rsidRPr="007E698C">
        <w:rPr>
          <w:rFonts w:eastAsia="Times New Roman" w:cstheme="minorHAnsi"/>
        </w:rPr>
        <w:t>Kjersti Aagaard</w:t>
      </w:r>
      <w:r>
        <w:rPr>
          <w:rFonts w:eastAsia="Times New Roman" w:cstheme="minorHAnsi"/>
        </w:rPr>
        <w:t xml:space="preserve"> –</w:t>
      </w:r>
      <w:r w:rsidR="009C752A">
        <w:rPr>
          <w:rFonts w:eastAsia="Times New Roman" w:cstheme="minorHAnsi"/>
        </w:rPr>
        <w:t xml:space="preserve"> </w:t>
      </w:r>
      <w:hyperlink r:id="rId12" w:history="1">
        <w:r w:rsidR="009C752A" w:rsidRPr="00E34EAA">
          <w:rPr>
            <w:rStyle w:val="Hyperlink"/>
            <w:rFonts w:eastAsia="Times New Roman" w:cstheme="minorHAnsi"/>
          </w:rPr>
          <w:t>aagaardt@bcm.edu</w:t>
        </w:r>
      </w:hyperlink>
      <w:r w:rsidR="009C752A">
        <w:rPr>
          <w:rFonts w:eastAsia="Times New Roman" w:cstheme="minorHAnsi"/>
        </w:rPr>
        <w:t xml:space="preserve"> </w:t>
      </w:r>
    </w:p>
    <w:p w14:paraId="3F87EF1E" w14:textId="73793DA6" w:rsidR="00745DC2" w:rsidRDefault="00745DC2" w:rsidP="00745DC2">
      <w:pPr>
        <w:spacing w:after="0" w:line="240" w:lineRule="auto"/>
        <w:rPr>
          <w:rFonts w:cstheme="minorHAnsi"/>
          <w:color w:val="201F1E"/>
        </w:rPr>
      </w:pPr>
      <w:r w:rsidRPr="00745DC2">
        <w:rPr>
          <w:rFonts w:cstheme="minorHAnsi"/>
          <w:color w:val="201F1E"/>
        </w:rPr>
        <w:t xml:space="preserve">Corresponding Author: </w:t>
      </w:r>
      <w:r>
        <w:rPr>
          <w:rFonts w:cstheme="minorHAnsi"/>
          <w:color w:val="201F1E"/>
        </w:rPr>
        <w:t xml:space="preserve">Krista L. </w:t>
      </w:r>
      <w:proofErr w:type="spellStart"/>
      <w:r>
        <w:rPr>
          <w:rFonts w:cstheme="minorHAnsi"/>
          <w:color w:val="201F1E"/>
        </w:rPr>
        <w:t>Ternus</w:t>
      </w:r>
      <w:proofErr w:type="spellEnd"/>
      <w:r>
        <w:rPr>
          <w:rFonts w:eastAsia="Times New Roman" w:cstheme="minorHAnsi"/>
        </w:rPr>
        <w:t xml:space="preserve"> – </w:t>
      </w:r>
      <w:hyperlink r:id="rId13" w:history="1">
        <w:r w:rsidRPr="00E34EAA">
          <w:rPr>
            <w:rStyle w:val="Hyperlink"/>
            <w:rFonts w:cstheme="minorHAnsi"/>
          </w:rPr>
          <w:t>kternus@signaturescience.com</w:t>
        </w:r>
      </w:hyperlink>
      <w:r>
        <w:rPr>
          <w:rFonts w:cstheme="minorHAnsi"/>
          <w:color w:val="201F1E"/>
        </w:rPr>
        <w:t xml:space="preserve"> </w:t>
      </w:r>
    </w:p>
    <w:p w14:paraId="263792AF" w14:textId="77777777" w:rsidR="00DE16F9" w:rsidRDefault="00745DC2" w:rsidP="00745DC2">
      <w:pPr>
        <w:spacing w:before="480" w:after="0" w:line="240" w:lineRule="auto"/>
        <w:rPr>
          <w:rFonts w:cstheme="minorHAnsi"/>
          <w:b/>
          <w:bCs/>
          <w:color w:val="201F1E"/>
        </w:rPr>
      </w:pPr>
      <w:r w:rsidRPr="00745DC2">
        <w:rPr>
          <w:rFonts w:cstheme="minorHAnsi"/>
          <w:b/>
          <w:bCs/>
          <w:color w:val="201F1E"/>
        </w:rPr>
        <w:t>Keywords:</w:t>
      </w:r>
    </w:p>
    <w:p w14:paraId="26034236" w14:textId="492955EE" w:rsidR="00DE16F9" w:rsidRPr="00DE16F9" w:rsidRDefault="00DE16F9">
      <w:pPr>
        <w:spacing w:after="0" w:line="240" w:lineRule="auto"/>
        <w:rPr>
          <w:rFonts w:cstheme="minorHAnsi"/>
          <w:color w:val="201F1E"/>
        </w:rPr>
      </w:pPr>
      <w:r>
        <w:rPr>
          <w:rFonts w:cstheme="minorHAnsi"/>
          <w:color w:val="201F1E"/>
        </w:rPr>
        <w:t xml:space="preserve">COVID-19, SARS-CoV-2, </w:t>
      </w:r>
      <w:proofErr w:type="spellStart"/>
      <w:r>
        <w:rPr>
          <w:rFonts w:cstheme="minorHAnsi"/>
          <w:color w:val="201F1E"/>
        </w:rPr>
        <w:t>metatranscriptome</w:t>
      </w:r>
      <w:proofErr w:type="spellEnd"/>
      <w:r>
        <w:rPr>
          <w:rFonts w:cstheme="minorHAnsi"/>
          <w:color w:val="201F1E"/>
        </w:rPr>
        <w:t xml:space="preserve">, microbiome, </w:t>
      </w:r>
      <w:r w:rsidR="002B7518">
        <w:rPr>
          <w:rFonts w:cstheme="minorHAnsi"/>
          <w:color w:val="201F1E"/>
        </w:rPr>
        <w:t>b</w:t>
      </w:r>
      <w:r w:rsidR="002B7518" w:rsidRPr="002B7518">
        <w:rPr>
          <w:rFonts w:cstheme="minorHAnsi"/>
          <w:color w:val="201F1E"/>
        </w:rPr>
        <w:t>ronchoalveolar lavage fluid</w:t>
      </w:r>
      <w:r w:rsidR="002B7518">
        <w:rPr>
          <w:rFonts w:cstheme="minorHAnsi"/>
          <w:color w:val="201F1E"/>
        </w:rPr>
        <w:t xml:space="preserve">, </w:t>
      </w:r>
      <w:r>
        <w:rPr>
          <w:rFonts w:cstheme="minorHAnsi"/>
          <w:color w:val="201F1E"/>
        </w:rPr>
        <w:t>BALF, lower respiratory tract</w:t>
      </w:r>
      <w:r>
        <w:rPr>
          <w:rFonts w:cstheme="minorHAnsi"/>
          <w:b/>
          <w:bCs/>
          <w:color w:val="201F1E"/>
        </w:rPr>
        <w:br w:type="page"/>
      </w:r>
    </w:p>
    <w:p w14:paraId="52D58EF6" w14:textId="5817D996" w:rsidR="00115EC0" w:rsidRPr="007E698C" w:rsidRDefault="00017B48" w:rsidP="00A07B11">
      <w:pPr>
        <w:pStyle w:val="NormalWeb"/>
        <w:spacing w:before="480" w:beforeAutospacing="0" w:after="0" w:afterAutospacing="0" w:line="480" w:lineRule="auto"/>
        <w:rPr>
          <w:rFonts w:asciiTheme="minorHAnsi" w:hAnsiTheme="minorHAnsi" w:cstheme="minorHAnsi"/>
          <w:color w:val="201F1E"/>
          <w:sz w:val="22"/>
          <w:szCs w:val="22"/>
        </w:rPr>
      </w:pPr>
      <w:r w:rsidRPr="007E698C">
        <w:rPr>
          <w:rFonts w:asciiTheme="minorHAnsi" w:hAnsiTheme="minorHAnsi" w:cstheme="minorHAnsi"/>
          <w:b/>
          <w:bCs/>
          <w:color w:val="201F1E"/>
          <w:sz w:val="22"/>
          <w:szCs w:val="22"/>
        </w:rPr>
        <w:lastRenderedPageBreak/>
        <w:t>Abstract: </w:t>
      </w:r>
    </w:p>
    <w:p w14:paraId="3DEB1331" w14:textId="08DBC911" w:rsidR="006F1A80" w:rsidRDefault="006F1A80" w:rsidP="00A07B11">
      <w:pPr>
        <w:spacing w:after="0" w:line="480" w:lineRule="auto"/>
        <w:jc w:val="both"/>
        <w:rPr>
          <w:rFonts w:cstheme="minorHAnsi"/>
          <w:color w:val="201F1E"/>
          <w:u w:val="single"/>
        </w:rPr>
      </w:pPr>
      <w:bookmarkStart w:id="1" w:name="_Hlk90288947"/>
      <w:r w:rsidRPr="006F1A80">
        <w:rPr>
          <w:rFonts w:cstheme="minorHAnsi"/>
          <w:color w:val="201F1E"/>
          <w:u w:val="single"/>
        </w:rPr>
        <w:t>Background</w:t>
      </w:r>
    </w:p>
    <w:p w14:paraId="72BD3D75" w14:textId="4747CD00" w:rsidR="006F1A80" w:rsidRDefault="006F1A80" w:rsidP="00A07B11">
      <w:pPr>
        <w:spacing w:after="0" w:line="480" w:lineRule="auto"/>
        <w:jc w:val="both"/>
        <w:rPr>
          <w:rFonts w:cstheme="minorHAnsi"/>
          <w:color w:val="201F1E"/>
          <w:u w:val="single"/>
        </w:rPr>
      </w:pPr>
      <w:r w:rsidRPr="007E698C">
        <w:rPr>
          <w:rFonts w:cstheme="minorHAnsi"/>
          <w:color w:val="201F1E"/>
        </w:rPr>
        <w:t xml:space="preserve">To better understand the potential relationship between COVID-19 </w:t>
      </w:r>
      <w:del w:id="2" w:author="Enrico Barrozo" w:date="2022-09-09T11:14:00Z">
        <w:r w:rsidRPr="007E698C" w:rsidDel="00B53CFB">
          <w:rPr>
            <w:rFonts w:cstheme="minorHAnsi"/>
            <w:color w:val="201F1E"/>
          </w:rPr>
          <w:delText xml:space="preserve">disease morbidity/mortality </w:delText>
        </w:r>
      </w:del>
      <w:r w:rsidRPr="007E698C">
        <w:rPr>
          <w:rFonts w:cstheme="minorHAnsi"/>
          <w:color w:val="201F1E"/>
        </w:rPr>
        <w:t xml:space="preserve">and </w:t>
      </w:r>
      <w:proofErr w:type="spellStart"/>
      <w:ins w:id="3" w:author="Enrico Barrozo" w:date="2022-09-09T11:15:00Z">
        <w:r w:rsidR="00B53CFB" w:rsidRPr="007E698C">
          <w:rPr>
            <w:rFonts w:cstheme="minorHAnsi"/>
            <w:color w:val="201F1E"/>
          </w:rPr>
          <w:t>hologenome</w:t>
        </w:r>
        <w:proofErr w:type="spellEnd"/>
        <w:r w:rsidR="00B53CFB" w:rsidRPr="007E698C">
          <w:rPr>
            <w:rFonts w:cstheme="minorHAnsi"/>
            <w:color w:val="201F1E"/>
          </w:rPr>
          <w:t xml:space="preserve"> </w:t>
        </w:r>
      </w:ins>
      <w:r w:rsidRPr="007E698C">
        <w:rPr>
          <w:rFonts w:cstheme="minorHAnsi"/>
          <w:color w:val="201F1E"/>
        </w:rPr>
        <w:t>microbial community dynamics</w:t>
      </w:r>
      <w:ins w:id="4" w:author="Enrico Barrozo" w:date="2022-09-09T11:15:00Z">
        <w:r w:rsidR="00B53CFB">
          <w:rPr>
            <w:rFonts w:cstheme="minorHAnsi"/>
            <w:color w:val="201F1E"/>
          </w:rPr>
          <w:t xml:space="preserve"> and </w:t>
        </w:r>
      </w:ins>
      <w:del w:id="5" w:author="Enrico Barrozo" w:date="2022-09-09T11:15:00Z">
        <w:r w:rsidRPr="007E698C" w:rsidDel="00B53CFB">
          <w:rPr>
            <w:rFonts w:cstheme="minorHAnsi"/>
            <w:color w:val="201F1E"/>
          </w:rPr>
          <w:delText>/</w:delText>
        </w:r>
      </w:del>
      <w:r w:rsidRPr="007E698C">
        <w:rPr>
          <w:rFonts w:cstheme="minorHAnsi"/>
          <w:color w:val="201F1E"/>
        </w:rPr>
        <w:t>functional profiles</w:t>
      </w:r>
      <w:del w:id="6" w:author="Enrico Barrozo" w:date="2022-09-09T11:15:00Z">
        <w:r w:rsidRPr="007E698C" w:rsidDel="00B53CFB">
          <w:rPr>
            <w:rFonts w:cstheme="minorHAnsi"/>
            <w:color w:val="201F1E"/>
          </w:rPr>
          <w:delText xml:space="preserve"> from a </w:delText>
        </w:r>
      </w:del>
      <w:del w:id="7" w:author="Enrico Barrozo" w:date="2022-09-09T11:14:00Z">
        <w:r w:rsidRPr="007E698C" w:rsidDel="00B53CFB">
          <w:rPr>
            <w:rFonts w:cstheme="minorHAnsi"/>
            <w:color w:val="201F1E"/>
          </w:rPr>
          <w:delText xml:space="preserve">hologenome </w:delText>
        </w:r>
      </w:del>
      <w:del w:id="8" w:author="Enrico Barrozo" w:date="2022-09-09T11:15:00Z">
        <w:r w:rsidRPr="007E698C" w:rsidDel="00B53CFB">
          <w:rPr>
            <w:rFonts w:cstheme="minorHAnsi"/>
            <w:color w:val="201F1E"/>
          </w:rPr>
          <w:delText>standpoint</w:delText>
        </w:r>
      </w:del>
      <w:r w:rsidRPr="007E698C">
        <w:rPr>
          <w:rFonts w:cstheme="minorHAnsi"/>
          <w:color w:val="201F1E"/>
        </w:rPr>
        <w:t xml:space="preserve">, we conducted a multivariate taxonomic and functional microbiome comparison of publicly available </w:t>
      </w:r>
      <w:commentRangeStart w:id="9"/>
      <w:r w:rsidRPr="007E698C">
        <w:rPr>
          <w:rFonts w:cstheme="minorHAnsi"/>
          <w:color w:val="201F1E"/>
        </w:rPr>
        <w:t xml:space="preserve">human bronchoalveolar lavage fluid (BALF) </w:t>
      </w:r>
      <w:proofErr w:type="spellStart"/>
      <w:r w:rsidRPr="007E698C">
        <w:rPr>
          <w:rFonts w:cstheme="minorHAnsi"/>
          <w:color w:val="201F1E"/>
        </w:rPr>
        <w:t>metatranscriptome</w:t>
      </w:r>
      <w:proofErr w:type="spellEnd"/>
      <w:r w:rsidRPr="007E698C">
        <w:rPr>
          <w:rFonts w:cstheme="minorHAnsi"/>
          <w:color w:val="201F1E"/>
        </w:rPr>
        <w:t xml:space="preserve"> samples amongst COVID-19</w:t>
      </w:r>
      <w:commentRangeEnd w:id="9"/>
      <w:r w:rsidR="009F46BD">
        <w:rPr>
          <w:rStyle w:val="CommentReference"/>
        </w:rPr>
        <w:commentReference w:id="9"/>
      </w:r>
      <w:r w:rsidRPr="007E698C">
        <w:rPr>
          <w:rFonts w:cstheme="minorHAnsi"/>
          <w:color w:val="201F1E"/>
        </w:rPr>
        <w:t xml:space="preserve"> (</w:t>
      </w:r>
      <w:r w:rsidRPr="007E698C">
        <w:rPr>
          <w:rFonts w:cstheme="minorHAnsi"/>
          <w:i/>
          <w:iCs/>
          <w:color w:val="201F1E"/>
        </w:rPr>
        <w:t>n</w:t>
      </w:r>
      <w:r w:rsidRPr="007E698C">
        <w:rPr>
          <w:rFonts w:cstheme="minorHAnsi"/>
          <w:color w:val="201F1E"/>
        </w:rPr>
        <w:t>=32), community acquired pneumonia (</w:t>
      </w:r>
      <w:r w:rsidRPr="007E698C">
        <w:rPr>
          <w:rFonts w:cstheme="minorHAnsi"/>
          <w:i/>
          <w:iCs/>
          <w:color w:val="201F1E"/>
        </w:rPr>
        <w:t>n</w:t>
      </w:r>
      <w:r w:rsidRPr="007E698C">
        <w:rPr>
          <w:rFonts w:cstheme="minorHAnsi"/>
          <w:color w:val="201F1E"/>
        </w:rPr>
        <w:t>=25), and uninfected samples (</w:t>
      </w:r>
      <w:r w:rsidRPr="007E698C">
        <w:rPr>
          <w:rFonts w:cstheme="minorHAnsi"/>
          <w:i/>
          <w:iCs/>
          <w:color w:val="201F1E"/>
        </w:rPr>
        <w:t>n</w:t>
      </w:r>
      <w:r w:rsidRPr="007E698C">
        <w:rPr>
          <w:rFonts w:cstheme="minorHAnsi"/>
          <w:color w:val="201F1E"/>
        </w:rPr>
        <w:t>=29)</w:t>
      </w:r>
      <w:ins w:id="10" w:author="Enrico Barrozo" w:date="2022-09-09T11:20:00Z">
        <w:r w:rsidR="00FC03A7">
          <w:rPr>
            <w:rFonts w:cstheme="minorHAnsi"/>
            <w:color w:val="201F1E"/>
          </w:rPr>
          <w:t>. We then</w:t>
        </w:r>
      </w:ins>
      <w:r w:rsidRPr="007E698C">
        <w:rPr>
          <w:rFonts w:cstheme="minorHAnsi"/>
          <w:color w:val="201F1E"/>
        </w:rPr>
        <w:t xml:space="preserve"> </w:t>
      </w:r>
      <w:del w:id="11" w:author="Enrico Barrozo" w:date="2022-09-09T11:20:00Z">
        <w:r w:rsidRPr="007E698C" w:rsidDel="00FC03A7">
          <w:rPr>
            <w:rFonts w:cstheme="minorHAnsi"/>
            <w:color w:val="201F1E"/>
          </w:rPr>
          <w:delText xml:space="preserve">with a </w:delText>
        </w:r>
      </w:del>
      <w:ins w:id="12" w:author="Enrico Barrozo" w:date="2022-09-09T11:20:00Z">
        <w:r w:rsidR="00FC03A7">
          <w:rPr>
            <w:rFonts w:cstheme="minorHAnsi"/>
            <w:color w:val="201F1E"/>
          </w:rPr>
          <w:t xml:space="preserve">performed a </w:t>
        </w:r>
      </w:ins>
      <w:r w:rsidRPr="007E698C">
        <w:rPr>
          <w:rFonts w:cstheme="minorHAnsi"/>
          <w:color w:val="201F1E"/>
        </w:rPr>
        <w:t xml:space="preserve">stratified analysis based on </w:t>
      </w:r>
      <w:ins w:id="13" w:author="Enrico Barrozo" w:date="2022-09-09T11:20:00Z">
        <w:r w:rsidR="00FC03A7" w:rsidRPr="007E698C">
          <w:rPr>
            <w:rFonts w:cstheme="minorHAnsi"/>
            <w:color w:val="201F1E"/>
          </w:rPr>
          <w:t xml:space="preserve">COVID-19 </w:t>
        </w:r>
      </w:ins>
      <w:r w:rsidRPr="007E698C">
        <w:rPr>
          <w:rFonts w:cstheme="minorHAnsi"/>
          <w:color w:val="201F1E"/>
        </w:rPr>
        <w:t xml:space="preserve">mortality amongst </w:t>
      </w:r>
      <w:del w:id="14" w:author="Enrico Barrozo" w:date="2022-09-09T11:21:00Z">
        <w:r w:rsidRPr="007E698C" w:rsidDel="00FC03A7">
          <w:rPr>
            <w:rFonts w:cstheme="minorHAnsi"/>
            <w:color w:val="201F1E"/>
          </w:rPr>
          <w:delText xml:space="preserve">the </w:delText>
        </w:r>
      </w:del>
      <w:del w:id="15" w:author="Enrico Barrozo" w:date="2022-09-09T11:20:00Z">
        <w:r w:rsidRPr="007E698C" w:rsidDel="00FC03A7">
          <w:rPr>
            <w:rFonts w:cstheme="minorHAnsi"/>
            <w:color w:val="201F1E"/>
          </w:rPr>
          <w:delText xml:space="preserve">COVID-19 </w:delText>
        </w:r>
      </w:del>
      <w:r w:rsidRPr="007E698C">
        <w:rPr>
          <w:rFonts w:cstheme="minorHAnsi"/>
          <w:color w:val="201F1E"/>
        </w:rPr>
        <w:t>cohort</w:t>
      </w:r>
      <w:ins w:id="16" w:author="Enrico Barrozo" w:date="2022-09-09T11:21:00Z">
        <w:r w:rsidR="00FC03A7">
          <w:rPr>
            <w:rFonts w:cstheme="minorHAnsi"/>
            <w:color w:val="201F1E"/>
          </w:rPr>
          <w:t>s</w:t>
        </w:r>
      </w:ins>
      <w:r w:rsidRPr="007E698C">
        <w:rPr>
          <w:rFonts w:cstheme="minorHAnsi"/>
          <w:color w:val="201F1E"/>
        </w:rPr>
        <w:t xml:space="preserve"> with known outcomes of deceased </w:t>
      </w:r>
      <w:r w:rsidRPr="007E698C">
        <w:rPr>
          <w:rFonts w:cstheme="minorHAnsi"/>
          <w:iCs/>
          <w:color w:val="201F1E"/>
        </w:rPr>
        <w:t>(</w:t>
      </w:r>
      <w:r w:rsidRPr="007E698C">
        <w:rPr>
          <w:rFonts w:cstheme="minorHAnsi"/>
          <w:i/>
          <w:color w:val="201F1E"/>
        </w:rPr>
        <w:t>n=</w:t>
      </w:r>
      <w:r w:rsidRPr="007E698C">
        <w:rPr>
          <w:rFonts w:cstheme="minorHAnsi"/>
          <w:color w:val="201F1E"/>
        </w:rPr>
        <w:t xml:space="preserve">10) versus survived </w:t>
      </w:r>
      <w:r w:rsidRPr="007E698C">
        <w:rPr>
          <w:rFonts w:cstheme="minorHAnsi"/>
          <w:iCs/>
          <w:color w:val="201F1E"/>
        </w:rPr>
        <w:t>(</w:t>
      </w:r>
      <w:r w:rsidRPr="007E698C">
        <w:rPr>
          <w:rFonts w:cstheme="minorHAnsi"/>
          <w:i/>
          <w:color w:val="201F1E"/>
        </w:rPr>
        <w:t>n=</w:t>
      </w:r>
      <w:r w:rsidRPr="007E698C">
        <w:rPr>
          <w:rFonts w:cstheme="minorHAnsi"/>
          <w:color w:val="201F1E"/>
        </w:rPr>
        <w:t>15). Our overarching hypothesis was that</w:t>
      </w:r>
      <w:ins w:id="17" w:author="Enrico Barrozo" w:date="2022-09-09T11:16:00Z">
        <w:r w:rsidR="00FC03A7">
          <w:rPr>
            <w:rFonts w:cstheme="minorHAnsi"/>
            <w:color w:val="201F1E"/>
          </w:rPr>
          <w:t xml:space="preserve"> compared to</w:t>
        </w:r>
      </w:ins>
      <w:ins w:id="18" w:author="Enrico Barrozo" w:date="2022-09-09T11:17:00Z">
        <w:r w:rsidR="00FC03A7">
          <w:rPr>
            <w:rFonts w:cstheme="minorHAnsi"/>
            <w:color w:val="201F1E"/>
          </w:rPr>
          <w:t xml:space="preserve"> uninfected and</w:t>
        </w:r>
      </w:ins>
      <w:ins w:id="19" w:author="Enrico Barrozo" w:date="2022-09-09T11:16:00Z">
        <w:r w:rsidR="00FC03A7">
          <w:rPr>
            <w:rFonts w:cstheme="minorHAnsi"/>
            <w:color w:val="201F1E"/>
          </w:rPr>
          <w:t xml:space="preserve"> CAP</w:t>
        </w:r>
      </w:ins>
      <w:ins w:id="20" w:author="Enrico Barrozo" w:date="2022-09-09T11:17:00Z">
        <w:r w:rsidR="00FC03A7">
          <w:rPr>
            <w:rFonts w:cstheme="minorHAnsi"/>
            <w:color w:val="201F1E"/>
          </w:rPr>
          <w:t xml:space="preserve"> </w:t>
        </w:r>
        <w:proofErr w:type="spellStart"/>
        <w:r w:rsidR="00FC03A7">
          <w:rPr>
            <w:rFonts w:cstheme="minorHAnsi"/>
            <w:color w:val="201F1E"/>
          </w:rPr>
          <w:t>metatranscriptome</w:t>
        </w:r>
      </w:ins>
      <w:proofErr w:type="spellEnd"/>
      <w:ins w:id="21" w:author="Enrico Barrozo" w:date="2022-09-09T11:16:00Z">
        <w:r w:rsidR="00FC03A7">
          <w:rPr>
            <w:rFonts w:cstheme="minorHAnsi"/>
            <w:color w:val="201F1E"/>
          </w:rPr>
          <w:t xml:space="preserve"> profiles,</w:t>
        </w:r>
      </w:ins>
      <w:r w:rsidRPr="007E698C">
        <w:rPr>
          <w:rFonts w:cstheme="minorHAnsi"/>
          <w:color w:val="201F1E"/>
        </w:rPr>
        <w:t xml:space="preserve"> there </w:t>
      </w:r>
      <w:del w:id="22" w:author="Enrico Barrozo" w:date="2022-09-09T11:12:00Z">
        <w:r w:rsidRPr="007E698C" w:rsidDel="00B53CFB">
          <w:rPr>
            <w:rFonts w:cstheme="minorHAnsi"/>
            <w:color w:val="201F1E"/>
          </w:rPr>
          <w:delText>is a potentially informativ</w:delText>
        </w:r>
      </w:del>
      <w:ins w:id="23" w:author="Enrico Barrozo" w:date="2022-09-09T11:12:00Z">
        <w:r w:rsidR="00B53CFB">
          <w:rPr>
            <w:rFonts w:cstheme="minorHAnsi"/>
            <w:color w:val="201F1E"/>
          </w:rPr>
          <w:t>are</w:t>
        </w:r>
      </w:ins>
      <w:ins w:id="24" w:author="Enrico Barrozo" w:date="2022-09-09T11:16:00Z">
        <w:r w:rsidR="00FC03A7">
          <w:rPr>
            <w:rFonts w:cstheme="minorHAnsi"/>
            <w:color w:val="201F1E"/>
          </w:rPr>
          <w:t xml:space="preserve"> </w:t>
        </w:r>
      </w:ins>
      <w:ins w:id="25" w:author="Enrico Barrozo" w:date="2022-09-09T11:19:00Z">
        <w:r w:rsidR="00FC03A7">
          <w:rPr>
            <w:rFonts w:cstheme="minorHAnsi"/>
            <w:color w:val="201F1E"/>
          </w:rPr>
          <w:t>detectable</w:t>
        </w:r>
      </w:ins>
      <w:ins w:id="26" w:author="Enrico Barrozo" w:date="2022-09-09T11:12:00Z">
        <w:r w:rsidR="00B53CFB">
          <w:rPr>
            <w:rFonts w:cstheme="minorHAnsi"/>
            <w:color w:val="201F1E"/>
          </w:rPr>
          <w:t xml:space="preserve"> </w:t>
        </w:r>
      </w:ins>
      <w:ins w:id="27" w:author="Enrico Barrozo" w:date="2022-09-09T11:21:00Z">
        <w:r w:rsidR="00FC03A7">
          <w:rPr>
            <w:rFonts w:cstheme="minorHAnsi"/>
            <w:color w:val="201F1E"/>
          </w:rPr>
          <w:t xml:space="preserve">and functionally significant </w:t>
        </w:r>
      </w:ins>
      <w:del w:id="28" w:author="Enrico Barrozo" w:date="2022-09-09T11:12:00Z">
        <w:r w:rsidRPr="007E698C" w:rsidDel="00B53CFB">
          <w:rPr>
            <w:rFonts w:cstheme="minorHAnsi"/>
            <w:color w:val="201F1E"/>
          </w:rPr>
          <w:delText>e</w:delText>
        </w:r>
      </w:del>
      <w:del w:id="29" w:author="Enrico Barrozo" w:date="2022-09-09T11:19:00Z">
        <w:r w:rsidRPr="007E698C" w:rsidDel="00FC03A7">
          <w:rPr>
            <w:rFonts w:cstheme="minorHAnsi"/>
            <w:color w:val="201F1E"/>
          </w:rPr>
          <w:delText xml:space="preserve"> </w:delText>
        </w:r>
      </w:del>
      <w:r w:rsidRPr="007E698C">
        <w:rPr>
          <w:rFonts w:cstheme="minorHAnsi"/>
          <w:color w:val="201F1E"/>
        </w:rPr>
        <w:t>relationship</w:t>
      </w:r>
      <w:ins w:id="30" w:author="Enrico Barrozo" w:date="2022-09-09T11:12:00Z">
        <w:r w:rsidR="00B53CFB">
          <w:rPr>
            <w:rFonts w:cstheme="minorHAnsi"/>
            <w:color w:val="201F1E"/>
          </w:rPr>
          <w:t>s</w:t>
        </w:r>
      </w:ins>
      <w:ins w:id="31" w:author="Enrico Barrozo" w:date="2022-09-09T11:19:00Z">
        <w:r w:rsidR="00FC03A7">
          <w:rPr>
            <w:rFonts w:cstheme="minorHAnsi"/>
            <w:color w:val="201F1E"/>
          </w:rPr>
          <w:t xml:space="preserve"> between</w:t>
        </w:r>
      </w:ins>
      <w:ins w:id="32" w:author="Enrico Barrozo" w:date="2022-09-09T11:18:00Z">
        <w:r w:rsidR="00FC03A7">
          <w:rPr>
            <w:rFonts w:cstheme="minorHAnsi"/>
            <w:color w:val="201F1E"/>
          </w:rPr>
          <w:t xml:space="preserve"> bacterial </w:t>
        </w:r>
      </w:ins>
      <w:proofErr w:type="spellStart"/>
      <w:ins w:id="33" w:author="Enrico Barrozo" w:date="2022-09-09T11:21:00Z">
        <w:r w:rsidR="00FC03A7">
          <w:rPr>
            <w:rFonts w:cstheme="minorHAnsi"/>
            <w:color w:val="201F1E"/>
          </w:rPr>
          <w:t>metatranscriptomes</w:t>
        </w:r>
        <w:proofErr w:type="spellEnd"/>
        <w:r w:rsidR="00FC03A7">
          <w:rPr>
            <w:rFonts w:cstheme="minorHAnsi"/>
            <w:color w:val="201F1E"/>
          </w:rPr>
          <w:t xml:space="preserve"> associated with</w:t>
        </w:r>
      </w:ins>
      <w:ins w:id="34" w:author="Enrico Barrozo" w:date="2022-09-09T11:19:00Z">
        <w:r w:rsidR="00FC03A7">
          <w:rPr>
            <w:rFonts w:cstheme="minorHAnsi"/>
            <w:color w:val="201F1E"/>
          </w:rPr>
          <w:t xml:space="preserve"> </w:t>
        </w:r>
      </w:ins>
      <w:del w:id="35" w:author="Enrico Barrozo" w:date="2022-09-09T11:18:00Z">
        <w:r w:rsidRPr="007E698C" w:rsidDel="00FC03A7">
          <w:rPr>
            <w:rFonts w:cstheme="minorHAnsi"/>
            <w:color w:val="201F1E"/>
          </w:rPr>
          <w:delText xml:space="preserve"> between the BALF microbiome and </w:delText>
        </w:r>
      </w:del>
      <w:del w:id="36" w:author="Enrico Barrozo" w:date="2022-09-09T11:14:00Z">
        <w:r w:rsidRPr="007E698C" w:rsidDel="00B53CFB">
          <w:rPr>
            <w:rFonts w:cstheme="minorHAnsi"/>
            <w:color w:val="201F1E"/>
          </w:rPr>
          <w:delText xml:space="preserve">the severity of </w:delText>
        </w:r>
      </w:del>
      <w:r w:rsidRPr="007E698C">
        <w:rPr>
          <w:rFonts w:cstheme="minorHAnsi"/>
          <w:color w:val="201F1E"/>
        </w:rPr>
        <w:t>COVID-19</w:t>
      </w:r>
      <w:ins w:id="37" w:author="Enrico Barrozo" w:date="2022-09-09T11:13:00Z">
        <w:r w:rsidR="00B53CFB">
          <w:rPr>
            <w:rFonts w:cstheme="minorHAnsi"/>
            <w:color w:val="201F1E"/>
          </w:rPr>
          <w:t xml:space="preserve"> </w:t>
        </w:r>
      </w:ins>
      <w:del w:id="38" w:author="Enrico Barrozo" w:date="2022-09-09T11:22:00Z">
        <w:r w:rsidRPr="007E698C" w:rsidDel="00FC03A7">
          <w:rPr>
            <w:rFonts w:cstheme="minorHAnsi"/>
            <w:color w:val="201F1E"/>
          </w:rPr>
          <w:delText xml:space="preserve"> </w:delText>
        </w:r>
      </w:del>
      <w:r w:rsidRPr="007E698C">
        <w:rPr>
          <w:rFonts w:cstheme="minorHAnsi"/>
          <w:color w:val="201F1E"/>
        </w:rPr>
        <w:t>disease</w:t>
      </w:r>
      <w:ins w:id="39" w:author="Enrico Barrozo" w:date="2022-09-09T11:13:00Z">
        <w:r w:rsidR="00B53CFB">
          <w:rPr>
            <w:rFonts w:cstheme="minorHAnsi"/>
            <w:color w:val="201F1E"/>
          </w:rPr>
          <w:t xml:space="preserve"> </w:t>
        </w:r>
      </w:ins>
      <w:del w:id="40" w:author="Enrico Barrozo" w:date="2022-09-09T11:17:00Z">
        <w:r w:rsidRPr="007E698C" w:rsidDel="00FC03A7">
          <w:rPr>
            <w:rFonts w:cstheme="minorHAnsi"/>
            <w:color w:val="201F1E"/>
          </w:rPr>
          <w:delText xml:space="preserve"> </w:delText>
        </w:r>
      </w:del>
      <w:r w:rsidRPr="007E698C">
        <w:rPr>
          <w:rFonts w:cstheme="minorHAnsi"/>
          <w:color w:val="201F1E"/>
        </w:rPr>
        <w:t>onset</w:t>
      </w:r>
      <w:ins w:id="41" w:author="Enrico Barrozo" w:date="2022-09-09T11:13:00Z">
        <w:r w:rsidR="00B53CFB">
          <w:rPr>
            <w:rFonts w:cstheme="minorHAnsi"/>
            <w:color w:val="201F1E"/>
          </w:rPr>
          <w:t>,</w:t>
        </w:r>
      </w:ins>
      <w:r w:rsidRPr="007E698C">
        <w:rPr>
          <w:rFonts w:cstheme="minorHAnsi"/>
          <w:color w:val="201F1E"/>
        </w:rPr>
        <w:t xml:space="preserve"> </w:t>
      </w:r>
      <w:del w:id="42" w:author="Enrico Barrozo" w:date="2022-09-09T11:17:00Z">
        <w:r w:rsidRPr="007E698C" w:rsidDel="00FC03A7">
          <w:rPr>
            <w:rFonts w:cstheme="minorHAnsi"/>
            <w:color w:val="201F1E"/>
          </w:rPr>
          <w:delText xml:space="preserve">and </w:delText>
        </w:r>
      </w:del>
      <w:r w:rsidRPr="007E698C">
        <w:rPr>
          <w:rFonts w:cstheme="minorHAnsi"/>
          <w:color w:val="201F1E"/>
        </w:rPr>
        <w:t>progression</w:t>
      </w:r>
      <w:ins w:id="43" w:author="Enrico Barrozo" w:date="2022-09-09T11:17:00Z">
        <w:r w:rsidR="00FC03A7">
          <w:rPr>
            <w:rFonts w:cstheme="minorHAnsi"/>
            <w:color w:val="201F1E"/>
          </w:rPr>
          <w:t>, severity</w:t>
        </w:r>
      </w:ins>
      <w:r w:rsidRPr="007E698C">
        <w:rPr>
          <w:rFonts w:cstheme="minorHAnsi"/>
          <w:color w:val="201F1E"/>
        </w:rPr>
        <w:t>.</w:t>
      </w:r>
    </w:p>
    <w:p w14:paraId="1516ED87" w14:textId="613F23ED" w:rsidR="006F1A80" w:rsidRDefault="006F1A80" w:rsidP="00A07B11">
      <w:pPr>
        <w:spacing w:after="0" w:line="480" w:lineRule="auto"/>
        <w:jc w:val="both"/>
        <w:rPr>
          <w:rFonts w:cstheme="minorHAnsi"/>
          <w:color w:val="201F1E"/>
          <w:u w:val="single"/>
        </w:rPr>
      </w:pPr>
      <w:r>
        <w:rPr>
          <w:rFonts w:cstheme="minorHAnsi"/>
          <w:color w:val="201F1E"/>
          <w:u w:val="single"/>
        </w:rPr>
        <w:t>Results</w:t>
      </w:r>
    </w:p>
    <w:p w14:paraId="4E521DDA" w14:textId="34874A10" w:rsidR="006F1A80" w:rsidRDefault="006F1A80" w:rsidP="00A07B11">
      <w:pPr>
        <w:spacing w:after="0" w:line="480" w:lineRule="auto"/>
        <w:jc w:val="both"/>
        <w:rPr>
          <w:rFonts w:cstheme="minorHAnsi"/>
          <w:color w:val="201F1E"/>
          <w:u w:val="single"/>
        </w:rPr>
      </w:pPr>
      <w:del w:id="44" w:author="Enrico Barrozo" w:date="2022-09-09T11:24:00Z">
        <w:r w:rsidRPr="007E698C" w:rsidDel="00CB271C">
          <w:rPr>
            <w:rFonts w:cstheme="minorHAnsi"/>
            <w:color w:val="201F1E"/>
          </w:rPr>
          <w:delText>We observed 34 functionally discriminant</w:delText>
        </w:r>
        <w:r w:rsidRPr="007E698C" w:rsidDel="00CB271C">
          <w:rPr>
            <w:rFonts w:cstheme="minorHAnsi"/>
          </w:rPr>
          <w:delText xml:space="preserve"> gene ontology (GO) terms in COVID-19 disease compared to the CAP and uninfected cohorts, and 21 GO terms functionally discriminant to COVID-19 mortality (q &lt; 0.05). </w:delText>
        </w:r>
      </w:del>
      <w:ins w:id="45" w:author="Enrico Barrozo" w:date="2022-09-09T11:24:00Z">
        <w:r w:rsidR="00CB271C">
          <w:rPr>
            <w:rFonts w:cstheme="minorHAnsi"/>
          </w:rPr>
          <w:t>C</w:t>
        </w:r>
        <w:r w:rsidR="00CB271C" w:rsidRPr="007E698C">
          <w:rPr>
            <w:rFonts w:cstheme="minorHAnsi"/>
          </w:rPr>
          <w:t xml:space="preserve">ompared to the </w:t>
        </w:r>
        <w:commentRangeStart w:id="46"/>
        <w:r w:rsidR="00CB271C" w:rsidRPr="007E698C">
          <w:rPr>
            <w:rFonts w:cstheme="minorHAnsi"/>
          </w:rPr>
          <w:t xml:space="preserve">CAP </w:t>
        </w:r>
      </w:ins>
      <w:commentRangeEnd w:id="46"/>
      <w:ins w:id="47" w:author="Enrico Barrozo" w:date="2022-09-09T15:36:00Z">
        <w:r w:rsidR="00976088">
          <w:rPr>
            <w:rStyle w:val="CommentReference"/>
          </w:rPr>
          <w:commentReference w:id="46"/>
        </w:r>
      </w:ins>
      <w:ins w:id="48" w:author="Enrico Barrozo" w:date="2022-09-09T11:24:00Z">
        <w:r w:rsidR="00CB271C" w:rsidRPr="007E698C">
          <w:rPr>
            <w:rFonts w:cstheme="minorHAnsi"/>
          </w:rPr>
          <w:t>and uninfected cohorts,</w:t>
        </w:r>
        <w:r w:rsidR="00CB271C">
          <w:rPr>
            <w:rFonts w:cstheme="minorHAnsi"/>
          </w:rPr>
          <w:t xml:space="preserve"> </w:t>
        </w:r>
        <w:r w:rsidR="00CB271C">
          <w:rPr>
            <w:rFonts w:cstheme="minorHAnsi"/>
            <w:color w:val="201F1E"/>
          </w:rPr>
          <w:t>w</w:t>
        </w:r>
        <w:r w:rsidR="00CB271C" w:rsidRPr="007E698C">
          <w:rPr>
            <w:rFonts w:cstheme="minorHAnsi"/>
            <w:color w:val="201F1E"/>
          </w:rPr>
          <w:t xml:space="preserve">e observed 34 </w:t>
        </w:r>
        <w:r w:rsidR="00CB271C" w:rsidRPr="007E698C">
          <w:rPr>
            <w:rFonts w:cstheme="minorHAnsi"/>
          </w:rPr>
          <w:t>(q &lt; 0.05)</w:t>
        </w:r>
        <w:r w:rsidR="00CB271C">
          <w:rPr>
            <w:rFonts w:cstheme="minorHAnsi"/>
          </w:rPr>
          <w:t xml:space="preserve"> </w:t>
        </w:r>
        <w:r w:rsidR="00CB271C" w:rsidRPr="007E698C">
          <w:rPr>
            <w:rFonts w:cstheme="minorHAnsi"/>
            <w:color w:val="201F1E"/>
          </w:rPr>
          <w:t>functionally discriminant</w:t>
        </w:r>
        <w:r w:rsidR="00CB271C" w:rsidRPr="007E698C">
          <w:rPr>
            <w:rFonts w:cstheme="minorHAnsi"/>
          </w:rPr>
          <w:t xml:space="preserve"> gene ontology (GO) terms in COVID-19 disease </w:t>
        </w:r>
      </w:ins>
      <w:del w:id="49" w:author="Enrico Barrozo" w:date="2022-09-09T11:24:00Z">
        <w:r w:rsidRPr="007E698C" w:rsidDel="00CB271C">
          <w:rPr>
            <w:rFonts w:cstheme="minorHAnsi"/>
          </w:rPr>
          <w:delText xml:space="preserve">GO terms </w:delText>
        </w:r>
      </w:del>
      <w:r w:rsidRPr="007E698C">
        <w:rPr>
          <w:rFonts w:cstheme="minorHAnsi"/>
        </w:rPr>
        <w:t xml:space="preserve">enriched in the COVID-19 disease cohort included hydrolase activity, and significant GO terms under the parental terms of biological regulation, viral process, and interspecies interaction between organisms. </w:t>
      </w:r>
      <w:ins w:id="50" w:author="Enrico Barrozo" w:date="2022-09-09T11:25:00Z">
        <w:r w:rsidR="00CB271C">
          <w:rPr>
            <w:rFonts w:cstheme="minorHAnsi"/>
          </w:rPr>
          <w:t xml:space="preserve">In our analysis stratifying based on </w:t>
        </w:r>
        <w:r w:rsidR="00CB271C" w:rsidRPr="007E698C">
          <w:rPr>
            <w:rFonts w:cstheme="minorHAnsi"/>
          </w:rPr>
          <w:t xml:space="preserve">COVID-19 mortality </w:t>
        </w:r>
        <w:r w:rsidR="00CB271C">
          <w:rPr>
            <w:rFonts w:cstheme="minorHAnsi"/>
          </w:rPr>
          <w:t xml:space="preserve">outcomes, we identified </w:t>
        </w:r>
        <w:r w:rsidR="00CB271C" w:rsidRPr="007E698C">
          <w:rPr>
            <w:rFonts w:cstheme="minorHAnsi"/>
          </w:rPr>
          <w:t xml:space="preserve">21 GO terms </w:t>
        </w:r>
        <w:r w:rsidR="00CB271C">
          <w:rPr>
            <w:rFonts w:cstheme="minorHAnsi"/>
          </w:rPr>
          <w:t xml:space="preserve">including </w:t>
        </w:r>
      </w:ins>
      <w:del w:id="51" w:author="Enrico Barrozo" w:date="2022-09-09T11:25:00Z">
        <w:r w:rsidRPr="007E698C" w:rsidDel="00CB271C">
          <w:rPr>
            <w:rFonts w:cstheme="minorHAnsi"/>
          </w:rPr>
          <w:delText xml:space="preserve">Notable GO terms associated with COVID-19 mortality included </w:delText>
        </w:r>
      </w:del>
      <w:r w:rsidRPr="007E698C">
        <w:rPr>
          <w:rFonts w:cstheme="minorHAnsi"/>
        </w:rPr>
        <w:t xml:space="preserve">nucleobase-containing compound biosynthetic process, organonitrogen compound catabolic process, pyrimidine-containing compound biosynthetic process, and DNA recombination, RNA binding, magnesium and zinc ion binding, oxidoreductase activity, and endopeptidase activity. A Dirichlet multinomial mixtures clustering analysis resulted in a best model fit using three distinct </w:t>
      </w:r>
      <w:commentRangeStart w:id="52"/>
      <w:r w:rsidRPr="007E698C">
        <w:rPr>
          <w:rFonts w:cstheme="minorHAnsi"/>
        </w:rPr>
        <w:t xml:space="preserve">clusters </w:t>
      </w:r>
      <w:commentRangeEnd w:id="52"/>
      <w:r w:rsidR="00A14EA7">
        <w:rPr>
          <w:rStyle w:val="CommentReference"/>
        </w:rPr>
        <w:commentReference w:id="52"/>
      </w:r>
      <w:r w:rsidRPr="007E698C">
        <w:rPr>
          <w:rFonts w:cstheme="minorHAnsi"/>
        </w:rPr>
        <w:t xml:space="preserve">that were significantly associated with COVID-19 disease and mortality. </w:t>
      </w:r>
      <w:commentRangeStart w:id="53"/>
      <w:r w:rsidRPr="007E698C">
        <w:rPr>
          <w:rFonts w:cstheme="minorHAnsi"/>
        </w:rPr>
        <w:t xml:space="preserve">We additionally observed discriminant taxonomic differences associated with COVID-19 disease and mortality in the genus </w:t>
      </w:r>
      <w:proofErr w:type="spellStart"/>
      <w:r w:rsidRPr="007E698C">
        <w:rPr>
          <w:rFonts w:cstheme="minorHAnsi"/>
          <w:i/>
          <w:iCs/>
        </w:rPr>
        <w:t>Sphingomonas</w:t>
      </w:r>
      <w:proofErr w:type="spellEnd"/>
      <w:r w:rsidRPr="007E698C">
        <w:rPr>
          <w:rFonts w:cstheme="minorHAnsi"/>
          <w:i/>
          <w:iCs/>
        </w:rPr>
        <w:t xml:space="preserve">, </w:t>
      </w:r>
      <w:r w:rsidRPr="007E698C">
        <w:rPr>
          <w:rFonts w:cstheme="minorHAnsi"/>
        </w:rPr>
        <w:t xml:space="preserve">belonging to the </w:t>
      </w:r>
      <w:proofErr w:type="spellStart"/>
      <w:r w:rsidRPr="007E698C">
        <w:rPr>
          <w:rFonts w:cstheme="minorHAnsi"/>
          <w:i/>
          <w:iCs/>
        </w:rPr>
        <w:t>Sphingomonadacae</w:t>
      </w:r>
      <w:proofErr w:type="spellEnd"/>
      <w:r w:rsidRPr="007E698C">
        <w:rPr>
          <w:rFonts w:cstheme="minorHAnsi"/>
          <w:i/>
          <w:iCs/>
        </w:rPr>
        <w:t xml:space="preserve"> </w:t>
      </w:r>
      <w:r w:rsidRPr="007E698C">
        <w:rPr>
          <w:rFonts w:cstheme="minorHAnsi"/>
        </w:rPr>
        <w:t xml:space="preserve">family, </w:t>
      </w:r>
      <w:proofErr w:type="spellStart"/>
      <w:r w:rsidRPr="007E698C">
        <w:rPr>
          <w:rFonts w:cstheme="minorHAnsi"/>
          <w:i/>
          <w:iCs/>
        </w:rPr>
        <w:t>Variovorax</w:t>
      </w:r>
      <w:proofErr w:type="spellEnd"/>
      <w:r w:rsidRPr="007E698C">
        <w:rPr>
          <w:rFonts w:cstheme="minorHAnsi"/>
          <w:i/>
          <w:iCs/>
        </w:rPr>
        <w:t>,</w:t>
      </w:r>
      <w:r w:rsidRPr="007E698C">
        <w:rPr>
          <w:rFonts w:cstheme="minorHAnsi"/>
        </w:rPr>
        <w:t xml:space="preserve"> belonging to the </w:t>
      </w:r>
      <w:proofErr w:type="spellStart"/>
      <w:r w:rsidRPr="007E698C">
        <w:rPr>
          <w:rFonts w:cstheme="minorHAnsi"/>
          <w:i/>
          <w:iCs/>
        </w:rPr>
        <w:t>Comamonadaceae</w:t>
      </w:r>
      <w:proofErr w:type="spellEnd"/>
      <w:r w:rsidRPr="007E698C">
        <w:rPr>
          <w:rFonts w:cstheme="minorHAnsi"/>
          <w:i/>
          <w:iCs/>
        </w:rPr>
        <w:t xml:space="preserve"> </w:t>
      </w:r>
      <w:r w:rsidRPr="007E698C">
        <w:rPr>
          <w:rFonts w:cstheme="minorHAnsi"/>
        </w:rPr>
        <w:t xml:space="preserve">family, and in the class </w:t>
      </w:r>
      <w:proofErr w:type="spellStart"/>
      <w:r w:rsidRPr="007E698C">
        <w:t>Bacteroidia</w:t>
      </w:r>
      <w:proofErr w:type="spellEnd"/>
      <w:r w:rsidRPr="007E698C">
        <w:rPr>
          <w:rFonts w:cstheme="minorHAnsi"/>
          <w:i/>
          <w:iCs/>
        </w:rPr>
        <w:t>,</w:t>
      </w:r>
      <w:r w:rsidRPr="007E698C">
        <w:rPr>
          <w:rFonts w:cstheme="minorHAnsi"/>
        </w:rPr>
        <w:t xml:space="preserve"> belonging to the order </w:t>
      </w:r>
      <w:proofErr w:type="spellStart"/>
      <w:r w:rsidRPr="007E698C">
        <w:t>Bacteroidales</w:t>
      </w:r>
      <w:proofErr w:type="spellEnd"/>
      <w:r w:rsidRPr="007E698C">
        <w:rPr>
          <w:rFonts w:cstheme="minorHAnsi"/>
        </w:rPr>
        <w:t>.</w:t>
      </w:r>
      <w:commentRangeEnd w:id="53"/>
      <w:r w:rsidR="009F46BD">
        <w:rPr>
          <w:rStyle w:val="CommentReference"/>
        </w:rPr>
        <w:commentReference w:id="53"/>
      </w:r>
    </w:p>
    <w:p w14:paraId="486E178A" w14:textId="51FC811A" w:rsidR="006F1A80" w:rsidRPr="006F1A80" w:rsidRDefault="006F1A80" w:rsidP="00A07B11">
      <w:pPr>
        <w:spacing w:after="0" w:line="480" w:lineRule="auto"/>
        <w:jc w:val="both"/>
        <w:rPr>
          <w:rFonts w:cstheme="minorHAnsi"/>
          <w:color w:val="201F1E"/>
          <w:u w:val="single"/>
        </w:rPr>
      </w:pPr>
      <w:r>
        <w:rPr>
          <w:rFonts w:cstheme="minorHAnsi"/>
          <w:color w:val="201F1E"/>
          <w:u w:val="single"/>
        </w:rPr>
        <w:lastRenderedPageBreak/>
        <w:t>Conclusions</w:t>
      </w:r>
    </w:p>
    <w:p w14:paraId="72B6462D" w14:textId="79CE9711" w:rsidR="00685C7F" w:rsidRPr="007E698C" w:rsidRDefault="00FD10BF" w:rsidP="00A07B11">
      <w:pPr>
        <w:spacing w:after="0" w:line="480" w:lineRule="auto"/>
        <w:jc w:val="both"/>
        <w:rPr>
          <w:rFonts w:cstheme="minorHAnsi"/>
          <w:color w:val="201F1E"/>
        </w:rPr>
      </w:pPr>
      <w:ins w:id="54" w:author="Enrico Barrozo" w:date="2022-09-09T11:40:00Z">
        <w:r w:rsidRPr="007E698C">
          <w:rPr>
            <w:rFonts w:cstheme="minorHAnsi"/>
          </w:rPr>
          <w:t xml:space="preserve">To our knowledge, this study is the first to evaluate significant differences in taxonomic and functional signatures between BALF </w:t>
        </w:r>
        <w:proofErr w:type="spellStart"/>
        <w:r w:rsidRPr="007E698C">
          <w:rPr>
            <w:rFonts w:cstheme="minorHAnsi"/>
          </w:rPr>
          <w:t>metatranscriptomes</w:t>
        </w:r>
        <w:proofErr w:type="spellEnd"/>
        <w:r w:rsidRPr="007E698C">
          <w:rPr>
            <w:rFonts w:cstheme="minorHAnsi"/>
          </w:rPr>
          <w:t xml:space="preserve"> from COVID-19, CAP, and uninfected cohorts, as well as </w:t>
        </w:r>
      </w:ins>
      <w:ins w:id="55" w:author="Enrico Barrozo" w:date="2022-09-12T10:26:00Z">
        <w:r w:rsidR="00E97874">
          <w:rPr>
            <w:rFonts w:cstheme="minorHAnsi"/>
          </w:rPr>
          <w:t xml:space="preserve">associating these taxa and microbial gene expression pathways with </w:t>
        </w:r>
      </w:ins>
      <w:ins w:id="56" w:author="Enrico Barrozo" w:date="2022-09-09T11:40:00Z">
        <w:r w:rsidRPr="007E698C">
          <w:rPr>
            <w:rFonts w:cstheme="minorHAnsi"/>
          </w:rPr>
          <w:t>COVID-19 morbidity and mortality.</w:t>
        </w:r>
        <w:r>
          <w:rPr>
            <w:rFonts w:cstheme="minorHAnsi"/>
          </w:rPr>
          <w:t xml:space="preserve"> </w:t>
        </w:r>
      </w:ins>
      <w:r w:rsidR="00685C7F" w:rsidRPr="007E698C">
        <w:rPr>
          <w:rFonts w:cstheme="minorHAnsi"/>
          <w:color w:val="201F1E"/>
        </w:rPr>
        <w:t xml:space="preserve">Collectively, </w:t>
      </w:r>
      <w:del w:id="57" w:author="Enrico Barrozo" w:date="2022-09-09T11:09:00Z">
        <w:r w:rsidR="00685C7F" w:rsidRPr="007E698C" w:rsidDel="0089779F">
          <w:rPr>
            <w:rFonts w:cstheme="minorHAnsi"/>
            <w:color w:val="201F1E"/>
          </w:rPr>
          <w:delText xml:space="preserve">while </w:delText>
        </w:r>
      </w:del>
      <w:del w:id="58" w:author="Enrico Barrozo" w:date="2022-09-09T11:07:00Z">
        <w:r w:rsidR="00685C7F" w:rsidRPr="007E698C" w:rsidDel="0089779F">
          <w:rPr>
            <w:rFonts w:cstheme="minorHAnsi"/>
            <w:color w:val="201F1E"/>
          </w:rPr>
          <w:delText>this data does</w:delText>
        </w:r>
      </w:del>
      <w:del w:id="59" w:author="Enrico Barrozo" w:date="2022-09-09T11:09:00Z">
        <w:r w:rsidR="00685C7F" w:rsidRPr="007E698C" w:rsidDel="0089779F">
          <w:rPr>
            <w:rFonts w:cstheme="minorHAnsi"/>
            <w:color w:val="201F1E"/>
          </w:rPr>
          <w:delText xml:space="preserve"> not speak to causality nor directionality of the association, </w:delText>
        </w:r>
      </w:del>
      <w:del w:id="60" w:author="Enrico Barrozo" w:date="2022-09-09T11:07:00Z">
        <w:r w:rsidR="00685C7F" w:rsidRPr="007E698C" w:rsidDel="0089779F">
          <w:rPr>
            <w:rFonts w:cstheme="minorHAnsi"/>
            <w:color w:val="201F1E"/>
          </w:rPr>
          <w:delText>it does</w:delText>
        </w:r>
      </w:del>
      <w:ins w:id="61" w:author="Enrico Barrozo" w:date="2022-09-09T11:07:00Z">
        <w:r w:rsidR="0089779F">
          <w:rPr>
            <w:rFonts w:cstheme="minorHAnsi"/>
            <w:color w:val="201F1E"/>
          </w:rPr>
          <w:t>this study</w:t>
        </w:r>
      </w:ins>
      <w:r w:rsidR="00685C7F" w:rsidRPr="007E698C">
        <w:rPr>
          <w:rFonts w:cstheme="minorHAnsi"/>
          <w:color w:val="201F1E"/>
        </w:rPr>
        <w:t xml:space="preserve"> demonstrate</w:t>
      </w:r>
      <w:ins w:id="62" w:author="Enrico Barrozo" w:date="2022-09-09T11:08:00Z">
        <w:r w:rsidR="0089779F">
          <w:rPr>
            <w:rFonts w:cstheme="minorHAnsi"/>
            <w:color w:val="201F1E"/>
          </w:rPr>
          <w:t>s</w:t>
        </w:r>
      </w:ins>
      <w:r w:rsidR="00685C7F" w:rsidRPr="007E698C">
        <w:rPr>
          <w:rFonts w:cstheme="minorHAnsi"/>
          <w:color w:val="201F1E"/>
        </w:rPr>
        <w:t xml:space="preserve"> </w:t>
      </w:r>
      <w:del w:id="63" w:author="Enrico Barrozo" w:date="2022-09-09T11:09:00Z">
        <w:r w:rsidR="00685C7F" w:rsidRPr="007E698C" w:rsidDel="0089779F">
          <w:rPr>
            <w:rFonts w:cstheme="minorHAnsi"/>
            <w:color w:val="201F1E"/>
          </w:rPr>
          <w:delText xml:space="preserve">a </w:delText>
        </w:r>
      </w:del>
      <w:r w:rsidR="00685C7F" w:rsidRPr="007E698C">
        <w:rPr>
          <w:rFonts w:cstheme="minorHAnsi"/>
          <w:color w:val="201F1E"/>
        </w:rPr>
        <w:t xml:space="preserve">significant </w:t>
      </w:r>
      <w:del w:id="64" w:author="Enrico Barrozo" w:date="2022-09-09T11:10:00Z">
        <w:r w:rsidR="00685C7F" w:rsidRPr="007E698C" w:rsidDel="00B53CFB">
          <w:rPr>
            <w:rFonts w:cstheme="minorHAnsi"/>
            <w:color w:val="201F1E"/>
          </w:rPr>
          <w:delText>relationship</w:delText>
        </w:r>
      </w:del>
      <w:ins w:id="65" w:author="Enrico Barrozo" w:date="2022-09-09T11:10:00Z">
        <w:r w:rsidR="00B53CFB" w:rsidRPr="007E698C">
          <w:rPr>
            <w:rFonts w:cstheme="minorHAnsi"/>
            <w:color w:val="201F1E"/>
          </w:rPr>
          <w:t>relationship</w:t>
        </w:r>
        <w:r w:rsidR="00B53CFB">
          <w:rPr>
            <w:rFonts w:cstheme="minorHAnsi"/>
            <w:color w:val="201F1E"/>
          </w:rPr>
          <w:t>s</w:t>
        </w:r>
      </w:ins>
      <w:r w:rsidR="00685C7F" w:rsidRPr="007E698C">
        <w:rPr>
          <w:rFonts w:cstheme="minorHAnsi"/>
          <w:color w:val="201F1E"/>
        </w:rPr>
        <w:t xml:space="preserve"> between the</w:t>
      </w:r>
      <w:ins w:id="66" w:author="Enrico Barrozo" w:date="2022-09-09T11:08:00Z">
        <w:r w:rsidR="0089779F">
          <w:rPr>
            <w:rFonts w:cstheme="minorHAnsi"/>
            <w:color w:val="201F1E"/>
          </w:rPr>
          <w:t xml:space="preserve"> </w:t>
        </w:r>
      </w:ins>
      <w:ins w:id="67" w:author="Enrico Barrozo" w:date="2022-09-09T11:09:00Z">
        <w:r w:rsidR="0089779F">
          <w:rPr>
            <w:rFonts w:cstheme="minorHAnsi"/>
            <w:color w:val="201F1E"/>
          </w:rPr>
          <w:t xml:space="preserve"> </w:t>
        </w:r>
      </w:ins>
      <w:ins w:id="68" w:author="Enrico Barrozo" w:date="2022-09-09T11:08:00Z">
        <w:r w:rsidR="0089779F">
          <w:rPr>
            <w:rFonts w:cstheme="minorHAnsi"/>
            <w:color w:val="201F1E"/>
          </w:rPr>
          <w:t>composition and functions of the</w:t>
        </w:r>
      </w:ins>
      <w:r w:rsidR="00685C7F" w:rsidRPr="007E698C">
        <w:rPr>
          <w:rFonts w:cstheme="minorHAnsi"/>
          <w:color w:val="201F1E"/>
        </w:rPr>
        <w:t xml:space="preserve"> human microbiome </w:t>
      </w:r>
      <w:del w:id="69" w:author="Enrico Barrozo" w:date="2022-09-09T11:08:00Z">
        <w:r w:rsidR="00685C7F" w:rsidRPr="007E698C" w:rsidDel="0089779F">
          <w:rPr>
            <w:rFonts w:cstheme="minorHAnsi"/>
            <w:color w:val="201F1E"/>
          </w:rPr>
          <w:delText xml:space="preserve">and </w:delText>
        </w:r>
      </w:del>
      <w:ins w:id="70" w:author="Enrico Barrozo" w:date="2022-09-09T11:08:00Z">
        <w:r w:rsidR="0089779F">
          <w:rPr>
            <w:rFonts w:cstheme="minorHAnsi"/>
            <w:color w:val="201F1E"/>
          </w:rPr>
          <w:t>with</w:t>
        </w:r>
        <w:r w:rsidR="0089779F" w:rsidRPr="007E698C">
          <w:rPr>
            <w:rFonts w:cstheme="minorHAnsi"/>
            <w:color w:val="201F1E"/>
          </w:rPr>
          <w:t xml:space="preserve"> </w:t>
        </w:r>
      </w:ins>
      <w:r w:rsidR="00685C7F" w:rsidRPr="007E698C">
        <w:rPr>
          <w:rFonts w:cstheme="minorHAnsi"/>
          <w:color w:val="201F1E"/>
        </w:rPr>
        <w:t>COVID-19</w:t>
      </w:r>
      <w:ins w:id="71" w:author="Enrico Barrozo" w:date="2022-09-12T10:26:00Z">
        <w:r w:rsidR="00E97874">
          <w:rPr>
            <w:rFonts w:cstheme="minorHAnsi"/>
            <w:color w:val="201F1E"/>
          </w:rPr>
          <w:t xml:space="preserve">, CAP, and those </w:t>
        </w:r>
      </w:ins>
      <w:ins w:id="72" w:author="Enrico Barrozo" w:date="2022-09-12T10:27:00Z">
        <w:r w:rsidR="00E97874">
          <w:rPr>
            <w:rFonts w:cstheme="minorHAnsi"/>
            <w:color w:val="201F1E"/>
          </w:rPr>
          <w:t>shared or divergent between these two respiratory</w:t>
        </w:r>
      </w:ins>
      <w:r w:rsidR="00685C7F" w:rsidRPr="007E698C">
        <w:rPr>
          <w:rFonts w:cstheme="minorHAnsi"/>
          <w:color w:val="201F1E"/>
        </w:rPr>
        <w:t xml:space="preserve"> </w:t>
      </w:r>
      <w:r w:rsidR="00C5629E" w:rsidRPr="007E698C">
        <w:rPr>
          <w:rFonts w:cstheme="minorHAnsi"/>
          <w:color w:val="201F1E"/>
        </w:rPr>
        <w:t>disease</w:t>
      </w:r>
      <w:ins w:id="73" w:author="Enrico Barrozo" w:date="2022-09-12T10:27:00Z">
        <w:r w:rsidR="00E97874">
          <w:rPr>
            <w:rFonts w:cstheme="minorHAnsi"/>
            <w:color w:val="201F1E"/>
          </w:rPr>
          <w:t>s</w:t>
        </w:r>
      </w:ins>
      <w:ins w:id="74" w:author="Enrico Barrozo" w:date="2022-09-09T11:08:00Z">
        <w:r w:rsidR="0089779F">
          <w:rPr>
            <w:rFonts w:cstheme="minorHAnsi"/>
            <w:color w:val="201F1E"/>
          </w:rPr>
          <w:t xml:space="preserve"> </w:t>
        </w:r>
      </w:ins>
      <w:ins w:id="75" w:author="Enrico Barrozo" w:date="2022-09-12T10:27:00Z">
        <w:r w:rsidR="00E97874">
          <w:rPr>
            <w:rFonts w:cstheme="minorHAnsi"/>
            <w:color w:val="201F1E"/>
          </w:rPr>
          <w:t>states</w:t>
        </w:r>
      </w:ins>
      <w:del w:id="76" w:author="Enrico Barrozo" w:date="2022-09-09T11:08:00Z">
        <w:r w:rsidR="00C5629E" w:rsidRPr="007E698C" w:rsidDel="0089779F">
          <w:rPr>
            <w:rFonts w:cstheme="minorHAnsi"/>
            <w:color w:val="201F1E"/>
          </w:rPr>
          <w:delText xml:space="preserve"> </w:delText>
        </w:r>
        <w:r w:rsidR="00685C7F" w:rsidRPr="007E698C" w:rsidDel="0089779F">
          <w:rPr>
            <w:rFonts w:cstheme="minorHAnsi"/>
            <w:color w:val="201F1E"/>
          </w:rPr>
          <w:delText>morbidity and mortality</w:delText>
        </w:r>
      </w:del>
      <w:ins w:id="77" w:author="Enrico Barrozo" w:date="2022-09-09T11:07:00Z">
        <w:r w:rsidR="0089779F">
          <w:rPr>
            <w:rFonts w:cstheme="minorHAnsi"/>
            <w:color w:val="201F1E"/>
          </w:rPr>
          <w:t xml:space="preserve">. </w:t>
        </w:r>
      </w:ins>
      <w:ins w:id="78" w:author="Enrico Barrozo" w:date="2022-09-12T10:27:00Z">
        <w:r w:rsidR="00E97874">
          <w:rPr>
            <w:rFonts w:cstheme="minorHAnsi"/>
            <w:color w:val="201F1E"/>
          </w:rPr>
          <w:t xml:space="preserve">The results from this study provide a strong scientific premise for </w:t>
        </w:r>
      </w:ins>
      <w:ins w:id="79" w:author="Enrico Barrozo" w:date="2022-09-09T11:33:00Z">
        <w:r w:rsidR="00A14EA7" w:rsidRPr="007E698C">
          <w:rPr>
            <w:rFonts w:cstheme="minorHAnsi"/>
            <w:color w:val="201F1E"/>
          </w:rPr>
          <w:t>testable hypotheses render</w:t>
        </w:r>
        <w:r w:rsidR="00A14EA7">
          <w:rPr>
            <w:rFonts w:cstheme="minorHAnsi"/>
            <w:color w:val="201F1E"/>
          </w:rPr>
          <w:t xml:space="preserve">ed herein, </w:t>
        </w:r>
      </w:ins>
      <w:ins w:id="80" w:author="Enrico Barrozo" w:date="2022-09-12T10:28:00Z">
        <w:r w:rsidR="00E97874">
          <w:rPr>
            <w:rFonts w:cstheme="minorHAnsi"/>
            <w:color w:val="201F1E"/>
          </w:rPr>
          <w:t xml:space="preserve">which warrant further investigation </w:t>
        </w:r>
      </w:ins>
      <w:ins w:id="81" w:author="Enrico Barrozo" w:date="2022-09-09T11:33:00Z">
        <w:r w:rsidR="00A14EA7">
          <w:rPr>
            <w:rFonts w:cstheme="minorHAnsi"/>
            <w:color w:val="201F1E"/>
          </w:rPr>
          <w:t>to</w:t>
        </w:r>
      </w:ins>
      <w:ins w:id="82" w:author="Enrico Barrozo" w:date="2022-09-09T11:34:00Z">
        <w:r w:rsidR="00A14EA7">
          <w:rPr>
            <w:rFonts w:cstheme="minorHAnsi"/>
            <w:color w:val="201F1E"/>
          </w:rPr>
          <w:t xml:space="preserve"> provide</w:t>
        </w:r>
      </w:ins>
      <w:ins w:id="83" w:author="Enrico Barrozo" w:date="2022-09-09T11:33:00Z">
        <w:r w:rsidR="00A14EA7">
          <w:rPr>
            <w:rFonts w:cstheme="minorHAnsi"/>
            <w:color w:val="201F1E"/>
          </w:rPr>
          <w:t xml:space="preserve"> </w:t>
        </w:r>
      </w:ins>
      <w:ins w:id="84" w:author="Enrico Barrozo" w:date="2022-09-09T11:34:00Z">
        <w:r w:rsidR="00A14EA7">
          <w:rPr>
            <w:rFonts w:cstheme="minorHAnsi"/>
            <w:color w:val="201F1E"/>
          </w:rPr>
          <w:t>a</w:t>
        </w:r>
      </w:ins>
      <w:ins w:id="85" w:author="Enrico Barrozo" w:date="2022-09-09T11:10:00Z">
        <w:r w:rsidR="00B53CFB">
          <w:rPr>
            <w:rFonts w:cstheme="minorHAnsi"/>
            <w:color w:val="201F1E"/>
          </w:rPr>
          <w:t xml:space="preserve"> molecular understanding of the </w:t>
        </w:r>
        <w:r w:rsidR="00B53CFB" w:rsidRPr="007E698C">
          <w:rPr>
            <w:rFonts w:cstheme="minorHAnsi"/>
            <w:color w:val="201F1E"/>
          </w:rPr>
          <w:t xml:space="preserve">causality </w:t>
        </w:r>
        <w:r w:rsidR="00B53CFB">
          <w:rPr>
            <w:rFonts w:cstheme="minorHAnsi"/>
            <w:color w:val="201F1E"/>
          </w:rPr>
          <w:t>and</w:t>
        </w:r>
        <w:r w:rsidR="00B53CFB" w:rsidRPr="007E698C">
          <w:rPr>
            <w:rFonts w:cstheme="minorHAnsi"/>
            <w:color w:val="201F1E"/>
          </w:rPr>
          <w:t xml:space="preserve"> directionality of </w:t>
        </w:r>
      </w:ins>
      <w:ins w:id="86" w:author="Enrico Barrozo" w:date="2022-09-12T10:28:00Z">
        <w:r w:rsidR="00E97874">
          <w:rPr>
            <w:rFonts w:cstheme="minorHAnsi"/>
            <w:color w:val="201F1E"/>
          </w:rPr>
          <w:t>host-microbiome-pathogen interactions</w:t>
        </w:r>
      </w:ins>
      <w:del w:id="87" w:author="Enrico Barrozo" w:date="2022-09-09T11:07:00Z">
        <w:r w:rsidR="00685C7F" w:rsidRPr="007E698C" w:rsidDel="0089779F">
          <w:rPr>
            <w:rFonts w:cstheme="minorHAnsi"/>
            <w:color w:val="201F1E"/>
          </w:rPr>
          <w:delText>,</w:delText>
        </w:r>
      </w:del>
      <w:del w:id="88" w:author="Enrico Barrozo" w:date="2022-09-09T11:10:00Z">
        <w:r w:rsidR="00685C7F" w:rsidRPr="007E698C" w:rsidDel="00B53CFB">
          <w:rPr>
            <w:rFonts w:cstheme="minorHAnsi"/>
            <w:color w:val="201F1E"/>
          </w:rPr>
          <w:delText xml:space="preserve"> </w:delText>
        </w:r>
      </w:del>
      <w:del w:id="89" w:author="Enrico Barrozo" w:date="2022-09-09T11:11:00Z">
        <w:r w:rsidR="00685C7F" w:rsidRPr="007E698C" w:rsidDel="00B53CFB">
          <w:rPr>
            <w:rFonts w:cstheme="minorHAnsi"/>
            <w:color w:val="201F1E"/>
          </w:rPr>
          <w:delText xml:space="preserve">rendering </w:delText>
        </w:r>
      </w:del>
      <w:del w:id="90" w:author="Enrico Barrozo" w:date="2022-09-09T11:33:00Z">
        <w:r w:rsidR="00685C7F" w:rsidRPr="007E698C" w:rsidDel="00A14EA7">
          <w:rPr>
            <w:rFonts w:cstheme="minorHAnsi"/>
            <w:color w:val="201F1E"/>
          </w:rPr>
          <w:delText xml:space="preserve">testable hypotheses </w:delText>
        </w:r>
      </w:del>
      <w:ins w:id="91" w:author="Enrico Barrozo" w:date="2022-09-09T11:11:00Z">
        <w:r w:rsidR="00B53CFB">
          <w:rPr>
            <w:rFonts w:cstheme="minorHAnsi"/>
            <w:color w:val="201F1E"/>
          </w:rPr>
          <w:t>.</w:t>
        </w:r>
      </w:ins>
      <w:del w:id="92" w:author="Enrico Barrozo" w:date="2022-09-09T11:11:00Z">
        <w:r w:rsidR="00685C7F" w:rsidRPr="007E698C" w:rsidDel="00B53CFB">
          <w:rPr>
            <w:rFonts w:cstheme="minorHAnsi"/>
            <w:color w:val="201F1E"/>
          </w:rPr>
          <w:delText xml:space="preserve">that warrant further </w:delText>
        </w:r>
      </w:del>
      <w:del w:id="93" w:author="Enrico Barrozo" w:date="2022-09-09T11:09:00Z">
        <w:r w:rsidR="00685C7F" w:rsidRPr="007E698C" w:rsidDel="0089779F">
          <w:rPr>
            <w:rFonts w:cstheme="minorHAnsi"/>
            <w:color w:val="201F1E"/>
          </w:rPr>
          <w:delText>investigation</w:delText>
        </w:r>
      </w:del>
      <w:del w:id="94" w:author="Enrico Barrozo" w:date="2022-09-09T11:11:00Z">
        <w:r w:rsidR="00685C7F" w:rsidRPr="007E698C" w:rsidDel="00B53CFB">
          <w:rPr>
            <w:rFonts w:cstheme="minorHAnsi"/>
            <w:color w:val="201F1E"/>
          </w:rPr>
          <w:delText>.</w:delText>
        </w:r>
      </w:del>
    </w:p>
    <w:bookmarkEnd w:id="1"/>
    <w:p w14:paraId="02F05A82" w14:textId="74614B4D" w:rsidR="00115EC0" w:rsidRPr="007E698C" w:rsidRDefault="002B7518" w:rsidP="00072444">
      <w:pPr>
        <w:spacing w:before="400" w:after="120" w:line="480" w:lineRule="auto"/>
        <w:outlineLvl w:val="0"/>
        <w:rPr>
          <w:rFonts w:eastAsia="Times New Roman" w:cstheme="minorHAnsi"/>
          <w:b/>
          <w:bCs/>
          <w:kern w:val="2"/>
        </w:rPr>
      </w:pPr>
      <w:r>
        <w:rPr>
          <w:rFonts w:eastAsia="Times New Roman" w:cstheme="minorHAnsi"/>
          <w:b/>
          <w:bCs/>
          <w:color w:val="000000"/>
          <w:kern w:val="2"/>
        </w:rPr>
        <w:t>Background</w:t>
      </w:r>
    </w:p>
    <w:p w14:paraId="153246F9" w14:textId="246A6C1E" w:rsidR="00306440" w:rsidRPr="007E698C" w:rsidRDefault="00F651E9" w:rsidP="00072444">
      <w:pPr>
        <w:spacing w:after="240" w:line="480" w:lineRule="auto"/>
        <w:jc w:val="both"/>
        <w:rPr>
          <w:rFonts w:eastAsia="Times New Roman" w:cstheme="minorHAnsi"/>
          <w:color w:val="000000"/>
        </w:rPr>
      </w:pPr>
      <w:proofErr w:type="spellStart"/>
      <w:r w:rsidRPr="007E698C">
        <w:rPr>
          <w:rFonts w:eastAsia="Times New Roman" w:cstheme="minorHAnsi"/>
          <w:color w:val="000000"/>
        </w:rPr>
        <w:t>Metatranscriptomes</w:t>
      </w:r>
      <w:proofErr w:type="spellEnd"/>
      <w:r w:rsidRPr="007E698C">
        <w:rPr>
          <w:rFonts w:eastAsia="Times New Roman" w:cstheme="minorHAnsi"/>
          <w:color w:val="000000"/>
        </w:rPr>
        <w:t xml:space="preserve"> from tissues </w:t>
      </w:r>
      <w:r w:rsidR="009572F2" w:rsidRPr="007E698C">
        <w:rPr>
          <w:rFonts w:eastAsia="Times New Roman" w:cstheme="minorHAnsi"/>
          <w:color w:val="000000"/>
        </w:rPr>
        <w:t>and biologic samples arising from hosts with varying disease severity and outcomes</w:t>
      </w:r>
      <w:r w:rsidRPr="007E698C">
        <w:rPr>
          <w:rFonts w:eastAsia="Times New Roman" w:cstheme="minorHAnsi"/>
          <w:color w:val="000000"/>
        </w:rPr>
        <w:t xml:space="preserve"> represent a rich source of information to evaluate the role of the microbiome in onset and progression. </w:t>
      </w:r>
      <w:r w:rsidR="001E3ABF" w:rsidRPr="007E698C">
        <w:rPr>
          <w:rFonts w:eastAsia="Times New Roman" w:cstheme="minorHAnsi"/>
          <w:color w:val="000000"/>
        </w:rPr>
        <w:t xml:space="preserve">For respiratory </w:t>
      </w:r>
      <w:del w:id="95" w:author="Enrico Barrozo" w:date="2022-09-09T11:35:00Z">
        <w:r w:rsidR="001E3ABF" w:rsidRPr="007E698C" w:rsidDel="00A14EA7">
          <w:rPr>
            <w:rFonts w:eastAsia="Times New Roman" w:cstheme="minorHAnsi"/>
            <w:color w:val="000000"/>
          </w:rPr>
          <w:delText>viruses like</w:delText>
        </w:r>
        <w:r w:rsidR="001E3ABF" w:rsidRPr="007E698C" w:rsidDel="00A14EA7">
          <w:rPr>
            <w:rFonts w:eastAsia="Times New Roman" w:cstheme="minorHAnsi"/>
            <w:b/>
            <w:bCs/>
            <w:color w:val="000000"/>
          </w:rPr>
          <w:delText xml:space="preserve"> </w:delText>
        </w:r>
      </w:del>
      <w:ins w:id="96" w:author="Enrico Barrozo" w:date="2022-09-09T11:35:00Z">
        <w:r w:rsidR="00A14EA7">
          <w:rPr>
            <w:rFonts w:eastAsia="Times New Roman" w:cstheme="minorHAnsi"/>
            <w:color w:val="000000"/>
          </w:rPr>
          <w:t xml:space="preserve">infections including </w:t>
        </w:r>
      </w:ins>
      <w:r w:rsidR="001E3ABF" w:rsidRPr="007E698C">
        <w:rPr>
          <w:rFonts w:eastAsia="Times New Roman" w:cstheme="minorHAnsi"/>
          <w:color w:val="000000"/>
        </w:rPr>
        <w:t xml:space="preserve">SARS-CoV-2, </w:t>
      </w:r>
      <w:ins w:id="97" w:author="Enrico Barrozo" w:date="2022-09-09T11:35:00Z">
        <w:r w:rsidR="00A14EA7">
          <w:rPr>
            <w:rFonts w:eastAsia="Times New Roman" w:cstheme="minorHAnsi"/>
            <w:color w:val="000000"/>
          </w:rPr>
          <w:t>b</w:t>
        </w:r>
      </w:ins>
      <w:del w:id="98" w:author="Enrico Barrozo" w:date="2022-09-09T11:35:00Z">
        <w:r w:rsidR="002B3B92" w:rsidRPr="007E698C" w:rsidDel="00A14EA7">
          <w:rPr>
            <w:rFonts w:eastAsia="Times New Roman" w:cstheme="minorHAnsi"/>
            <w:color w:val="000000"/>
          </w:rPr>
          <w:delText>B</w:delText>
        </w:r>
      </w:del>
      <w:r w:rsidR="002B3B92" w:rsidRPr="007E698C">
        <w:rPr>
          <w:rFonts w:eastAsia="Times New Roman" w:cstheme="minorHAnsi"/>
          <w:color w:val="000000"/>
        </w:rPr>
        <w:t>ronchoalveolar</w:t>
      </w:r>
      <w:r w:rsidR="001E3ABF" w:rsidRPr="007E698C">
        <w:rPr>
          <w:rFonts w:eastAsia="Times New Roman" w:cstheme="minorHAnsi"/>
          <w:color w:val="000000"/>
        </w:rPr>
        <w:t xml:space="preserve"> </w:t>
      </w:r>
      <w:ins w:id="99" w:author="Enrico Barrozo" w:date="2022-09-09T11:35:00Z">
        <w:r w:rsidR="00A14EA7">
          <w:rPr>
            <w:rFonts w:eastAsia="Times New Roman" w:cstheme="minorHAnsi"/>
            <w:color w:val="000000"/>
          </w:rPr>
          <w:t>l</w:t>
        </w:r>
      </w:ins>
      <w:del w:id="100" w:author="Enrico Barrozo" w:date="2022-09-09T11:35:00Z">
        <w:r w:rsidR="001E3ABF" w:rsidRPr="007E698C" w:rsidDel="00A14EA7">
          <w:rPr>
            <w:rFonts w:eastAsia="Times New Roman" w:cstheme="minorHAnsi"/>
            <w:color w:val="000000"/>
          </w:rPr>
          <w:delText>L</w:delText>
        </w:r>
      </w:del>
      <w:r w:rsidR="001E3ABF" w:rsidRPr="007E698C">
        <w:rPr>
          <w:rFonts w:eastAsia="Times New Roman" w:cstheme="minorHAnsi"/>
          <w:color w:val="000000"/>
        </w:rPr>
        <w:t xml:space="preserve">avage </w:t>
      </w:r>
      <w:ins w:id="101" w:author="Enrico Barrozo" w:date="2022-09-09T11:35:00Z">
        <w:r w:rsidR="00A14EA7">
          <w:rPr>
            <w:rFonts w:eastAsia="Times New Roman" w:cstheme="minorHAnsi"/>
            <w:color w:val="000000"/>
          </w:rPr>
          <w:t>f</w:t>
        </w:r>
      </w:ins>
      <w:del w:id="102" w:author="Enrico Barrozo" w:date="2022-09-09T11:35:00Z">
        <w:r w:rsidR="001E3ABF" w:rsidRPr="007E698C" w:rsidDel="00A14EA7">
          <w:rPr>
            <w:rFonts w:eastAsia="Times New Roman" w:cstheme="minorHAnsi"/>
            <w:color w:val="000000"/>
          </w:rPr>
          <w:delText>F</w:delText>
        </w:r>
      </w:del>
      <w:r w:rsidR="001E3ABF" w:rsidRPr="007E698C">
        <w:rPr>
          <w:rFonts w:eastAsia="Times New Roman" w:cstheme="minorHAnsi"/>
          <w:color w:val="000000"/>
        </w:rPr>
        <w:t>luid</w:t>
      </w:r>
      <w:ins w:id="103" w:author="Enrico Barrozo" w:date="2022-09-09T11:35:00Z">
        <w:r w:rsidR="00A14EA7">
          <w:rPr>
            <w:rFonts w:eastAsia="Times New Roman" w:cstheme="minorHAnsi"/>
            <w:color w:val="000000"/>
          </w:rPr>
          <w:t>s</w:t>
        </w:r>
      </w:ins>
      <w:r w:rsidR="001E3ABF" w:rsidRPr="007E698C">
        <w:rPr>
          <w:rFonts w:eastAsia="Times New Roman" w:cstheme="minorHAnsi"/>
          <w:color w:val="000000"/>
        </w:rPr>
        <w:t xml:space="preserve"> (BALF) </w:t>
      </w:r>
      <w:del w:id="104" w:author="Enrico Barrozo" w:date="2022-09-09T11:36:00Z">
        <w:r w:rsidR="003D194F" w:rsidRPr="007E698C" w:rsidDel="00A14EA7">
          <w:rPr>
            <w:rFonts w:eastAsia="Times New Roman" w:cstheme="minorHAnsi"/>
            <w:color w:val="000000"/>
          </w:rPr>
          <w:delText>is</w:delText>
        </w:r>
        <w:r w:rsidR="001E3ABF" w:rsidRPr="007E698C" w:rsidDel="00A14EA7">
          <w:rPr>
            <w:rFonts w:eastAsia="Times New Roman" w:cstheme="minorHAnsi"/>
            <w:color w:val="000000"/>
          </w:rPr>
          <w:delText xml:space="preserve"> </w:delText>
        </w:r>
      </w:del>
      <w:ins w:id="105" w:author="Enrico Barrozo" w:date="2022-09-09T11:36:00Z">
        <w:r w:rsidR="00A14EA7">
          <w:rPr>
            <w:rFonts w:eastAsia="Times New Roman" w:cstheme="minorHAnsi"/>
            <w:color w:val="000000"/>
          </w:rPr>
          <w:t>are</w:t>
        </w:r>
        <w:r w:rsidR="00A14EA7" w:rsidRPr="007E698C">
          <w:rPr>
            <w:rFonts w:eastAsia="Times New Roman" w:cstheme="minorHAnsi"/>
            <w:color w:val="000000"/>
          </w:rPr>
          <w:t xml:space="preserve"> </w:t>
        </w:r>
      </w:ins>
      <w:del w:id="106" w:author="Enrico Barrozo" w:date="2022-09-09T11:36:00Z">
        <w:r w:rsidR="001E3ABF" w:rsidRPr="007E698C" w:rsidDel="00A14EA7">
          <w:rPr>
            <w:rFonts w:eastAsia="Times New Roman" w:cstheme="minorHAnsi"/>
            <w:color w:val="000000"/>
          </w:rPr>
          <w:delText>an optimal sample type to</w:delText>
        </w:r>
      </w:del>
      <w:ins w:id="107" w:author="Enrico Barrozo" w:date="2022-09-09T11:36:00Z">
        <w:r w:rsidR="00A14EA7">
          <w:rPr>
            <w:rFonts w:eastAsia="Times New Roman" w:cstheme="minorHAnsi"/>
            <w:color w:val="000000"/>
          </w:rPr>
          <w:t>collected to</w:t>
        </w:r>
      </w:ins>
      <w:r w:rsidR="001E3ABF" w:rsidRPr="007E698C">
        <w:rPr>
          <w:rFonts w:eastAsia="Times New Roman" w:cstheme="minorHAnsi"/>
          <w:color w:val="000000"/>
        </w:rPr>
        <w:t xml:space="preserve"> </w:t>
      </w:r>
      <w:del w:id="108" w:author="Enrico Barrozo" w:date="2022-09-09T11:36:00Z">
        <w:r w:rsidR="001E3ABF" w:rsidRPr="007E698C" w:rsidDel="00A14EA7">
          <w:rPr>
            <w:rFonts w:eastAsia="Times New Roman" w:cstheme="minorHAnsi"/>
            <w:color w:val="000000"/>
          </w:rPr>
          <w:delText xml:space="preserve">study </w:delText>
        </w:r>
      </w:del>
      <w:ins w:id="109" w:author="Enrico Barrozo" w:date="2022-09-09T11:36:00Z">
        <w:r w:rsidR="00A14EA7">
          <w:rPr>
            <w:rFonts w:eastAsia="Times New Roman" w:cstheme="minorHAnsi"/>
            <w:color w:val="000000"/>
          </w:rPr>
          <w:t>investigate the biology of</w:t>
        </w:r>
        <w:r w:rsidR="00A14EA7" w:rsidRPr="007E698C">
          <w:rPr>
            <w:rFonts w:eastAsia="Times New Roman" w:cstheme="minorHAnsi"/>
            <w:color w:val="000000"/>
          </w:rPr>
          <w:t xml:space="preserve"> </w:t>
        </w:r>
      </w:ins>
      <w:del w:id="110" w:author="Enrico Barrozo" w:date="2022-09-09T11:36:00Z">
        <w:r w:rsidR="001E3ABF" w:rsidRPr="007E698C" w:rsidDel="00A14EA7">
          <w:rPr>
            <w:rFonts w:eastAsia="Times New Roman" w:cstheme="minorHAnsi"/>
            <w:color w:val="000000"/>
          </w:rPr>
          <w:delText xml:space="preserve">infections in the </w:delText>
        </w:r>
      </w:del>
      <w:commentRangeStart w:id="111"/>
      <w:r w:rsidR="001E3ABF" w:rsidRPr="007E698C">
        <w:rPr>
          <w:rFonts w:eastAsia="Times New Roman" w:cstheme="minorHAnsi"/>
          <w:color w:val="000000"/>
        </w:rPr>
        <w:t xml:space="preserve">lower </w:t>
      </w:r>
      <w:commentRangeEnd w:id="111"/>
      <w:r w:rsidR="00B04617">
        <w:rPr>
          <w:rStyle w:val="CommentReference"/>
        </w:rPr>
        <w:commentReference w:id="111"/>
      </w:r>
      <w:r w:rsidR="001E3ABF" w:rsidRPr="007E698C">
        <w:rPr>
          <w:rFonts w:eastAsia="Times New Roman" w:cstheme="minorHAnsi"/>
          <w:color w:val="000000"/>
        </w:rPr>
        <w:t>respiratory tracts</w:t>
      </w:r>
      <w:ins w:id="112" w:author="Enrico Barrozo" w:date="2022-09-09T11:36:00Z">
        <w:r w:rsidR="00A14EA7">
          <w:rPr>
            <w:rFonts w:eastAsia="Times New Roman" w:cstheme="minorHAnsi"/>
            <w:color w:val="000000"/>
          </w:rPr>
          <w:t xml:space="preserve"> infections</w:t>
        </w:r>
      </w:ins>
      <w:del w:id="113" w:author="Enrico Barrozo" w:date="2022-09-09T11:36:00Z">
        <w:r w:rsidR="001E3ABF" w:rsidRPr="007E698C" w:rsidDel="00A14EA7">
          <w:rPr>
            <w:rFonts w:eastAsia="Times New Roman" w:cstheme="minorHAnsi"/>
            <w:color w:val="000000"/>
          </w:rPr>
          <w:delText xml:space="preserve"> of patients</w:delText>
        </w:r>
      </w:del>
      <w:r w:rsidR="001E3ABF" w:rsidRPr="007E698C">
        <w:rPr>
          <w:rFonts w:eastAsia="Times New Roman" w:cstheme="minorHAnsi"/>
          <w:color w:val="000000"/>
        </w:rPr>
        <w:t xml:space="preserve">. </w:t>
      </w:r>
      <w:r w:rsidR="001236F0" w:rsidRPr="007E698C">
        <w:rPr>
          <w:rFonts w:eastAsia="Times New Roman" w:cstheme="minorHAnsi"/>
          <w:color w:val="000000"/>
        </w:rPr>
        <w:t>Unfortunately,</w:t>
      </w:r>
      <w:r w:rsidR="00AF254A" w:rsidRPr="007E698C">
        <w:rPr>
          <w:rFonts w:eastAsia="Times New Roman" w:cstheme="minorHAnsi"/>
          <w:color w:val="000000"/>
        </w:rPr>
        <w:t xml:space="preserve"> this</w:t>
      </w:r>
      <w:r w:rsidR="001E3ABF" w:rsidRPr="007E698C">
        <w:rPr>
          <w:rFonts w:eastAsia="Times New Roman" w:cstheme="minorHAnsi"/>
          <w:color w:val="000000"/>
        </w:rPr>
        <w:t xml:space="preserve"> sample type</w:t>
      </w:r>
      <w:r w:rsidR="00AF254A" w:rsidRPr="007E698C">
        <w:rPr>
          <w:rFonts w:eastAsia="Times New Roman" w:cstheme="minorHAnsi"/>
          <w:color w:val="000000"/>
        </w:rPr>
        <w:t xml:space="preserve"> </w:t>
      </w:r>
      <w:r w:rsidR="009779FA" w:rsidRPr="007E698C">
        <w:rPr>
          <w:rFonts w:eastAsia="Times New Roman" w:cstheme="minorHAnsi"/>
          <w:color w:val="000000"/>
        </w:rPr>
        <w:t>is</w:t>
      </w:r>
      <w:r w:rsidR="001E3ABF" w:rsidRPr="007E698C">
        <w:rPr>
          <w:rFonts w:eastAsia="Times New Roman" w:cstheme="minorHAnsi"/>
          <w:color w:val="000000"/>
        </w:rPr>
        <w:t xml:space="preserve"> more challenging to obtain</w:t>
      </w:r>
      <w:r w:rsidR="001236F0" w:rsidRPr="007E698C">
        <w:rPr>
          <w:rFonts w:eastAsia="Times New Roman" w:cstheme="minorHAnsi"/>
          <w:color w:val="000000"/>
        </w:rPr>
        <w:t xml:space="preserve"> </w:t>
      </w:r>
      <w:r w:rsidR="00C26406" w:rsidRPr="007E698C">
        <w:rPr>
          <w:rFonts w:eastAsia="Times New Roman" w:cstheme="minorHAnsi"/>
          <w:color w:val="000000"/>
        </w:rPr>
        <w:t>for research studies</w:t>
      </w:r>
      <w:r w:rsidR="00AF254A" w:rsidRPr="007E698C">
        <w:rPr>
          <w:rFonts w:eastAsia="Times New Roman" w:cstheme="minorHAnsi"/>
          <w:color w:val="000000"/>
        </w:rPr>
        <w:t xml:space="preserve"> that require </w:t>
      </w:r>
      <w:r w:rsidR="009779FA" w:rsidRPr="007E698C">
        <w:rPr>
          <w:rFonts w:eastAsia="Times New Roman" w:cstheme="minorHAnsi"/>
          <w:color w:val="000000"/>
        </w:rPr>
        <w:t>large numbers of</w:t>
      </w:r>
      <w:r w:rsidR="001236F0" w:rsidRPr="007E698C">
        <w:rPr>
          <w:rFonts w:eastAsia="Times New Roman" w:cstheme="minorHAnsi"/>
          <w:color w:val="000000"/>
        </w:rPr>
        <w:t xml:space="preserve"> matching</w:t>
      </w:r>
      <w:r w:rsidR="009779FA" w:rsidRPr="007E698C">
        <w:rPr>
          <w:rFonts w:eastAsia="Times New Roman" w:cstheme="minorHAnsi"/>
          <w:color w:val="000000"/>
        </w:rPr>
        <w:t xml:space="preserve"> </w:t>
      </w:r>
      <w:r w:rsidR="00AF254A" w:rsidRPr="007E698C">
        <w:rPr>
          <w:rFonts w:eastAsia="Times New Roman" w:cstheme="minorHAnsi"/>
          <w:color w:val="000000"/>
        </w:rPr>
        <w:t>cases and controls</w:t>
      </w:r>
      <w:r w:rsidR="001E3ABF" w:rsidRPr="007E698C">
        <w:rPr>
          <w:rFonts w:eastAsia="Times New Roman" w:cstheme="minorHAnsi"/>
          <w:color w:val="000000"/>
        </w:rPr>
        <w:t xml:space="preserve">, especially compared to </w:t>
      </w:r>
      <w:r w:rsidR="00C11498" w:rsidRPr="007E698C">
        <w:rPr>
          <w:rFonts w:eastAsia="Times New Roman" w:cstheme="minorHAnsi"/>
          <w:color w:val="000000"/>
        </w:rPr>
        <w:t xml:space="preserve">the </w:t>
      </w:r>
      <w:r w:rsidR="001E3ABF" w:rsidRPr="007E698C">
        <w:rPr>
          <w:rFonts w:eastAsia="Times New Roman" w:cstheme="minorHAnsi"/>
          <w:color w:val="000000"/>
        </w:rPr>
        <w:t xml:space="preserve">more </w:t>
      </w:r>
      <w:r w:rsidR="00AF254A" w:rsidRPr="007E698C">
        <w:rPr>
          <w:rFonts w:eastAsia="Times New Roman" w:cstheme="minorHAnsi"/>
          <w:color w:val="000000"/>
        </w:rPr>
        <w:t xml:space="preserve">easily </w:t>
      </w:r>
      <w:r w:rsidR="001E3ABF" w:rsidRPr="007E698C">
        <w:rPr>
          <w:rFonts w:eastAsia="Times New Roman" w:cstheme="minorHAnsi"/>
          <w:color w:val="000000"/>
        </w:rPr>
        <w:t xml:space="preserve">accessible sample types like nasopharyngeal swabs. </w:t>
      </w:r>
      <w:r w:rsidR="009572F2" w:rsidRPr="007E698C">
        <w:rPr>
          <w:rFonts w:eastAsia="Times New Roman" w:cstheme="minorHAnsi"/>
          <w:color w:val="000000"/>
        </w:rPr>
        <w:t xml:space="preserve">In general, BALF samples arise from patients that either have a clinical indication for them to be obtained or from healthy controls that have consented for the procedure. </w:t>
      </w:r>
      <w:r w:rsidRPr="007E698C">
        <w:rPr>
          <w:rFonts w:eastAsia="Times New Roman" w:cstheme="minorHAnsi"/>
          <w:color w:val="000000"/>
        </w:rPr>
        <w:t xml:space="preserve">Early in the SARS-CoV-2 outbreak, scientists openly published </w:t>
      </w:r>
      <w:proofErr w:type="spellStart"/>
      <w:r w:rsidRPr="007E698C">
        <w:rPr>
          <w:rFonts w:eastAsia="Times New Roman" w:cstheme="minorHAnsi"/>
          <w:color w:val="000000"/>
        </w:rPr>
        <w:t>metatranscriptome</w:t>
      </w:r>
      <w:proofErr w:type="spellEnd"/>
      <w:r w:rsidRPr="007E698C">
        <w:rPr>
          <w:rFonts w:eastAsia="Times New Roman" w:cstheme="minorHAnsi"/>
          <w:color w:val="000000"/>
        </w:rPr>
        <w:t xml:space="preserve"> sequences from</w:t>
      </w:r>
      <w:r w:rsidR="001E3ABF" w:rsidRPr="007E698C">
        <w:rPr>
          <w:rFonts w:eastAsia="Times New Roman" w:cstheme="minorHAnsi"/>
          <w:color w:val="000000"/>
        </w:rPr>
        <w:t xml:space="preserve"> BALF</w:t>
      </w:r>
      <w:r w:rsidRPr="007E698C">
        <w:rPr>
          <w:rFonts w:eastAsia="Times New Roman" w:cstheme="minorHAnsi"/>
          <w:color w:val="000000"/>
        </w:rPr>
        <w:t xml:space="preserve"> of patients with COVID-19 disease; however, limitations in the sample numbers and lack of uniformity in study designs across different laboratories prevented a robust statistical analysis from taking place. In this paper, we</w:t>
      </w:r>
      <w:r w:rsidR="000C3719" w:rsidRPr="007E698C">
        <w:rPr>
          <w:rFonts w:eastAsia="Times New Roman" w:cstheme="minorHAnsi"/>
          <w:color w:val="000000"/>
        </w:rPr>
        <w:t xml:space="preserve"> computationally</w:t>
      </w:r>
      <w:r w:rsidRPr="007E698C">
        <w:rPr>
          <w:rFonts w:eastAsia="Times New Roman" w:cstheme="minorHAnsi"/>
          <w:color w:val="000000"/>
        </w:rPr>
        <w:t xml:space="preserve"> evaluate</w:t>
      </w:r>
      <w:r w:rsidR="00526E31" w:rsidRPr="007E698C">
        <w:rPr>
          <w:rFonts w:eastAsia="Times New Roman" w:cstheme="minorHAnsi"/>
          <w:color w:val="000000"/>
        </w:rPr>
        <w:t xml:space="preserve"> </w:t>
      </w:r>
      <w:r w:rsidR="001E3ABF" w:rsidRPr="007E698C">
        <w:rPr>
          <w:rFonts w:eastAsia="Times New Roman" w:cstheme="minorHAnsi"/>
          <w:color w:val="000000"/>
        </w:rPr>
        <w:t xml:space="preserve">microbial </w:t>
      </w:r>
      <w:r w:rsidRPr="007E698C">
        <w:rPr>
          <w:rFonts w:eastAsia="Times New Roman" w:cstheme="minorHAnsi"/>
          <w:color w:val="000000"/>
        </w:rPr>
        <w:t xml:space="preserve">insights drawn from these valuable </w:t>
      </w:r>
      <w:r w:rsidR="00F8471D" w:rsidRPr="007E698C">
        <w:rPr>
          <w:rFonts w:eastAsia="Times New Roman" w:cstheme="minorHAnsi"/>
          <w:color w:val="000000"/>
        </w:rPr>
        <w:t xml:space="preserve">BALF </w:t>
      </w:r>
      <w:r w:rsidRPr="007E698C">
        <w:rPr>
          <w:rFonts w:eastAsia="Times New Roman" w:cstheme="minorHAnsi"/>
          <w:color w:val="000000"/>
        </w:rPr>
        <w:t>samples</w:t>
      </w:r>
      <w:r w:rsidR="00F15283" w:rsidRPr="007E698C">
        <w:rPr>
          <w:rFonts w:eastAsia="Times New Roman" w:cstheme="minorHAnsi"/>
          <w:color w:val="000000"/>
        </w:rPr>
        <w:t>,</w:t>
      </w:r>
      <w:r w:rsidR="00AF254A" w:rsidRPr="007E698C">
        <w:rPr>
          <w:rFonts w:eastAsia="Times New Roman" w:cstheme="minorHAnsi"/>
          <w:color w:val="000000"/>
        </w:rPr>
        <w:t xml:space="preserve"> despite the</w:t>
      </w:r>
      <w:r w:rsidR="000C3719" w:rsidRPr="007E698C">
        <w:rPr>
          <w:rFonts w:eastAsia="Times New Roman" w:cstheme="minorHAnsi"/>
          <w:color w:val="000000"/>
        </w:rPr>
        <w:t xml:space="preserve"> experimental</w:t>
      </w:r>
      <w:r w:rsidR="00AF254A" w:rsidRPr="007E698C">
        <w:rPr>
          <w:rFonts w:eastAsia="Times New Roman" w:cstheme="minorHAnsi"/>
          <w:color w:val="000000"/>
        </w:rPr>
        <w:t xml:space="preserve"> study design limitations</w:t>
      </w:r>
      <w:r w:rsidRPr="007E698C">
        <w:rPr>
          <w:rFonts w:eastAsia="Times New Roman" w:cstheme="minorHAnsi"/>
          <w:color w:val="000000"/>
        </w:rPr>
        <w:t>.</w:t>
      </w:r>
      <w:r w:rsidRPr="007E698C">
        <w:rPr>
          <w:rFonts w:eastAsia="Times New Roman" w:cstheme="minorHAnsi"/>
          <w:b/>
          <w:bCs/>
          <w:color w:val="000000"/>
        </w:rPr>
        <w:t xml:space="preserve"> </w:t>
      </w:r>
      <w:r w:rsidR="004B4F7B" w:rsidRPr="007E698C">
        <w:rPr>
          <w:rFonts w:eastAsia="Times New Roman" w:cstheme="minorHAnsi"/>
          <w:color w:val="000000"/>
        </w:rPr>
        <w:t xml:space="preserve">In contrast to </w:t>
      </w:r>
      <w:r w:rsidR="00D90BB7" w:rsidRPr="007E698C">
        <w:rPr>
          <w:rFonts w:eastAsia="Times New Roman" w:cstheme="minorHAnsi"/>
          <w:color w:val="000000"/>
        </w:rPr>
        <w:t>other studies that focus on characteristics of the human host response or SARS-</w:t>
      </w:r>
      <w:r w:rsidR="00D90BB7" w:rsidRPr="007E698C">
        <w:rPr>
          <w:rFonts w:eastAsia="Times New Roman" w:cstheme="minorHAnsi"/>
          <w:color w:val="000000"/>
        </w:rPr>
        <w:lastRenderedPageBreak/>
        <w:t>CoV-2 lineages and viral variants, our analys</w:t>
      </w:r>
      <w:r w:rsidR="00EE2247" w:rsidRPr="007E698C">
        <w:rPr>
          <w:rFonts w:eastAsia="Times New Roman" w:cstheme="minorHAnsi"/>
          <w:color w:val="000000"/>
        </w:rPr>
        <w:t>i</w:t>
      </w:r>
      <w:r w:rsidR="00D90BB7" w:rsidRPr="007E698C">
        <w:rPr>
          <w:rFonts w:eastAsia="Times New Roman" w:cstheme="minorHAnsi"/>
          <w:color w:val="000000"/>
        </w:rPr>
        <w:t>s specifically evaluate</w:t>
      </w:r>
      <w:r w:rsidR="008E1A77" w:rsidRPr="007E698C">
        <w:rPr>
          <w:rFonts w:eastAsia="Times New Roman" w:cstheme="minorHAnsi"/>
          <w:color w:val="000000"/>
        </w:rPr>
        <w:t>d</w:t>
      </w:r>
      <w:r w:rsidR="00D90BB7" w:rsidRPr="007E698C">
        <w:rPr>
          <w:rFonts w:eastAsia="Times New Roman" w:cstheme="minorHAnsi"/>
          <w:color w:val="000000"/>
        </w:rPr>
        <w:t xml:space="preserve"> the</w:t>
      </w:r>
      <w:r w:rsidR="00C11498" w:rsidRPr="007E698C">
        <w:rPr>
          <w:rFonts w:eastAsia="Times New Roman" w:cstheme="minorHAnsi"/>
          <w:color w:val="000000"/>
        </w:rPr>
        <w:t xml:space="preserve"> microbial</w:t>
      </w:r>
      <w:r w:rsidR="00D90BB7" w:rsidRPr="007E698C">
        <w:rPr>
          <w:rFonts w:eastAsia="Times New Roman" w:cstheme="minorHAnsi"/>
          <w:color w:val="000000"/>
        </w:rPr>
        <w:t xml:space="preserve"> taxonomic and functional profiles of the BALF </w:t>
      </w:r>
      <w:proofErr w:type="spellStart"/>
      <w:r w:rsidR="00D90BB7" w:rsidRPr="007E698C">
        <w:rPr>
          <w:rFonts w:eastAsia="Times New Roman" w:cstheme="minorHAnsi"/>
          <w:color w:val="000000"/>
        </w:rPr>
        <w:t>metatranscriptomes</w:t>
      </w:r>
      <w:proofErr w:type="spellEnd"/>
      <w:r w:rsidR="00D90BB7" w:rsidRPr="007E698C">
        <w:rPr>
          <w:rFonts w:eastAsia="Times New Roman" w:cstheme="minorHAnsi"/>
          <w:color w:val="000000"/>
        </w:rPr>
        <w:t xml:space="preserve">. </w:t>
      </w:r>
      <w:r w:rsidR="00C11498" w:rsidRPr="007E698C">
        <w:rPr>
          <w:rFonts w:eastAsia="Times New Roman" w:cstheme="minorHAnsi"/>
          <w:color w:val="000000"/>
        </w:rPr>
        <w:t xml:space="preserve">The </w:t>
      </w:r>
      <w:commentRangeStart w:id="114"/>
      <w:r w:rsidR="00C11498" w:rsidRPr="007E698C">
        <w:rPr>
          <w:rFonts w:eastAsia="Times New Roman" w:cstheme="minorHAnsi"/>
          <w:color w:val="000000"/>
        </w:rPr>
        <w:t xml:space="preserve">role of the human microbiome in SARS-CoV-2 infection </w:t>
      </w:r>
      <w:r w:rsidR="00D0559B" w:rsidRPr="007E698C">
        <w:rPr>
          <w:rFonts w:eastAsia="Times New Roman" w:cstheme="minorHAnsi"/>
          <w:color w:val="000000"/>
        </w:rPr>
        <w:t>is poorly understood</w:t>
      </w:r>
      <w:commentRangeEnd w:id="114"/>
      <w:r w:rsidR="00FD10BF">
        <w:rPr>
          <w:rStyle w:val="CommentReference"/>
        </w:rPr>
        <w:commentReference w:id="114"/>
      </w:r>
      <w:r w:rsidR="00EE2247" w:rsidRPr="007E698C">
        <w:rPr>
          <w:rFonts w:eastAsia="Times New Roman" w:cstheme="minorHAnsi"/>
          <w:color w:val="000000"/>
        </w:rPr>
        <w:t>,</w:t>
      </w:r>
      <w:r w:rsidR="00D0559B" w:rsidRPr="007E698C">
        <w:rPr>
          <w:rFonts w:eastAsia="Times New Roman" w:cstheme="minorHAnsi"/>
          <w:color w:val="000000"/>
        </w:rPr>
        <w:t xml:space="preserve"> but</w:t>
      </w:r>
      <w:r w:rsidR="00EE2247" w:rsidRPr="007E698C">
        <w:rPr>
          <w:rFonts w:eastAsia="Times New Roman" w:cstheme="minorHAnsi"/>
          <w:color w:val="000000"/>
        </w:rPr>
        <w:t xml:space="preserve"> it</w:t>
      </w:r>
      <w:r w:rsidR="00D0559B" w:rsidRPr="007E698C">
        <w:rPr>
          <w:rFonts w:eastAsia="Times New Roman" w:cstheme="minorHAnsi"/>
          <w:color w:val="000000"/>
        </w:rPr>
        <w:t xml:space="preserve"> remains important to study, </w:t>
      </w:r>
      <w:r w:rsidR="00EE2247" w:rsidRPr="007E698C">
        <w:rPr>
          <w:rFonts w:eastAsia="Times New Roman" w:cstheme="minorHAnsi"/>
          <w:color w:val="000000"/>
        </w:rPr>
        <w:t xml:space="preserve">since </w:t>
      </w:r>
      <w:r w:rsidR="00F45B55" w:rsidRPr="007E698C">
        <w:rPr>
          <w:rFonts w:eastAsia="Times New Roman" w:cstheme="minorHAnsi"/>
          <w:color w:val="000000"/>
        </w:rPr>
        <w:t>it</w:t>
      </w:r>
      <w:r w:rsidR="00D0559B" w:rsidRPr="007E698C">
        <w:rPr>
          <w:rFonts w:eastAsia="Times New Roman" w:cstheme="minorHAnsi"/>
          <w:color w:val="000000"/>
        </w:rPr>
        <w:t xml:space="preserve"> could be a</w:t>
      </w:r>
      <w:r w:rsidR="00F45B55" w:rsidRPr="007E698C">
        <w:rPr>
          <w:rFonts w:eastAsia="Times New Roman" w:cstheme="minorHAnsi"/>
          <w:color w:val="000000"/>
        </w:rPr>
        <w:t xml:space="preserve"> significant</w:t>
      </w:r>
      <w:r w:rsidR="00D0559B" w:rsidRPr="007E698C">
        <w:rPr>
          <w:rFonts w:eastAsia="Times New Roman" w:cstheme="minorHAnsi"/>
          <w:color w:val="000000"/>
        </w:rPr>
        <w:t xml:space="preserve"> contributor to </w:t>
      </w:r>
      <w:r w:rsidR="00EE2247" w:rsidRPr="007E698C">
        <w:rPr>
          <w:rFonts w:eastAsia="Times New Roman" w:cstheme="minorHAnsi"/>
          <w:color w:val="000000"/>
        </w:rPr>
        <w:t xml:space="preserve">the </w:t>
      </w:r>
      <w:r w:rsidR="00D0559B" w:rsidRPr="007E698C">
        <w:rPr>
          <w:rFonts w:eastAsia="Times New Roman" w:cstheme="minorHAnsi"/>
          <w:color w:val="000000"/>
        </w:rPr>
        <w:t xml:space="preserve">observed variations in COVID-19 disease severity and resiliency between patients.  </w:t>
      </w:r>
      <w:r w:rsidR="00C11498" w:rsidRPr="007E698C">
        <w:rPr>
          <w:rFonts w:eastAsia="Times New Roman" w:cstheme="minorHAnsi"/>
          <w:color w:val="000000"/>
        </w:rPr>
        <w:t xml:space="preserve"> </w:t>
      </w:r>
    </w:p>
    <w:p w14:paraId="2B77757A" w14:textId="28FCD7E0" w:rsidR="00A520E0" w:rsidRDefault="00A520E0" w:rsidP="00A520E0">
      <w:pPr>
        <w:spacing w:line="480" w:lineRule="auto"/>
        <w:rPr>
          <w:rFonts w:cstheme="minorHAnsi"/>
        </w:rPr>
      </w:pPr>
      <w:r w:rsidRPr="007E698C">
        <w:rPr>
          <w:rFonts w:cstheme="minorHAnsi"/>
        </w:rPr>
        <w:t xml:space="preserve">Among other risk factors, it is possible that the lower respiratory tract microbiome plays a role in COVID-19 disease severity. A previous </w:t>
      </w:r>
      <w:r w:rsidRPr="00033525">
        <w:rPr>
          <w:rFonts w:cstheme="minorHAnsi"/>
        </w:rPr>
        <w:t xml:space="preserve">16S rRNA gene </w:t>
      </w:r>
      <w:r w:rsidRPr="007E698C">
        <w:rPr>
          <w:rFonts w:cstheme="minorHAnsi"/>
        </w:rPr>
        <w:t>study found that COVID-19 patient endotracheal</w:t>
      </w:r>
      <w:r w:rsidRPr="007E698C">
        <w:t xml:space="preserve"> </w:t>
      </w:r>
      <w:r w:rsidRPr="007E698C">
        <w:rPr>
          <w:rFonts w:cstheme="minorHAnsi"/>
        </w:rPr>
        <w:t xml:space="preserve">aspirates had lower microbial diversity compared to uninfected individuals, but these differences were not found to have a significant impact on fatality </w:t>
      </w:r>
      <w:r w:rsidRPr="00C840C6">
        <w:rPr>
          <w:rFonts w:cstheme="minorHAnsi"/>
        </w:rPr>
        <w:t>outcomes (1).</w:t>
      </w:r>
      <w:r w:rsidRPr="007E698C">
        <w:rPr>
          <w:rFonts w:cstheme="minorHAnsi"/>
        </w:rPr>
        <w:t xml:space="preserve"> The original Shen </w:t>
      </w:r>
      <w:commentRangeStart w:id="115"/>
      <w:r w:rsidRPr="007E698C">
        <w:rPr>
          <w:rFonts w:cstheme="minorHAnsi"/>
        </w:rPr>
        <w:t>et al</w:t>
      </w:r>
      <w:commentRangeEnd w:id="115"/>
      <w:r w:rsidR="00FD10BF">
        <w:rPr>
          <w:rStyle w:val="CommentReference"/>
        </w:rPr>
        <w:commentReference w:id="115"/>
      </w:r>
      <w:r w:rsidRPr="007E698C">
        <w:rPr>
          <w:rFonts w:cstheme="minorHAnsi"/>
        </w:rPr>
        <w:t>. study (</w:t>
      </w:r>
      <w:r w:rsidR="008519CD">
        <w:rPr>
          <w:rFonts w:cstheme="minorHAnsi"/>
        </w:rPr>
        <w:t>2</w:t>
      </w:r>
      <w:r w:rsidRPr="007E698C">
        <w:rPr>
          <w:rFonts w:cstheme="minorHAnsi"/>
        </w:rPr>
        <w:t xml:space="preserve">) performed a microbial taxonomic analysis of sequenced BALF </w:t>
      </w:r>
      <w:proofErr w:type="spellStart"/>
      <w:r w:rsidRPr="007E698C">
        <w:rPr>
          <w:rFonts w:cstheme="minorHAnsi"/>
        </w:rPr>
        <w:t>metatranscriptomes</w:t>
      </w:r>
      <w:proofErr w:type="spellEnd"/>
      <w:r w:rsidRPr="007E698C">
        <w:rPr>
          <w:rFonts w:cstheme="minorHAnsi"/>
        </w:rPr>
        <w:t xml:space="preserve"> without evaluating functional profiles or considering COVID-19 disease severity in the microbial analysis. </w:t>
      </w:r>
      <w:proofErr w:type="spellStart"/>
      <w:r w:rsidRPr="007E698C">
        <w:rPr>
          <w:rFonts w:cstheme="minorHAnsi"/>
        </w:rPr>
        <w:t>Haiminen</w:t>
      </w:r>
      <w:proofErr w:type="spellEnd"/>
      <w:r w:rsidRPr="007E698C">
        <w:rPr>
          <w:rFonts w:cstheme="minorHAnsi"/>
        </w:rPr>
        <w:t xml:space="preserve"> et al. (</w:t>
      </w:r>
      <w:r w:rsidR="005F02CE">
        <w:rPr>
          <w:rFonts w:cstheme="minorHAnsi"/>
        </w:rPr>
        <w:t>3</w:t>
      </w:r>
      <w:r w:rsidRPr="007E698C">
        <w:rPr>
          <w:rFonts w:cstheme="minorHAnsi"/>
        </w:rPr>
        <w:t xml:space="preserve">) reanalyzed BALF </w:t>
      </w:r>
      <w:proofErr w:type="spellStart"/>
      <w:r w:rsidRPr="007E698C">
        <w:rPr>
          <w:rFonts w:cstheme="minorHAnsi"/>
        </w:rPr>
        <w:t>metatranscriptome</w:t>
      </w:r>
      <w:proofErr w:type="spellEnd"/>
      <w:r w:rsidRPr="007E698C">
        <w:rPr>
          <w:rFonts w:cstheme="minorHAnsi"/>
        </w:rPr>
        <w:t xml:space="preserve"> sequences from the Shen et al. study (</w:t>
      </w:r>
      <w:r w:rsidR="008519CD">
        <w:rPr>
          <w:rFonts w:cstheme="minorHAnsi"/>
        </w:rPr>
        <w:t>2</w:t>
      </w:r>
      <w:r w:rsidRPr="007E698C">
        <w:rPr>
          <w:rFonts w:cstheme="minorHAnsi"/>
        </w:rPr>
        <w:t>) and identified differences in expressed metabolic pathways in COVID-19 samples compared to the uninfected and CAP cohorts; however, functional profile differences were not analyzed based on COVID-19 clinical severity. Yang et al. (</w:t>
      </w:r>
      <w:r w:rsidR="00537B00">
        <w:rPr>
          <w:rFonts w:cstheme="minorHAnsi"/>
        </w:rPr>
        <w:t>4</w:t>
      </w:r>
      <w:r w:rsidRPr="007E698C">
        <w:rPr>
          <w:rFonts w:cstheme="minorHAnsi"/>
        </w:rPr>
        <w:t xml:space="preserve">) analyzed previously published BALF </w:t>
      </w:r>
      <w:proofErr w:type="spellStart"/>
      <w:r w:rsidRPr="007E698C">
        <w:rPr>
          <w:rFonts w:cstheme="minorHAnsi"/>
        </w:rPr>
        <w:t>metatranscriptome</w:t>
      </w:r>
      <w:proofErr w:type="spellEnd"/>
      <w:r w:rsidRPr="007E698C">
        <w:rPr>
          <w:rFonts w:cstheme="minorHAnsi"/>
        </w:rPr>
        <w:t xml:space="preserve"> datasets from multiple independent studies </w:t>
      </w:r>
      <w:r w:rsidRPr="00964A07">
        <w:rPr>
          <w:rFonts w:cstheme="minorHAnsi"/>
        </w:rPr>
        <w:t>(</w:t>
      </w:r>
      <w:r w:rsidR="00583D11">
        <w:rPr>
          <w:rFonts w:cstheme="minorHAnsi"/>
        </w:rPr>
        <w:t>2,</w:t>
      </w:r>
      <w:r w:rsidR="002069DE">
        <w:rPr>
          <w:rFonts w:cstheme="minorHAnsi"/>
        </w:rPr>
        <w:t xml:space="preserve"> </w:t>
      </w:r>
      <w:r w:rsidR="00583D11">
        <w:rPr>
          <w:rFonts w:cstheme="minorHAnsi"/>
        </w:rPr>
        <w:t>5-10</w:t>
      </w:r>
      <w:r w:rsidRPr="007E698C">
        <w:rPr>
          <w:rFonts w:cstheme="minorHAnsi"/>
        </w:rPr>
        <w:t xml:space="preserve">) and performed a comparative taxonomic analysis between samples from COVID-19 patients and healthy control groups but did not subdivide cohorts further or perform functional analyses. Other studies have focused solely on the taxonomic analysis of a subset of published BALF </w:t>
      </w:r>
      <w:proofErr w:type="spellStart"/>
      <w:r w:rsidRPr="007E698C">
        <w:rPr>
          <w:rFonts w:cstheme="minorHAnsi"/>
        </w:rPr>
        <w:t>metatranscriptomes</w:t>
      </w:r>
      <w:proofErr w:type="spellEnd"/>
      <w:r w:rsidRPr="007E698C">
        <w:rPr>
          <w:rFonts w:cstheme="minorHAnsi"/>
        </w:rPr>
        <w:t xml:space="preserve"> and specific potential co-infections that may be present (</w:t>
      </w:r>
      <w:r w:rsidR="00583D11">
        <w:rPr>
          <w:rFonts w:cstheme="minorHAnsi"/>
        </w:rPr>
        <w:t>11-</w:t>
      </w:r>
      <w:r w:rsidR="00060CD8">
        <w:rPr>
          <w:rFonts w:cstheme="minorHAnsi"/>
        </w:rPr>
        <w:t>12</w:t>
      </w:r>
      <w:r w:rsidRPr="007E698C">
        <w:rPr>
          <w:rFonts w:cstheme="minorHAnsi"/>
        </w:rPr>
        <w:t xml:space="preserve">). </w:t>
      </w:r>
      <w:commentRangeStart w:id="116"/>
      <w:r w:rsidRPr="007E698C">
        <w:rPr>
          <w:rFonts w:cstheme="minorHAnsi"/>
        </w:rPr>
        <w:t xml:space="preserve">To our knowledge, this study is the first to evaluate significant differences in taxonomic and functional signatures between BALF </w:t>
      </w:r>
      <w:proofErr w:type="spellStart"/>
      <w:r w:rsidRPr="007E698C">
        <w:rPr>
          <w:rFonts w:cstheme="minorHAnsi"/>
        </w:rPr>
        <w:t>metatranscriptomes</w:t>
      </w:r>
      <w:proofErr w:type="spellEnd"/>
      <w:r w:rsidRPr="007E698C">
        <w:rPr>
          <w:rFonts w:cstheme="minorHAnsi"/>
        </w:rPr>
        <w:t xml:space="preserve"> from COVID-19, CAP, and uninfected cohorts, as well as COVID-19 morbidity and mortality.</w:t>
      </w:r>
      <w:commentRangeEnd w:id="116"/>
      <w:r w:rsidR="00FD10BF">
        <w:rPr>
          <w:rStyle w:val="CommentReference"/>
        </w:rPr>
        <w:commentReference w:id="116"/>
      </w:r>
    </w:p>
    <w:p w14:paraId="34DB6FB6" w14:textId="72C4FF5D" w:rsidR="006C2ABD" w:rsidRDefault="00A520E0" w:rsidP="00A520E0">
      <w:pPr>
        <w:spacing w:after="240" w:line="480" w:lineRule="auto"/>
        <w:jc w:val="both"/>
        <w:rPr>
          <w:ins w:id="117" w:author="Enrico Barrozo" w:date="2022-09-09T11:43:00Z"/>
          <w:rFonts w:eastAsia="Times New Roman" w:cstheme="minorHAnsi"/>
          <w:color w:val="000000"/>
        </w:rPr>
      </w:pPr>
      <w:r w:rsidRPr="007E698C">
        <w:rPr>
          <w:rFonts w:eastAsia="Times New Roman" w:cstheme="minorHAnsi"/>
          <w:color w:val="000000"/>
        </w:rPr>
        <w:t xml:space="preserve">To better understand the potential relationship between COVID-19 morbidity and mortality and the human-microbiome, we conducted an analysis using human BALF </w:t>
      </w:r>
      <w:proofErr w:type="spellStart"/>
      <w:r w:rsidRPr="007E698C">
        <w:rPr>
          <w:rFonts w:eastAsia="Times New Roman" w:cstheme="minorHAnsi"/>
          <w:color w:val="000000"/>
        </w:rPr>
        <w:t>metatranscriptome</w:t>
      </w:r>
      <w:proofErr w:type="spellEnd"/>
      <w:r w:rsidRPr="007E698C">
        <w:rPr>
          <w:rFonts w:eastAsia="Times New Roman" w:cstheme="minorHAnsi"/>
          <w:color w:val="000000"/>
        </w:rPr>
        <w:t xml:space="preserve"> samples sourced </w:t>
      </w:r>
      <w:r w:rsidRPr="007E698C">
        <w:rPr>
          <w:rFonts w:eastAsia="Times New Roman" w:cstheme="minorHAnsi"/>
          <w:color w:val="000000"/>
        </w:rPr>
        <w:lastRenderedPageBreak/>
        <w:t>from eight publications and nine corresponding public data repositories (</w:t>
      </w:r>
      <w:r w:rsidRPr="007E698C">
        <w:rPr>
          <w:rFonts w:cstheme="minorHAnsi"/>
        </w:rPr>
        <w:t>Suppl. Tables 1-2</w:t>
      </w:r>
      <w:r w:rsidRPr="007E698C">
        <w:rPr>
          <w:rFonts w:eastAsia="Times New Roman" w:cstheme="minorHAnsi"/>
          <w:color w:val="000000"/>
        </w:rPr>
        <w:t>)</w:t>
      </w:r>
      <w:ins w:id="118" w:author="Enrico Barrozo" w:date="2022-09-09T11:41:00Z">
        <w:r w:rsidR="00FD10BF">
          <w:rPr>
            <w:rFonts w:eastAsia="Times New Roman" w:cstheme="minorHAnsi"/>
            <w:color w:val="000000"/>
          </w:rPr>
          <w:t xml:space="preserve"> between the beginning of the COVID-19 pandemic to [</w:t>
        </w:r>
        <w:proofErr w:type="gramStart"/>
        <w:r w:rsidR="00FD10BF">
          <w:rPr>
            <w:rFonts w:eastAsia="Times New Roman" w:cstheme="minorHAnsi"/>
            <w:color w:val="000000"/>
          </w:rPr>
          <w:t>March,</w:t>
        </w:r>
        <w:proofErr w:type="gramEnd"/>
        <w:r w:rsidR="00FD10BF">
          <w:rPr>
            <w:rFonts w:eastAsia="Times New Roman" w:cstheme="minorHAnsi"/>
            <w:color w:val="000000"/>
          </w:rPr>
          <w:t xml:space="preserve"> 2021?]</w:t>
        </w:r>
      </w:ins>
      <w:r w:rsidRPr="007E698C">
        <w:rPr>
          <w:rFonts w:eastAsia="Times New Roman" w:cstheme="minorHAnsi"/>
          <w:color w:val="000000"/>
        </w:rPr>
        <w:t xml:space="preserve">. </w:t>
      </w:r>
      <w:del w:id="119" w:author="Enrico Barrozo" w:date="2022-09-09T11:41:00Z">
        <w:r w:rsidRPr="007E698C" w:rsidDel="00FD10BF">
          <w:rPr>
            <w:rFonts w:eastAsia="Times New Roman" w:cstheme="minorHAnsi"/>
            <w:color w:val="000000"/>
          </w:rPr>
          <w:delText xml:space="preserve">These data arose from </w:delText>
        </w:r>
      </w:del>
      <w:r w:rsidRPr="007E698C">
        <w:rPr>
          <w:rFonts w:eastAsia="Times New Roman" w:cstheme="minorHAnsi"/>
          <w:color w:val="000000"/>
        </w:rPr>
        <w:t xml:space="preserve">BALF specimens from individual subjects grouped into one of three categorical classes: 1) uninfected controls; 2) community acquired pneumonia (CAP) patients; or 3) COVID-19 patients with moderate to severe disease, including death (Table 1). The objectives of the current study were to compare the BALF </w:t>
      </w:r>
      <w:proofErr w:type="spellStart"/>
      <w:r w:rsidRPr="007E698C">
        <w:rPr>
          <w:rFonts w:eastAsia="Times New Roman" w:cstheme="minorHAnsi"/>
          <w:color w:val="000000"/>
        </w:rPr>
        <w:t>metatranscriptomes</w:t>
      </w:r>
      <w:proofErr w:type="spellEnd"/>
      <w:r w:rsidRPr="007E698C">
        <w:rPr>
          <w:rFonts w:eastAsia="Times New Roman" w:cstheme="minorHAnsi"/>
          <w:color w:val="000000"/>
        </w:rPr>
        <w:t xml:space="preserve"> amongst and between each of the three cohort categorical classes or their sub-categories, such as COVID-19 severe disease versus death, and to identify significantly associated taxonomic and functional differences in microbial derived community dynamics. </w:t>
      </w:r>
      <w:ins w:id="120" w:author="Enrico Barrozo" w:date="2022-09-12T10:55:00Z">
        <w:r w:rsidR="00161168">
          <w:rPr>
            <w:rFonts w:eastAsia="Times New Roman" w:cstheme="minorHAnsi"/>
            <w:color w:val="000000"/>
          </w:rPr>
          <w:t xml:space="preserve">A primary </w:t>
        </w:r>
      </w:ins>
      <w:ins w:id="121" w:author="Enrico Barrozo" w:date="2022-09-12T11:04:00Z">
        <w:r w:rsidR="0028498C">
          <w:rPr>
            <w:rFonts w:eastAsia="Times New Roman" w:cstheme="minorHAnsi"/>
            <w:color w:val="000000"/>
          </w:rPr>
          <w:t>objective</w:t>
        </w:r>
      </w:ins>
      <w:ins w:id="122" w:author="Enrico Barrozo" w:date="2022-09-12T10:55:00Z">
        <w:r w:rsidR="00161168">
          <w:rPr>
            <w:rFonts w:eastAsia="Times New Roman" w:cstheme="minorHAnsi"/>
            <w:color w:val="000000"/>
          </w:rPr>
          <w:t xml:space="preserve"> was to rapidly assemble available </w:t>
        </w:r>
        <w:proofErr w:type="spellStart"/>
        <w:r w:rsidR="00161168">
          <w:rPr>
            <w:rFonts w:eastAsia="Times New Roman" w:cstheme="minorHAnsi"/>
            <w:color w:val="000000"/>
          </w:rPr>
          <w:t>metatranscriptomics</w:t>
        </w:r>
        <w:proofErr w:type="spellEnd"/>
        <w:r w:rsidR="00161168">
          <w:rPr>
            <w:rFonts w:eastAsia="Times New Roman" w:cstheme="minorHAnsi"/>
            <w:color w:val="000000"/>
          </w:rPr>
          <w:t xml:space="preserve"> data and generate a rigorous analysis pipeline </w:t>
        </w:r>
      </w:ins>
      <w:ins w:id="123" w:author="Enrico Barrozo" w:date="2022-09-12T10:56:00Z">
        <w:r w:rsidR="00161168">
          <w:rPr>
            <w:rFonts w:eastAsia="Times New Roman" w:cstheme="minorHAnsi"/>
            <w:color w:val="000000"/>
          </w:rPr>
          <w:t>for assessing host microbiome fitness, the composition of the microbiome taxa</w:t>
        </w:r>
      </w:ins>
      <w:ins w:id="124" w:author="Enrico Barrozo" w:date="2022-09-12T10:57:00Z">
        <w:r w:rsidR="00161168">
          <w:rPr>
            <w:rFonts w:eastAsia="Times New Roman" w:cstheme="minorHAnsi"/>
            <w:color w:val="000000"/>
          </w:rPr>
          <w:t xml:space="preserve"> in association with respiratory disease, and the microbial gene expression pathways</w:t>
        </w:r>
        <w:r w:rsidR="00AB0AFB">
          <w:rPr>
            <w:rFonts w:eastAsia="Times New Roman" w:cstheme="minorHAnsi"/>
            <w:color w:val="000000"/>
          </w:rPr>
          <w:t xml:space="preserve"> significantly perturbed.</w:t>
        </w:r>
      </w:ins>
      <w:ins w:id="125" w:author="Enrico Barrozo" w:date="2022-09-12T10:55:00Z">
        <w:r w:rsidR="00161168">
          <w:rPr>
            <w:rFonts w:eastAsia="Times New Roman" w:cstheme="minorHAnsi"/>
            <w:color w:val="000000"/>
          </w:rPr>
          <w:t xml:space="preserve"> </w:t>
        </w:r>
      </w:ins>
      <w:r w:rsidRPr="007E698C">
        <w:rPr>
          <w:rFonts w:eastAsia="Times New Roman" w:cstheme="minorHAnsi"/>
          <w:color w:val="000000"/>
        </w:rPr>
        <w:t>Our overarching testable hypothesis was that there is a potentially informative and discernably significant relationship between the BALF microbiome and the severity of COVID-19 disease.</w:t>
      </w:r>
    </w:p>
    <w:p w14:paraId="56A16FD5" w14:textId="0A17CF43" w:rsidR="0048471A" w:rsidRPr="00A520E0" w:rsidRDefault="006C2ABD" w:rsidP="00A520E0">
      <w:pPr>
        <w:spacing w:after="240" w:line="480" w:lineRule="auto"/>
        <w:jc w:val="both"/>
        <w:rPr>
          <w:rFonts w:eastAsia="Times New Roman" w:cstheme="minorHAnsi"/>
          <w:color w:val="000000"/>
        </w:rPr>
      </w:pPr>
      <w:commentRangeStart w:id="126"/>
      <w:commentRangeStart w:id="127"/>
      <w:ins w:id="128" w:author="Enrico Barrozo" w:date="2022-09-09T11:47:00Z">
        <w:r w:rsidRPr="007E698C">
          <w:rPr>
            <w:rFonts w:eastAsia="Times New Roman" w:cstheme="minorHAnsi"/>
            <w:color w:val="000000"/>
          </w:rPr>
          <w:t xml:space="preserve">Our </w:t>
        </w:r>
      </w:ins>
      <w:commentRangeEnd w:id="126"/>
      <w:ins w:id="129" w:author="Enrico Barrozo" w:date="2022-09-09T13:18:00Z">
        <w:r w:rsidR="00CF6FE8">
          <w:rPr>
            <w:rStyle w:val="CommentReference"/>
          </w:rPr>
          <w:commentReference w:id="126"/>
        </w:r>
      </w:ins>
      <w:commentRangeEnd w:id="127"/>
      <w:ins w:id="130" w:author="Enrico Barrozo" w:date="2022-09-12T10:59:00Z">
        <w:r w:rsidR="00AB0AFB">
          <w:rPr>
            <w:rStyle w:val="CommentReference"/>
          </w:rPr>
          <w:commentReference w:id="127"/>
        </w:r>
      </w:ins>
      <w:ins w:id="131" w:author="Enrico Barrozo" w:date="2022-09-09T11:47:00Z">
        <w:r w:rsidRPr="007E698C">
          <w:rPr>
            <w:rFonts w:eastAsia="Times New Roman" w:cstheme="minorHAnsi"/>
            <w:color w:val="000000"/>
          </w:rPr>
          <w:t>overarching hypothesis was that there is a potentially informative and discernably significant relationship between the BALF microbiome and the severity of COVID-19 disease.</w:t>
        </w:r>
        <w:r>
          <w:rPr>
            <w:rFonts w:eastAsia="Times New Roman" w:cstheme="minorHAnsi"/>
            <w:color w:val="000000"/>
          </w:rPr>
          <w:t xml:space="preserve"> We tested this hypothesis with the following objectives</w:t>
        </w:r>
      </w:ins>
      <w:ins w:id="132" w:author="Enrico Barrozo" w:date="2022-09-09T11:49:00Z">
        <w:r>
          <w:rPr>
            <w:rFonts w:eastAsia="Times New Roman" w:cstheme="minorHAnsi"/>
            <w:color w:val="000000"/>
          </w:rPr>
          <w:t>:</w:t>
        </w:r>
      </w:ins>
      <w:ins w:id="133" w:author="Enrico Barrozo" w:date="2022-09-09T11:43:00Z">
        <w:r w:rsidRPr="007E698C">
          <w:rPr>
            <w:rFonts w:eastAsia="Times New Roman" w:cstheme="minorHAnsi"/>
            <w:color w:val="000000"/>
          </w:rPr>
          <w:t xml:space="preserve"> </w:t>
        </w:r>
      </w:ins>
      <w:ins w:id="134" w:author="Enrico Barrozo" w:date="2022-09-09T11:44:00Z">
        <w:r>
          <w:rPr>
            <w:rFonts w:eastAsia="Times New Roman" w:cstheme="minorHAnsi"/>
            <w:color w:val="000000"/>
          </w:rPr>
          <w:t xml:space="preserve">(a) </w:t>
        </w:r>
      </w:ins>
      <w:ins w:id="135" w:author="Enrico Barrozo" w:date="2022-09-09T11:45:00Z">
        <w:r w:rsidRPr="007E698C">
          <w:rPr>
            <w:rFonts w:eastAsia="Times New Roman" w:cstheme="minorHAnsi"/>
            <w:color w:val="000000"/>
          </w:rPr>
          <w:t xml:space="preserve">identify significantly associated taxonomic </w:t>
        </w:r>
        <w:r>
          <w:rPr>
            <w:rFonts w:eastAsia="Times New Roman" w:cstheme="minorHAnsi"/>
            <w:color w:val="000000"/>
          </w:rPr>
          <w:t xml:space="preserve">differences between </w:t>
        </w:r>
      </w:ins>
      <w:ins w:id="136" w:author="Enrico Barrozo" w:date="2022-09-09T11:43:00Z">
        <w:r w:rsidRPr="007E698C">
          <w:rPr>
            <w:rFonts w:eastAsia="Times New Roman" w:cstheme="minorHAnsi"/>
            <w:color w:val="000000"/>
          </w:rPr>
          <w:t xml:space="preserve">each of the three cohort categorical classes </w:t>
        </w:r>
      </w:ins>
      <w:ins w:id="137" w:author="Enrico Barrozo" w:date="2022-09-09T11:45:00Z">
        <w:r>
          <w:rPr>
            <w:rFonts w:eastAsia="Times New Roman" w:cstheme="minorHAnsi"/>
            <w:color w:val="000000"/>
          </w:rPr>
          <w:t>(uninfected, CAP, o</w:t>
        </w:r>
      </w:ins>
      <w:ins w:id="138" w:author="Enrico Barrozo" w:date="2022-09-09T11:43:00Z">
        <w:r w:rsidRPr="007E698C">
          <w:rPr>
            <w:rFonts w:eastAsia="Times New Roman" w:cstheme="minorHAnsi"/>
            <w:color w:val="000000"/>
          </w:rPr>
          <w:t>r</w:t>
        </w:r>
      </w:ins>
      <w:ins w:id="139" w:author="Enrico Barrozo" w:date="2022-09-09T11:46:00Z">
        <w:r>
          <w:rPr>
            <w:rFonts w:eastAsia="Times New Roman" w:cstheme="minorHAnsi"/>
            <w:color w:val="000000"/>
          </w:rPr>
          <w:t xml:space="preserve"> COVID-19), (b) </w:t>
        </w:r>
      </w:ins>
      <w:ins w:id="140" w:author="Enrico Barrozo" w:date="2022-09-09T11:47:00Z">
        <w:r>
          <w:rPr>
            <w:rFonts w:eastAsia="Times New Roman" w:cstheme="minorHAnsi"/>
            <w:color w:val="000000"/>
          </w:rPr>
          <w:t>discern</w:t>
        </w:r>
      </w:ins>
      <w:ins w:id="141" w:author="Enrico Barrozo" w:date="2022-09-09T11:46:00Z">
        <w:r>
          <w:rPr>
            <w:rFonts w:eastAsia="Times New Roman" w:cstheme="minorHAnsi"/>
            <w:color w:val="000000"/>
          </w:rPr>
          <w:t xml:space="preserve"> </w:t>
        </w:r>
      </w:ins>
      <w:ins w:id="142" w:author="Enrico Barrozo" w:date="2022-09-09T11:51:00Z">
        <w:r w:rsidR="00BD21CB">
          <w:rPr>
            <w:rFonts w:eastAsia="Times New Roman" w:cstheme="minorHAnsi"/>
            <w:color w:val="000000"/>
          </w:rPr>
          <w:t>microbiome-</w:t>
        </w:r>
        <w:r w:rsidR="00BD21CB" w:rsidRPr="007E698C">
          <w:rPr>
            <w:rFonts w:eastAsia="Times New Roman" w:cstheme="minorHAnsi"/>
            <w:color w:val="000000"/>
          </w:rPr>
          <w:t xml:space="preserve">derived </w:t>
        </w:r>
      </w:ins>
      <w:ins w:id="143" w:author="Enrico Barrozo" w:date="2022-09-09T11:43:00Z">
        <w:r w:rsidRPr="007E698C">
          <w:rPr>
            <w:rFonts w:eastAsia="Times New Roman" w:cstheme="minorHAnsi"/>
            <w:color w:val="000000"/>
          </w:rPr>
          <w:t xml:space="preserve">functional </w:t>
        </w:r>
      </w:ins>
      <w:ins w:id="144" w:author="Enrico Barrozo" w:date="2022-09-09T11:50:00Z">
        <w:r w:rsidR="00BD21CB">
          <w:rPr>
            <w:rFonts w:eastAsia="Times New Roman" w:cstheme="minorHAnsi"/>
            <w:color w:val="000000"/>
          </w:rPr>
          <w:t>changes</w:t>
        </w:r>
      </w:ins>
      <w:ins w:id="145" w:author="Enrico Barrozo" w:date="2022-09-09T11:43:00Z">
        <w:r w:rsidRPr="007E698C">
          <w:rPr>
            <w:rFonts w:eastAsia="Times New Roman" w:cstheme="minorHAnsi"/>
            <w:color w:val="000000"/>
          </w:rPr>
          <w:t xml:space="preserve"> </w:t>
        </w:r>
      </w:ins>
      <w:ins w:id="146" w:author="Enrico Barrozo" w:date="2022-09-09T11:50:00Z">
        <w:r w:rsidR="00BD21CB">
          <w:rPr>
            <w:rFonts w:eastAsia="Times New Roman" w:cstheme="minorHAnsi"/>
            <w:color w:val="000000"/>
          </w:rPr>
          <w:t>attributed to these</w:t>
        </w:r>
      </w:ins>
      <w:ins w:id="147" w:author="Enrico Barrozo" w:date="2022-09-09T11:43:00Z">
        <w:r w:rsidRPr="007E698C">
          <w:rPr>
            <w:rFonts w:eastAsia="Times New Roman" w:cstheme="minorHAnsi"/>
            <w:color w:val="000000"/>
          </w:rPr>
          <w:t xml:space="preserve"> community dynamics</w:t>
        </w:r>
      </w:ins>
      <w:ins w:id="148" w:author="Enrico Barrozo" w:date="2022-09-09T11:46:00Z">
        <w:r>
          <w:rPr>
            <w:rFonts w:eastAsia="Times New Roman" w:cstheme="minorHAnsi"/>
            <w:color w:val="000000"/>
          </w:rPr>
          <w:t xml:space="preserve">, and (c) </w:t>
        </w:r>
      </w:ins>
      <w:ins w:id="149" w:author="Enrico Barrozo" w:date="2022-09-09T11:48:00Z">
        <w:r>
          <w:rPr>
            <w:rFonts w:eastAsia="Times New Roman" w:cstheme="minorHAnsi"/>
            <w:color w:val="000000"/>
          </w:rPr>
          <w:t>assess</w:t>
        </w:r>
      </w:ins>
      <w:ins w:id="150" w:author="Enrico Barrozo" w:date="2022-09-09T11:46:00Z">
        <w:r>
          <w:rPr>
            <w:rFonts w:eastAsia="Times New Roman" w:cstheme="minorHAnsi"/>
            <w:color w:val="000000"/>
          </w:rPr>
          <w:t xml:space="preserve"> these taxonomic and functional differences </w:t>
        </w:r>
      </w:ins>
      <w:ins w:id="151" w:author="Enrico Barrozo" w:date="2022-09-09T11:48:00Z">
        <w:r>
          <w:rPr>
            <w:rFonts w:eastAsia="Times New Roman" w:cstheme="minorHAnsi"/>
            <w:color w:val="000000"/>
          </w:rPr>
          <w:t>in relation to</w:t>
        </w:r>
      </w:ins>
      <w:ins w:id="152" w:author="Enrico Barrozo" w:date="2022-09-09T11:46:00Z">
        <w:r w:rsidRPr="007E698C">
          <w:rPr>
            <w:rFonts w:eastAsia="Times New Roman" w:cstheme="minorHAnsi"/>
            <w:color w:val="000000"/>
          </w:rPr>
          <w:t xml:space="preserve"> COVID-19 </w:t>
        </w:r>
      </w:ins>
      <w:ins w:id="153" w:author="Enrico Barrozo" w:date="2022-09-09T11:47:00Z">
        <w:r>
          <w:rPr>
            <w:rFonts w:eastAsia="Times New Roman" w:cstheme="minorHAnsi"/>
            <w:color w:val="000000"/>
          </w:rPr>
          <w:t xml:space="preserve">outcomes </w:t>
        </w:r>
      </w:ins>
      <w:ins w:id="154" w:author="Enrico Barrozo" w:date="2022-09-09T11:51:00Z">
        <w:r w:rsidR="00BD21CB">
          <w:rPr>
            <w:rFonts w:eastAsia="Times New Roman" w:cstheme="minorHAnsi"/>
            <w:color w:val="000000"/>
          </w:rPr>
          <w:t>ranging from</w:t>
        </w:r>
      </w:ins>
      <w:ins w:id="155" w:author="Enrico Barrozo" w:date="2022-09-09T11:47:00Z">
        <w:r>
          <w:rPr>
            <w:rFonts w:eastAsia="Times New Roman" w:cstheme="minorHAnsi"/>
            <w:color w:val="000000"/>
          </w:rPr>
          <w:t xml:space="preserve"> </w:t>
        </w:r>
      </w:ins>
      <w:commentRangeStart w:id="156"/>
      <w:ins w:id="157" w:author="Enrico Barrozo" w:date="2022-09-09T11:46:00Z">
        <w:r w:rsidRPr="007E698C">
          <w:rPr>
            <w:rFonts w:eastAsia="Times New Roman" w:cstheme="minorHAnsi"/>
            <w:color w:val="000000"/>
          </w:rPr>
          <w:t xml:space="preserve">severe disease </w:t>
        </w:r>
      </w:ins>
      <w:commentRangeEnd w:id="156"/>
      <w:ins w:id="158" w:author="Enrico Barrozo" w:date="2022-09-09T11:52:00Z">
        <w:r w:rsidR="00BD21CB">
          <w:rPr>
            <w:rStyle w:val="CommentReference"/>
          </w:rPr>
          <w:commentReference w:id="156"/>
        </w:r>
        <w:r w:rsidR="00BD21CB">
          <w:rPr>
            <w:rFonts w:eastAsia="Times New Roman" w:cstheme="minorHAnsi"/>
            <w:color w:val="000000"/>
          </w:rPr>
          <w:t>to</w:t>
        </w:r>
      </w:ins>
      <w:ins w:id="159" w:author="Enrico Barrozo" w:date="2022-09-09T11:46:00Z">
        <w:r w:rsidRPr="007E698C">
          <w:rPr>
            <w:rFonts w:eastAsia="Times New Roman" w:cstheme="minorHAnsi"/>
            <w:color w:val="000000"/>
          </w:rPr>
          <w:t xml:space="preserve"> death</w:t>
        </w:r>
      </w:ins>
      <w:ins w:id="160" w:author="Enrico Barrozo" w:date="2022-09-09T11:47:00Z">
        <w:r>
          <w:rPr>
            <w:rFonts w:eastAsia="Times New Roman" w:cstheme="minorHAnsi"/>
            <w:color w:val="000000"/>
          </w:rPr>
          <w:t>.</w:t>
        </w:r>
      </w:ins>
      <w:ins w:id="161" w:author="Enrico Barrozo" w:date="2022-09-09T11:45:00Z">
        <w:r w:rsidRPr="007E698C">
          <w:rPr>
            <w:rFonts w:eastAsia="Times New Roman" w:cstheme="minorHAnsi"/>
            <w:color w:val="000000"/>
          </w:rPr>
          <w:t xml:space="preserve"> </w:t>
        </w:r>
      </w:ins>
      <w:r w:rsidR="0048471A" w:rsidRPr="007E698C">
        <w:br w:type="page"/>
      </w:r>
    </w:p>
    <w:p w14:paraId="16F07A68" w14:textId="16725F72" w:rsidR="0048471A" w:rsidRPr="007E698C" w:rsidRDefault="0048471A" w:rsidP="00CF6FE8">
      <w:pPr>
        <w:pStyle w:val="Caption"/>
      </w:pPr>
      <w:r w:rsidRPr="007E698C">
        <w:lastRenderedPageBreak/>
        <w:t xml:space="preserve">Table </w:t>
      </w:r>
      <w:r w:rsidRPr="007E698C">
        <w:fldChar w:fldCharType="begin"/>
      </w:r>
      <w:r w:rsidRPr="007E698C">
        <w:instrText>SEQ Table \* ARABIC</w:instrText>
      </w:r>
      <w:r w:rsidRPr="007E698C">
        <w:fldChar w:fldCharType="separate"/>
      </w:r>
      <w:r w:rsidRPr="007E698C">
        <w:rPr>
          <w:noProof/>
        </w:rPr>
        <w:t>1</w:t>
      </w:r>
      <w:r w:rsidRPr="007E698C">
        <w:fldChar w:fldCharType="end"/>
      </w:r>
      <w:r w:rsidRPr="007E698C">
        <w:t xml:space="preserve">. Overview of Meta-analysis Dataset Clinical </w:t>
      </w:r>
      <w:commentRangeStart w:id="162"/>
      <w:r w:rsidRPr="007E698C">
        <w:t xml:space="preserve">Characteristics </w:t>
      </w:r>
      <w:commentRangeEnd w:id="162"/>
      <w:r w:rsidR="00CF6FE8">
        <w:rPr>
          <w:rStyle w:val="CommentReference"/>
          <w:rFonts w:eastAsiaTheme="minorHAnsi" w:cstheme="minorBidi"/>
          <w:b w:val="0"/>
          <w:iCs w:val="0"/>
        </w:rPr>
        <w:commentReference w:id="162"/>
      </w:r>
      <w:r w:rsidRPr="007E698C">
        <w:t>(</w:t>
      </w:r>
      <w:r w:rsidRPr="007E698C">
        <w:rPr>
          <w:i/>
        </w:rPr>
        <w:t>n</w:t>
      </w:r>
      <w:r w:rsidRPr="007E698C">
        <w:t>=86).</w:t>
      </w:r>
    </w:p>
    <w:tbl>
      <w:tblPr>
        <w:tblW w:w="4950" w:type="pct"/>
        <w:tblLayout w:type="fixed"/>
        <w:tblCellMar>
          <w:top w:w="11" w:type="dxa"/>
          <w:left w:w="11" w:type="dxa"/>
          <w:right w:w="11" w:type="dxa"/>
        </w:tblCellMar>
        <w:tblLook w:val="0600" w:firstRow="0" w:lastRow="0" w:firstColumn="0" w:lastColumn="0" w:noHBand="1" w:noVBand="1"/>
      </w:tblPr>
      <w:tblGrid>
        <w:gridCol w:w="1620"/>
        <w:gridCol w:w="2015"/>
        <w:gridCol w:w="3547"/>
        <w:gridCol w:w="2084"/>
      </w:tblGrid>
      <w:tr w:rsidR="0048471A" w:rsidRPr="007E698C" w14:paraId="7C15F436" w14:textId="77777777" w:rsidTr="003C69A3">
        <w:trPr>
          <w:trHeight w:val="158"/>
        </w:trPr>
        <w:tc>
          <w:tcPr>
            <w:tcW w:w="1620" w:type="dxa"/>
            <w:tcBorders>
              <w:top w:val="single" w:sz="8" w:space="0" w:color="000000"/>
              <w:bottom w:val="single" w:sz="8" w:space="0" w:color="000000"/>
            </w:tcBorders>
            <w:shd w:val="clear" w:color="auto" w:fill="FFFFFF"/>
            <w:vAlign w:val="center"/>
          </w:tcPr>
          <w:p w14:paraId="2294B14A" w14:textId="77777777" w:rsidR="0048471A" w:rsidRPr="007E698C" w:rsidRDefault="0048471A" w:rsidP="001368C1">
            <w:pPr>
              <w:widowControl w:val="0"/>
              <w:spacing w:line="240" w:lineRule="auto"/>
              <w:rPr>
                <w:rFonts w:cstheme="minorHAnsi"/>
                <w:b/>
                <w:bCs/>
              </w:rPr>
            </w:pPr>
            <w:r w:rsidRPr="007E698C">
              <w:rPr>
                <w:rFonts w:cstheme="minorHAnsi"/>
                <w:b/>
                <w:bCs/>
              </w:rPr>
              <w:t>Variable</w:t>
            </w:r>
          </w:p>
        </w:tc>
        <w:tc>
          <w:tcPr>
            <w:tcW w:w="2015" w:type="dxa"/>
            <w:tcBorders>
              <w:top w:val="single" w:sz="8" w:space="0" w:color="000000"/>
              <w:bottom w:val="single" w:sz="8" w:space="0" w:color="000000"/>
            </w:tcBorders>
            <w:shd w:val="clear" w:color="auto" w:fill="FFFFFF"/>
            <w:vAlign w:val="center"/>
          </w:tcPr>
          <w:p w14:paraId="3D621EA1" w14:textId="77777777" w:rsidR="0048471A" w:rsidRPr="007E698C" w:rsidRDefault="0048471A" w:rsidP="001368C1">
            <w:pPr>
              <w:widowControl w:val="0"/>
              <w:spacing w:line="240" w:lineRule="auto"/>
              <w:jc w:val="center"/>
              <w:rPr>
                <w:rFonts w:cstheme="minorHAnsi"/>
              </w:rPr>
            </w:pPr>
            <w:r w:rsidRPr="007E698C">
              <w:rPr>
                <w:rFonts w:cstheme="minorHAnsi"/>
              </w:rPr>
              <w:t>Uninfected</w:t>
            </w:r>
          </w:p>
        </w:tc>
        <w:tc>
          <w:tcPr>
            <w:tcW w:w="3547" w:type="dxa"/>
            <w:tcBorders>
              <w:top w:val="single" w:sz="8" w:space="0" w:color="000000"/>
              <w:bottom w:val="single" w:sz="8" w:space="0" w:color="000000"/>
            </w:tcBorders>
            <w:shd w:val="clear" w:color="auto" w:fill="FFFFFF"/>
            <w:vAlign w:val="center"/>
          </w:tcPr>
          <w:p w14:paraId="783DC98C" w14:textId="77777777" w:rsidR="0048471A" w:rsidRPr="007E698C" w:rsidRDefault="0048471A" w:rsidP="001368C1">
            <w:pPr>
              <w:widowControl w:val="0"/>
              <w:spacing w:line="240" w:lineRule="auto"/>
              <w:jc w:val="center"/>
              <w:rPr>
                <w:rFonts w:cstheme="minorHAnsi"/>
              </w:rPr>
            </w:pPr>
            <w:r w:rsidRPr="007E698C">
              <w:rPr>
                <w:rFonts w:cstheme="minorHAnsi"/>
              </w:rPr>
              <w:t>Community Acquired Pneumonia</w:t>
            </w:r>
          </w:p>
        </w:tc>
        <w:tc>
          <w:tcPr>
            <w:tcW w:w="2084" w:type="dxa"/>
            <w:tcBorders>
              <w:top w:val="single" w:sz="8" w:space="0" w:color="000000"/>
              <w:bottom w:val="single" w:sz="8" w:space="0" w:color="000000"/>
            </w:tcBorders>
            <w:shd w:val="clear" w:color="auto" w:fill="FFFFFF"/>
            <w:vAlign w:val="center"/>
          </w:tcPr>
          <w:p w14:paraId="7569EF80" w14:textId="77777777" w:rsidR="0048471A" w:rsidRPr="007E698C" w:rsidRDefault="0048471A" w:rsidP="001368C1">
            <w:pPr>
              <w:widowControl w:val="0"/>
              <w:spacing w:line="240" w:lineRule="auto"/>
              <w:jc w:val="center"/>
              <w:rPr>
                <w:rFonts w:cstheme="minorHAnsi"/>
              </w:rPr>
            </w:pPr>
            <w:r w:rsidRPr="007E698C">
              <w:rPr>
                <w:rFonts w:cstheme="minorHAnsi"/>
              </w:rPr>
              <w:t>COVID-19</w:t>
            </w:r>
          </w:p>
        </w:tc>
      </w:tr>
      <w:tr w:rsidR="0048471A" w:rsidRPr="007E698C" w14:paraId="53A03EF3" w14:textId="77777777" w:rsidTr="003C69A3">
        <w:trPr>
          <w:trHeight w:val="144"/>
        </w:trPr>
        <w:tc>
          <w:tcPr>
            <w:tcW w:w="1620" w:type="dxa"/>
            <w:tcBorders>
              <w:top w:val="single" w:sz="8" w:space="0" w:color="000000"/>
            </w:tcBorders>
            <w:shd w:val="clear" w:color="auto" w:fill="FFFFFF"/>
            <w:vAlign w:val="center"/>
          </w:tcPr>
          <w:p w14:paraId="7146BF6A" w14:textId="77777777" w:rsidR="0048471A" w:rsidRPr="007E698C" w:rsidRDefault="0048471A" w:rsidP="001368C1">
            <w:pPr>
              <w:widowControl w:val="0"/>
              <w:spacing w:line="240" w:lineRule="auto"/>
              <w:rPr>
                <w:rFonts w:cstheme="minorHAnsi"/>
              </w:rPr>
            </w:pPr>
            <w:r w:rsidRPr="007E698C">
              <w:rPr>
                <w:rFonts w:cstheme="minorHAnsi"/>
                <w:b/>
                <w:bCs/>
              </w:rPr>
              <w:t>Cohort</w:t>
            </w:r>
          </w:p>
        </w:tc>
        <w:tc>
          <w:tcPr>
            <w:tcW w:w="2015" w:type="dxa"/>
            <w:tcBorders>
              <w:top w:val="single" w:sz="8" w:space="0" w:color="000000"/>
            </w:tcBorders>
            <w:shd w:val="clear" w:color="auto" w:fill="FFFFFF"/>
            <w:vAlign w:val="center"/>
          </w:tcPr>
          <w:p w14:paraId="422A32D4" w14:textId="77777777" w:rsidR="0048471A" w:rsidRPr="007E698C" w:rsidRDefault="0048471A" w:rsidP="001368C1">
            <w:pPr>
              <w:widowControl w:val="0"/>
              <w:spacing w:line="240" w:lineRule="auto"/>
              <w:jc w:val="center"/>
              <w:rPr>
                <w:rFonts w:cstheme="minorHAnsi"/>
              </w:rPr>
            </w:pPr>
            <w:r w:rsidRPr="007E698C">
              <w:rPr>
                <w:rFonts w:cstheme="minorHAnsi"/>
              </w:rPr>
              <w:t>29 (33.72%)</w:t>
            </w:r>
          </w:p>
        </w:tc>
        <w:tc>
          <w:tcPr>
            <w:tcW w:w="3547" w:type="dxa"/>
            <w:tcBorders>
              <w:top w:val="single" w:sz="8" w:space="0" w:color="000000"/>
            </w:tcBorders>
            <w:shd w:val="clear" w:color="auto" w:fill="FFFFFF"/>
            <w:vAlign w:val="center"/>
          </w:tcPr>
          <w:p w14:paraId="67ECC974" w14:textId="77777777" w:rsidR="0048471A" w:rsidRPr="007E698C" w:rsidRDefault="0048471A" w:rsidP="001368C1">
            <w:pPr>
              <w:widowControl w:val="0"/>
              <w:spacing w:line="240" w:lineRule="auto"/>
              <w:jc w:val="center"/>
              <w:rPr>
                <w:rFonts w:cstheme="minorHAnsi"/>
              </w:rPr>
            </w:pPr>
            <w:r w:rsidRPr="007E698C">
              <w:rPr>
                <w:rFonts w:cstheme="minorHAnsi"/>
              </w:rPr>
              <w:t>25 (29.07%)</w:t>
            </w:r>
          </w:p>
        </w:tc>
        <w:tc>
          <w:tcPr>
            <w:tcW w:w="2084" w:type="dxa"/>
            <w:tcBorders>
              <w:top w:val="single" w:sz="8" w:space="0" w:color="000000"/>
            </w:tcBorders>
            <w:shd w:val="clear" w:color="auto" w:fill="FFFFFF"/>
            <w:vAlign w:val="center"/>
          </w:tcPr>
          <w:p w14:paraId="01F94A33" w14:textId="77777777" w:rsidR="0048471A" w:rsidRPr="007E698C" w:rsidRDefault="0048471A" w:rsidP="001368C1">
            <w:pPr>
              <w:widowControl w:val="0"/>
              <w:spacing w:line="240" w:lineRule="auto"/>
              <w:jc w:val="center"/>
              <w:rPr>
                <w:rFonts w:cstheme="minorHAnsi"/>
              </w:rPr>
            </w:pPr>
            <w:r w:rsidRPr="007E698C">
              <w:rPr>
                <w:rFonts w:cstheme="minorHAnsi"/>
              </w:rPr>
              <w:t>32(37.21%)</w:t>
            </w:r>
          </w:p>
        </w:tc>
      </w:tr>
      <w:tr w:rsidR="0048471A" w:rsidRPr="007E698C" w14:paraId="3FD9D201" w14:textId="77777777" w:rsidTr="003C69A3">
        <w:trPr>
          <w:trHeight w:val="144"/>
        </w:trPr>
        <w:tc>
          <w:tcPr>
            <w:tcW w:w="1620" w:type="dxa"/>
            <w:shd w:val="clear" w:color="auto" w:fill="FFFFFF"/>
            <w:vAlign w:val="center"/>
          </w:tcPr>
          <w:p w14:paraId="459BC180" w14:textId="77777777" w:rsidR="0048471A" w:rsidRPr="007E698C" w:rsidRDefault="0048471A" w:rsidP="001368C1">
            <w:pPr>
              <w:widowControl w:val="0"/>
              <w:spacing w:line="240" w:lineRule="auto"/>
              <w:rPr>
                <w:rFonts w:cstheme="minorHAnsi"/>
                <w:b/>
                <w:bCs/>
              </w:rPr>
            </w:pPr>
            <w:r w:rsidRPr="007E698C">
              <w:rPr>
                <w:rFonts w:cstheme="minorHAnsi"/>
                <w:b/>
                <w:bCs/>
              </w:rPr>
              <w:t xml:space="preserve">Outcome </w:t>
            </w:r>
            <w:r w:rsidRPr="007E698C">
              <w:rPr>
                <w:rFonts w:cstheme="minorHAnsi"/>
                <w:b/>
                <w:bCs/>
              </w:rPr>
              <w:br/>
              <w:t>(COVID-19 only)</w:t>
            </w:r>
          </w:p>
        </w:tc>
        <w:tc>
          <w:tcPr>
            <w:tcW w:w="2015" w:type="dxa"/>
            <w:shd w:val="clear" w:color="auto" w:fill="FFFFFF"/>
          </w:tcPr>
          <w:p w14:paraId="035B3873" w14:textId="77777777" w:rsidR="0048471A" w:rsidRPr="007E698C" w:rsidRDefault="0048471A" w:rsidP="001368C1">
            <w:pPr>
              <w:widowControl w:val="0"/>
              <w:spacing w:line="240" w:lineRule="auto"/>
              <w:jc w:val="center"/>
              <w:rPr>
                <w:rFonts w:cstheme="minorHAnsi"/>
              </w:rPr>
            </w:pPr>
          </w:p>
        </w:tc>
        <w:tc>
          <w:tcPr>
            <w:tcW w:w="3547" w:type="dxa"/>
            <w:shd w:val="clear" w:color="auto" w:fill="FFFFFF"/>
          </w:tcPr>
          <w:p w14:paraId="5D914B4C" w14:textId="77777777" w:rsidR="0048471A" w:rsidRPr="007E698C" w:rsidRDefault="0048471A" w:rsidP="001368C1">
            <w:pPr>
              <w:widowControl w:val="0"/>
              <w:spacing w:line="240" w:lineRule="auto"/>
              <w:jc w:val="center"/>
              <w:rPr>
                <w:rFonts w:cstheme="minorHAnsi"/>
              </w:rPr>
            </w:pPr>
          </w:p>
        </w:tc>
        <w:tc>
          <w:tcPr>
            <w:tcW w:w="2084" w:type="dxa"/>
            <w:shd w:val="clear" w:color="auto" w:fill="FFFFFF"/>
            <w:vAlign w:val="center"/>
          </w:tcPr>
          <w:p w14:paraId="2A02934E" w14:textId="77777777" w:rsidR="0048471A" w:rsidRPr="007E698C" w:rsidRDefault="0048471A" w:rsidP="001368C1">
            <w:pPr>
              <w:widowControl w:val="0"/>
              <w:spacing w:line="240" w:lineRule="auto"/>
              <w:jc w:val="center"/>
              <w:rPr>
                <w:rFonts w:cstheme="minorHAnsi"/>
              </w:rPr>
            </w:pPr>
          </w:p>
        </w:tc>
      </w:tr>
      <w:tr w:rsidR="0048471A" w:rsidRPr="007E698C" w14:paraId="3AA68E96" w14:textId="77777777" w:rsidTr="003C69A3">
        <w:trPr>
          <w:trHeight w:val="144"/>
        </w:trPr>
        <w:tc>
          <w:tcPr>
            <w:tcW w:w="1620" w:type="dxa"/>
            <w:shd w:val="clear" w:color="auto" w:fill="FFFFFF"/>
            <w:vAlign w:val="center"/>
          </w:tcPr>
          <w:p w14:paraId="225A52D2" w14:textId="77777777" w:rsidR="0048471A" w:rsidRPr="007E698C" w:rsidRDefault="0048471A" w:rsidP="001368C1">
            <w:pPr>
              <w:widowControl w:val="0"/>
              <w:spacing w:line="240" w:lineRule="auto"/>
              <w:jc w:val="right"/>
              <w:rPr>
                <w:rFonts w:cstheme="minorHAnsi"/>
              </w:rPr>
            </w:pPr>
            <w:r w:rsidRPr="007E698C">
              <w:rPr>
                <w:rFonts w:cstheme="minorHAnsi"/>
              </w:rPr>
              <w:t>Deceased</w:t>
            </w:r>
          </w:p>
        </w:tc>
        <w:tc>
          <w:tcPr>
            <w:tcW w:w="2015" w:type="dxa"/>
            <w:shd w:val="clear" w:color="auto" w:fill="FFFFFF"/>
          </w:tcPr>
          <w:p w14:paraId="7E280FB0"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3547" w:type="dxa"/>
            <w:shd w:val="clear" w:color="auto" w:fill="FFFFFF"/>
          </w:tcPr>
          <w:p w14:paraId="61EEC520"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2084" w:type="dxa"/>
            <w:shd w:val="clear" w:color="auto" w:fill="FFFFFF"/>
            <w:vAlign w:val="center"/>
          </w:tcPr>
          <w:p w14:paraId="200D55F0" w14:textId="77777777" w:rsidR="0048471A" w:rsidRPr="007E698C" w:rsidRDefault="0048471A" w:rsidP="001368C1">
            <w:pPr>
              <w:widowControl w:val="0"/>
              <w:spacing w:line="240" w:lineRule="auto"/>
              <w:jc w:val="center"/>
              <w:rPr>
                <w:rFonts w:cstheme="minorHAnsi"/>
              </w:rPr>
            </w:pPr>
            <w:r w:rsidRPr="007E698C">
              <w:rPr>
                <w:rFonts w:cstheme="minorHAnsi"/>
              </w:rPr>
              <w:t>10 (31.25%)</w:t>
            </w:r>
          </w:p>
        </w:tc>
      </w:tr>
      <w:tr w:rsidR="0048471A" w:rsidRPr="007E698C" w14:paraId="173C4ABE" w14:textId="77777777" w:rsidTr="003C69A3">
        <w:trPr>
          <w:trHeight w:val="144"/>
        </w:trPr>
        <w:tc>
          <w:tcPr>
            <w:tcW w:w="1620" w:type="dxa"/>
            <w:shd w:val="clear" w:color="auto" w:fill="FFFFFF"/>
            <w:vAlign w:val="center"/>
          </w:tcPr>
          <w:p w14:paraId="22B8E563" w14:textId="77777777" w:rsidR="0048471A" w:rsidRPr="007E698C" w:rsidRDefault="0048471A" w:rsidP="001368C1">
            <w:pPr>
              <w:widowControl w:val="0"/>
              <w:spacing w:line="240" w:lineRule="auto"/>
              <w:jc w:val="right"/>
              <w:rPr>
                <w:rFonts w:cstheme="minorHAnsi"/>
              </w:rPr>
            </w:pPr>
            <w:r w:rsidRPr="007E698C">
              <w:rPr>
                <w:rFonts w:cstheme="minorHAnsi"/>
              </w:rPr>
              <w:t>Survived</w:t>
            </w:r>
          </w:p>
        </w:tc>
        <w:tc>
          <w:tcPr>
            <w:tcW w:w="2015" w:type="dxa"/>
            <w:shd w:val="clear" w:color="auto" w:fill="FFFFFF"/>
          </w:tcPr>
          <w:p w14:paraId="2A44D917"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3547" w:type="dxa"/>
            <w:shd w:val="clear" w:color="auto" w:fill="FFFFFF"/>
          </w:tcPr>
          <w:p w14:paraId="2E48FDD4"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2084" w:type="dxa"/>
            <w:shd w:val="clear" w:color="auto" w:fill="FFFFFF"/>
            <w:vAlign w:val="center"/>
          </w:tcPr>
          <w:p w14:paraId="413E89E1" w14:textId="77777777" w:rsidR="0048471A" w:rsidRPr="007E698C" w:rsidRDefault="0048471A" w:rsidP="001368C1">
            <w:pPr>
              <w:widowControl w:val="0"/>
              <w:spacing w:line="240" w:lineRule="auto"/>
              <w:jc w:val="center"/>
              <w:rPr>
                <w:rFonts w:cstheme="minorHAnsi"/>
              </w:rPr>
            </w:pPr>
            <w:r w:rsidRPr="007E698C">
              <w:rPr>
                <w:rFonts w:cstheme="minorHAnsi"/>
              </w:rPr>
              <w:t>15 (46.87%)</w:t>
            </w:r>
          </w:p>
        </w:tc>
      </w:tr>
      <w:tr w:rsidR="0048471A" w:rsidRPr="007E698C" w14:paraId="5B8DEAB1" w14:textId="77777777" w:rsidTr="003C69A3">
        <w:trPr>
          <w:trHeight w:val="144"/>
        </w:trPr>
        <w:tc>
          <w:tcPr>
            <w:tcW w:w="1620" w:type="dxa"/>
            <w:shd w:val="clear" w:color="auto" w:fill="FFFFFF"/>
            <w:vAlign w:val="center"/>
          </w:tcPr>
          <w:p w14:paraId="7F0C11DE" w14:textId="77777777" w:rsidR="0048471A" w:rsidRPr="007E698C" w:rsidRDefault="0048471A" w:rsidP="001368C1">
            <w:pPr>
              <w:widowControl w:val="0"/>
              <w:spacing w:line="240" w:lineRule="auto"/>
              <w:jc w:val="right"/>
              <w:rPr>
                <w:rFonts w:cstheme="minorHAnsi"/>
              </w:rPr>
            </w:pPr>
            <w:r w:rsidRPr="007E698C">
              <w:rPr>
                <w:rFonts w:cstheme="minorHAnsi"/>
              </w:rPr>
              <w:t>Unspecified</w:t>
            </w:r>
          </w:p>
        </w:tc>
        <w:tc>
          <w:tcPr>
            <w:tcW w:w="2015" w:type="dxa"/>
            <w:shd w:val="clear" w:color="auto" w:fill="FFFFFF"/>
          </w:tcPr>
          <w:p w14:paraId="0D16705B"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3547" w:type="dxa"/>
            <w:shd w:val="clear" w:color="auto" w:fill="FFFFFF"/>
          </w:tcPr>
          <w:p w14:paraId="30E10C88"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2084" w:type="dxa"/>
            <w:shd w:val="clear" w:color="auto" w:fill="FFFFFF"/>
            <w:vAlign w:val="center"/>
          </w:tcPr>
          <w:p w14:paraId="44AA7D18" w14:textId="77777777" w:rsidR="0048471A" w:rsidRPr="007E698C" w:rsidRDefault="0048471A" w:rsidP="001368C1">
            <w:pPr>
              <w:widowControl w:val="0"/>
              <w:spacing w:line="240" w:lineRule="auto"/>
              <w:jc w:val="center"/>
              <w:rPr>
                <w:rFonts w:cstheme="minorHAnsi"/>
              </w:rPr>
            </w:pPr>
            <w:r w:rsidRPr="007E698C">
              <w:rPr>
                <w:rFonts w:cstheme="minorHAnsi"/>
              </w:rPr>
              <w:t>7 (21.88%)</w:t>
            </w:r>
          </w:p>
        </w:tc>
      </w:tr>
      <w:tr w:rsidR="0048471A" w:rsidRPr="007E698C" w14:paraId="66167162" w14:textId="77777777" w:rsidTr="003C69A3">
        <w:trPr>
          <w:trHeight w:val="144"/>
        </w:trPr>
        <w:tc>
          <w:tcPr>
            <w:tcW w:w="1620" w:type="dxa"/>
            <w:shd w:val="clear" w:color="auto" w:fill="FFFFFF"/>
            <w:vAlign w:val="center"/>
          </w:tcPr>
          <w:p w14:paraId="6E71747F" w14:textId="77777777" w:rsidR="0048471A" w:rsidRPr="007E698C" w:rsidRDefault="0048471A" w:rsidP="001368C1">
            <w:pPr>
              <w:widowControl w:val="0"/>
              <w:spacing w:line="240" w:lineRule="auto"/>
              <w:rPr>
                <w:rFonts w:cstheme="minorHAnsi"/>
              </w:rPr>
            </w:pPr>
            <w:r w:rsidRPr="007E698C">
              <w:rPr>
                <w:rFonts w:cstheme="minorHAnsi"/>
                <w:b/>
                <w:bCs/>
              </w:rPr>
              <w:t>Sex</w:t>
            </w:r>
          </w:p>
        </w:tc>
        <w:tc>
          <w:tcPr>
            <w:tcW w:w="2015" w:type="dxa"/>
            <w:shd w:val="clear" w:color="auto" w:fill="FFFFFF"/>
            <w:vAlign w:val="center"/>
          </w:tcPr>
          <w:p w14:paraId="118F1111" w14:textId="77777777" w:rsidR="0048471A" w:rsidRPr="007E698C" w:rsidRDefault="0048471A" w:rsidP="001368C1">
            <w:pPr>
              <w:widowControl w:val="0"/>
              <w:spacing w:line="240" w:lineRule="auto"/>
              <w:jc w:val="center"/>
              <w:rPr>
                <w:rFonts w:cstheme="minorHAnsi"/>
              </w:rPr>
            </w:pPr>
          </w:p>
        </w:tc>
        <w:tc>
          <w:tcPr>
            <w:tcW w:w="3547" w:type="dxa"/>
            <w:shd w:val="clear" w:color="auto" w:fill="FFFFFF"/>
            <w:vAlign w:val="center"/>
          </w:tcPr>
          <w:p w14:paraId="388E866D" w14:textId="77777777" w:rsidR="0048471A" w:rsidRPr="007E698C" w:rsidRDefault="0048471A" w:rsidP="001368C1">
            <w:pPr>
              <w:widowControl w:val="0"/>
              <w:spacing w:line="240" w:lineRule="auto"/>
              <w:jc w:val="center"/>
              <w:rPr>
                <w:rFonts w:cstheme="minorHAnsi"/>
              </w:rPr>
            </w:pPr>
          </w:p>
        </w:tc>
        <w:tc>
          <w:tcPr>
            <w:tcW w:w="2084" w:type="dxa"/>
            <w:shd w:val="clear" w:color="auto" w:fill="FFFFFF"/>
            <w:vAlign w:val="center"/>
          </w:tcPr>
          <w:p w14:paraId="4EC7E7DA" w14:textId="77777777" w:rsidR="0048471A" w:rsidRPr="007E698C" w:rsidRDefault="0048471A" w:rsidP="001368C1">
            <w:pPr>
              <w:widowControl w:val="0"/>
              <w:spacing w:line="240" w:lineRule="auto"/>
              <w:jc w:val="center"/>
              <w:rPr>
                <w:rFonts w:cstheme="minorHAnsi"/>
              </w:rPr>
            </w:pPr>
          </w:p>
        </w:tc>
      </w:tr>
      <w:tr w:rsidR="0048471A" w:rsidRPr="007E698C" w14:paraId="60B6FDA7" w14:textId="77777777" w:rsidTr="003C69A3">
        <w:trPr>
          <w:trHeight w:val="144"/>
        </w:trPr>
        <w:tc>
          <w:tcPr>
            <w:tcW w:w="1620" w:type="dxa"/>
            <w:shd w:val="clear" w:color="auto" w:fill="FFFFFF"/>
            <w:vAlign w:val="center"/>
          </w:tcPr>
          <w:p w14:paraId="0608989E" w14:textId="77777777" w:rsidR="0048471A" w:rsidRPr="007E698C" w:rsidRDefault="0048471A" w:rsidP="001368C1">
            <w:pPr>
              <w:widowControl w:val="0"/>
              <w:spacing w:line="240" w:lineRule="auto"/>
              <w:jc w:val="right"/>
              <w:rPr>
                <w:rFonts w:cstheme="minorHAnsi"/>
              </w:rPr>
            </w:pPr>
            <w:r w:rsidRPr="007E698C">
              <w:rPr>
                <w:rFonts w:cstheme="minorHAnsi"/>
              </w:rPr>
              <w:t>female</w:t>
            </w:r>
          </w:p>
        </w:tc>
        <w:tc>
          <w:tcPr>
            <w:tcW w:w="2015" w:type="dxa"/>
            <w:shd w:val="clear" w:color="auto" w:fill="FFFFFF"/>
            <w:vAlign w:val="center"/>
          </w:tcPr>
          <w:p w14:paraId="12D39AFA" w14:textId="77777777" w:rsidR="0048471A" w:rsidRPr="007E698C" w:rsidRDefault="0048471A" w:rsidP="001368C1">
            <w:pPr>
              <w:widowControl w:val="0"/>
              <w:spacing w:line="240" w:lineRule="auto"/>
              <w:jc w:val="center"/>
              <w:rPr>
                <w:rFonts w:cstheme="minorHAnsi"/>
              </w:rPr>
            </w:pPr>
            <w:r w:rsidRPr="007E698C">
              <w:rPr>
                <w:rFonts w:cstheme="minorHAnsi"/>
              </w:rPr>
              <w:t>4 (18.18%)</w:t>
            </w:r>
          </w:p>
        </w:tc>
        <w:tc>
          <w:tcPr>
            <w:tcW w:w="3547" w:type="dxa"/>
            <w:shd w:val="clear" w:color="auto" w:fill="FFFFFF"/>
            <w:vAlign w:val="center"/>
          </w:tcPr>
          <w:p w14:paraId="5AED176D" w14:textId="77777777" w:rsidR="0048471A" w:rsidRPr="007E698C" w:rsidRDefault="0048471A" w:rsidP="001368C1">
            <w:pPr>
              <w:widowControl w:val="0"/>
              <w:spacing w:line="240" w:lineRule="auto"/>
              <w:jc w:val="center"/>
              <w:rPr>
                <w:rFonts w:cstheme="minorHAnsi"/>
              </w:rPr>
            </w:pPr>
            <w:r w:rsidRPr="007E698C">
              <w:rPr>
                <w:rFonts w:cstheme="minorHAnsi"/>
              </w:rPr>
              <w:t>8 (36.36%)</w:t>
            </w:r>
          </w:p>
        </w:tc>
        <w:tc>
          <w:tcPr>
            <w:tcW w:w="2084" w:type="dxa"/>
            <w:shd w:val="clear" w:color="auto" w:fill="FFFFFF"/>
            <w:vAlign w:val="center"/>
          </w:tcPr>
          <w:p w14:paraId="54A889B0" w14:textId="77777777" w:rsidR="0048471A" w:rsidRPr="007E698C" w:rsidRDefault="0048471A" w:rsidP="001368C1">
            <w:pPr>
              <w:widowControl w:val="0"/>
              <w:spacing w:line="240" w:lineRule="auto"/>
              <w:jc w:val="center"/>
              <w:rPr>
                <w:rFonts w:cstheme="minorHAnsi"/>
              </w:rPr>
            </w:pPr>
            <w:r w:rsidRPr="007E698C">
              <w:rPr>
                <w:rFonts w:cstheme="minorHAnsi"/>
              </w:rPr>
              <w:t>10 (45.45%)</w:t>
            </w:r>
          </w:p>
        </w:tc>
      </w:tr>
      <w:tr w:rsidR="0048471A" w:rsidRPr="007E698C" w14:paraId="3E240BA4" w14:textId="77777777" w:rsidTr="003C69A3">
        <w:trPr>
          <w:trHeight w:val="144"/>
        </w:trPr>
        <w:tc>
          <w:tcPr>
            <w:tcW w:w="1620" w:type="dxa"/>
            <w:shd w:val="clear" w:color="auto" w:fill="FFFFFF"/>
            <w:vAlign w:val="center"/>
          </w:tcPr>
          <w:p w14:paraId="672DCBE7" w14:textId="77777777" w:rsidR="0048471A" w:rsidRPr="007E698C" w:rsidRDefault="0048471A" w:rsidP="001368C1">
            <w:pPr>
              <w:widowControl w:val="0"/>
              <w:spacing w:line="240" w:lineRule="auto"/>
              <w:jc w:val="right"/>
              <w:rPr>
                <w:rFonts w:cstheme="minorHAnsi"/>
              </w:rPr>
            </w:pPr>
            <w:r w:rsidRPr="007E698C">
              <w:rPr>
                <w:rFonts w:cstheme="minorHAnsi"/>
              </w:rPr>
              <w:t>male</w:t>
            </w:r>
          </w:p>
        </w:tc>
        <w:tc>
          <w:tcPr>
            <w:tcW w:w="2015" w:type="dxa"/>
            <w:shd w:val="clear" w:color="auto" w:fill="FFFFFF"/>
            <w:vAlign w:val="center"/>
          </w:tcPr>
          <w:p w14:paraId="62F44DC2" w14:textId="77777777" w:rsidR="0048471A" w:rsidRPr="007E698C" w:rsidRDefault="0048471A" w:rsidP="001368C1">
            <w:pPr>
              <w:widowControl w:val="0"/>
              <w:spacing w:line="240" w:lineRule="auto"/>
              <w:jc w:val="center"/>
              <w:rPr>
                <w:rFonts w:cstheme="minorHAnsi"/>
              </w:rPr>
            </w:pPr>
            <w:r w:rsidRPr="007E698C">
              <w:rPr>
                <w:rFonts w:cstheme="minorHAnsi"/>
              </w:rPr>
              <w:t>5 (13.15%)</w:t>
            </w:r>
          </w:p>
        </w:tc>
        <w:tc>
          <w:tcPr>
            <w:tcW w:w="3547" w:type="dxa"/>
            <w:shd w:val="clear" w:color="auto" w:fill="FFFFFF"/>
            <w:vAlign w:val="center"/>
          </w:tcPr>
          <w:p w14:paraId="5157FA72" w14:textId="77777777" w:rsidR="0048471A" w:rsidRPr="007E698C" w:rsidRDefault="0048471A" w:rsidP="001368C1">
            <w:pPr>
              <w:widowControl w:val="0"/>
              <w:spacing w:line="240" w:lineRule="auto"/>
              <w:jc w:val="center"/>
              <w:rPr>
                <w:rFonts w:cstheme="minorHAnsi"/>
              </w:rPr>
            </w:pPr>
            <w:r w:rsidRPr="007E698C">
              <w:rPr>
                <w:rFonts w:cstheme="minorHAnsi"/>
              </w:rPr>
              <w:t>11 (28.94%)</w:t>
            </w:r>
          </w:p>
        </w:tc>
        <w:tc>
          <w:tcPr>
            <w:tcW w:w="2084" w:type="dxa"/>
            <w:shd w:val="clear" w:color="auto" w:fill="FFFFFF"/>
            <w:vAlign w:val="center"/>
          </w:tcPr>
          <w:p w14:paraId="372FC1A1" w14:textId="77777777" w:rsidR="0048471A" w:rsidRPr="007E698C" w:rsidRDefault="0048471A" w:rsidP="001368C1">
            <w:pPr>
              <w:widowControl w:val="0"/>
              <w:spacing w:line="240" w:lineRule="auto"/>
              <w:jc w:val="center"/>
              <w:rPr>
                <w:rFonts w:cstheme="minorHAnsi"/>
              </w:rPr>
            </w:pPr>
            <w:r w:rsidRPr="007E698C">
              <w:rPr>
                <w:rFonts w:cstheme="minorHAnsi"/>
              </w:rPr>
              <w:t>22 (57.89%)</w:t>
            </w:r>
          </w:p>
        </w:tc>
      </w:tr>
      <w:tr w:rsidR="0048471A" w:rsidRPr="007E698C" w14:paraId="76AE785D" w14:textId="77777777" w:rsidTr="003C69A3">
        <w:trPr>
          <w:trHeight w:val="144"/>
        </w:trPr>
        <w:tc>
          <w:tcPr>
            <w:tcW w:w="1620" w:type="dxa"/>
            <w:shd w:val="clear" w:color="auto" w:fill="FFFFFF"/>
            <w:vAlign w:val="center"/>
          </w:tcPr>
          <w:p w14:paraId="07DF575E" w14:textId="77777777" w:rsidR="0048471A" w:rsidRPr="007E698C" w:rsidRDefault="0048471A" w:rsidP="001368C1">
            <w:pPr>
              <w:widowControl w:val="0"/>
              <w:spacing w:line="240" w:lineRule="auto"/>
              <w:jc w:val="right"/>
              <w:rPr>
                <w:rFonts w:cstheme="minorHAnsi"/>
              </w:rPr>
            </w:pPr>
            <w:r w:rsidRPr="007E698C">
              <w:rPr>
                <w:rFonts w:cstheme="minorHAnsi"/>
              </w:rPr>
              <w:t>unspecified</w:t>
            </w:r>
          </w:p>
        </w:tc>
        <w:tc>
          <w:tcPr>
            <w:tcW w:w="2015" w:type="dxa"/>
            <w:shd w:val="clear" w:color="auto" w:fill="FFFFFF"/>
            <w:vAlign w:val="center"/>
          </w:tcPr>
          <w:p w14:paraId="1E275AE3" w14:textId="77777777" w:rsidR="0048471A" w:rsidRPr="007E698C" w:rsidRDefault="0048471A" w:rsidP="001368C1">
            <w:pPr>
              <w:widowControl w:val="0"/>
              <w:spacing w:line="240" w:lineRule="auto"/>
              <w:jc w:val="center"/>
              <w:rPr>
                <w:rFonts w:cstheme="minorHAnsi"/>
              </w:rPr>
            </w:pPr>
            <w:r w:rsidRPr="007E698C">
              <w:rPr>
                <w:rFonts w:cstheme="minorHAnsi"/>
              </w:rPr>
              <w:t>20 (76.92%)</w:t>
            </w:r>
          </w:p>
        </w:tc>
        <w:tc>
          <w:tcPr>
            <w:tcW w:w="3547" w:type="dxa"/>
            <w:shd w:val="clear" w:color="auto" w:fill="FFFFFF"/>
            <w:vAlign w:val="center"/>
          </w:tcPr>
          <w:p w14:paraId="66D6709B" w14:textId="77777777" w:rsidR="0048471A" w:rsidRPr="007E698C" w:rsidRDefault="0048471A" w:rsidP="001368C1">
            <w:pPr>
              <w:widowControl w:val="0"/>
              <w:spacing w:line="240" w:lineRule="auto"/>
              <w:jc w:val="center"/>
              <w:rPr>
                <w:rFonts w:cstheme="minorHAnsi"/>
              </w:rPr>
            </w:pPr>
            <w:r w:rsidRPr="007E698C">
              <w:rPr>
                <w:rFonts w:cstheme="minorHAnsi"/>
              </w:rPr>
              <w:t>6(23.07%)</w:t>
            </w:r>
          </w:p>
        </w:tc>
        <w:tc>
          <w:tcPr>
            <w:tcW w:w="2084" w:type="dxa"/>
            <w:shd w:val="clear" w:color="auto" w:fill="FFFFFF"/>
            <w:vAlign w:val="center"/>
          </w:tcPr>
          <w:p w14:paraId="4BAAE8B6" w14:textId="77777777" w:rsidR="0048471A" w:rsidRPr="007E698C" w:rsidRDefault="0048471A" w:rsidP="001368C1">
            <w:pPr>
              <w:widowControl w:val="0"/>
              <w:spacing w:line="240" w:lineRule="auto"/>
              <w:jc w:val="center"/>
              <w:rPr>
                <w:rFonts w:cstheme="minorHAnsi"/>
              </w:rPr>
            </w:pPr>
            <w:r w:rsidRPr="007E698C">
              <w:rPr>
                <w:rFonts w:cstheme="minorHAnsi"/>
              </w:rPr>
              <w:t>0 (0%)</w:t>
            </w:r>
          </w:p>
        </w:tc>
      </w:tr>
      <w:tr w:rsidR="0048471A" w:rsidRPr="007E698C" w14:paraId="2177AB89" w14:textId="77777777" w:rsidTr="003C69A3">
        <w:trPr>
          <w:trHeight w:val="144"/>
        </w:trPr>
        <w:tc>
          <w:tcPr>
            <w:tcW w:w="1620" w:type="dxa"/>
            <w:shd w:val="clear" w:color="auto" w:fill="FFFFFF"/>
            <w:vAlign w:val="bottom"/>
          </w:tcPr>
          <w:p w14:paraId="1E4C775B" w14:textId="77777777" w:rsidR="0048471A" w:rsidRPr="007E698C" w:rsidRDefault="0048471A" w:rsidP="001368C1">
            <w:pPr>
              <w:widowControl w:val="0"/>
              <w:spacing w:line="240" w:lineRule="auto"/>
              <w:rPr>
                <w:rFonts w:cstheme="minorHAnsi"/>
              </w:rPr>
            </w:pPr>
            <w:r w:rsidRPr="007E698C">
              <w:rPr>
                <w:rFonts w:cstheme="minorHAnsi"/>
                <w:b/>
                <w:bCs/>
              </w:rPr>
              <w:t>Reads</w:t>
            </w:r>
          </w:p>
        </w:tc>
        <w:tc>
          <w:tcPr>
            <w:tcW w:w="2015" w:type="dxa"/>
            <w:shd w:val="clear" w:color="auto" w:fill="FFFFFF"/>
            <w:vAlign w:val="center"/>
          </w:tcPr>
          <w:p w14:paraId="768BA35D" w14:textId="77777777" w:rsidR="0048471A" w:rsidRPr="007E698C" w:rsidRDefault="0048471A" w:rsidP="001368C1">
            <w:pPr>
              <w:widowControl w:val="0"/>
              <w:spacing w:line="240" w:lineRule="auto"/>
              <w:jc w:val="center"/>
              <w:rPr>
                <w:rFonts w:cstheme="minorHAnsi"/>
              </w:rPr>
            </w:pPr>
          </w:p>
        </w:tc>
        <w:tc>
          <w:tcPr>
            <w:tcW w:w="3547" w:type="dxa"/>
            <w:shd w:val="clear" w:color="auto" w:fill="FFFFFF"/>
            <w:vAlign w:val="center"/>
          </w:tcPr>
          <w:p w14:paraId="660727A9" w14:textId="77777777" w:rsidR="0048471A" w:rsidRPr="007E698C" w:rsidRDefault="0048471A" w:rsidP="001368C1">
            <w:pPr>
              <w:widowControl w:val="0"/>
              <w:spacing w:line="240" w:lineRule="auto"/>
              <w:jc w:val="center"/>
              <w:rPr>
                <w:rFonts w:cstheme="minorHAnsi"/>
              </w:rPr>
            </w:pPr>
          </w:p>
        </w:tc>
        <w:tc>
          <w:tcPr>
            <w:tcW w:w="2084" w:type="dxa"/>
            <w:shd w:val="clear" w:color="auto" w:fill="FFFFFF"/>
            <w:vAlign w:val="center"/>
          </w:tcPr>
          <w:p w14:paraId="3B89686B" w14:textId="77777777" w:rsidR="0048471A" w:rsidRPr="007E698C" w:rsidRDefault="0048471A" w:rsidP="001368C1">
            <w:pPr>
              <w:widowControl w:val="0"/>
              <w:spacing w:line="240" w:lineRule="auto"/>
              <w:jc w:val="center"/>
              <w:rPr>
                <w:rFonts w:cstheme="minorHAnsi"/>
              </w:rPr>
            </w:pPr>
          </w:p>
        </w:tc>
      </w:tr>
      <w:tr w:rsidR="0048471A" w:rsidRPr="007E698C" w14:paraId="149B8778" w14:textId="77777777" w:rsidTr="003C69A3">
        <w:trPr>
          <w:trHeight w:val="144"/>
        </w:trPr>
        <w:tc>
          <w:tcPr>
            <w:tcW w:w="1620" w:type="dxa"/>
            <w:shd w:val="clear" w:color="auto" w:fill="FFFFFF"/>
            <w:vAlign w:val="center"/>
          </w:tcPr>
          <w:p w14:paraId="06FC785F" w14:textId="77777777" w:rsidR="0048471A" w:rsidRPr="007E698C" w:rsidRDefault="0048471A" w:rsidP="001368C1">
            <w:pPr>
              <w:widowControl w:val="0"/>
              <w:spacing w:line="240" w:lineRule="auto"/>
              <w:jc w:val="right"/>
              <w:rPr>
                <w:rFonts w:cstheme="minorHAnsi"/>
              </w:rPr>
            </w:pPr>
            <w:r w:rsidRPr="007E698C">
              <w:rPr>
                <w:rFonts w:cstheme="minorHAnsi"/>
              </w:rPr>
              <w:t>paired</w:t>
            </w:r>
          </w:p>
        </w:tc>
        <w:tc>
          <w:tcPr>
            <w:tcW w:w="2015" w:type="dxa"/>
            <w:shd w:val="clear" w:color="auto" w:fill="FFFFFF"/>
            <w:vAlign w:val="center"/>
          </w:tcPr>
          <w:p w14:paraId="1EA28092" w14:textId="77777777" w:rsidR="0048471A" w:rsidRPr="007E698C" w:rsidRDefault="0048471A" w:rsidP="001368C1">
            <w:pPr>
              <w:widowControl w:val="0"/>
              <w:spacing w:line="240" w:lineRule="auto"/>
              <w:jc w:val="center"/>
              <w:rPr>
                <w:rFonts w:cstheme="minorHAnsi"/>
              </w:rPr>
            </w:pPr>
            <w:r w:rsidRPr="007E698C">
              <w:rPr>
                <w:rFonts w:cstheme="minorHAnsi"/>
              </w:rPr>
              <w:t>29 (37.18%)</w:t>
            </w:r>
          </w:p>
        </w:tc>
        <w:tc>
          <w:tcPr>
            <w:tcW w:w="3547" w:type="dxa"/>
            <w:shd w:val="clear" w:color="auto" w:fill="FFFFFF"/>
            <w:vAlign w:val="center"/>
          </w:tcPr>
          <w:p w14:paraId="5B2B3362" w14:textId="77777777" w:rsidR="0048471A" w:rsidRPr="007E698C" w:rsidRDefault="0048471A" w:rsidP="001368C1">
            <w:pPr>
              <w:widowControl w:val="0"/>
              <w:spacing w:line="240" w:lineRule="auto"/>
              <w:jc w:val="center"/>
              <w:rPr>
                <w:rFonts w:cstheme="minorHAnsi"/>
              </w:rPr>
            </w:pPr>
            <w:r w:rsidRPr="007E698C">
              <w:rPr>
                <w:rFonts w:cstheme="minorHAnsi"/>
              </w:rPr>
              <w:t>25 (32.05%)</w:t>
            </w:r>
          </w:p>
        </w:tc>
        <w:tc>
          <w:tcPr>
            <w:tcW w:w="2084" w:type="dxa"/>
            <w:shd w:val="clear" w:color="auto" w:fill="FFFFFF"/>
            <w:vAlign w:val="center"/>
          </w:tcPr>
          <w:p w14:paraId="235F2858" w14:textId="77777777" w:rsidR="0048471A" w:rsidRPr="007E698C" w:rsidRDefault="0048471A" w:rsidP="001368C1">
            <w:pPr>
              <w:widowControl w:val="0"/>
              <w:spacing w:line="240" w:lineRule="auto"/>
              <w:jc w:val="center"/>
              <w:rPr>
                <w:rFonts w:cstheme="minorHAnsi"/>
              </w:rPr>
            </w:pPr>
            <w:r w:rsidRPr="007E698C">
              <w:rPr>
                <w:rFonts w:cstheme="minorHAnsi"/>
              </w:rPr>
              <w:t>24 (30.77%)</w:t>
            </w:r>
          </w:p>
        </w:tc>
      </w:tr>
      <w:tr w:rsidR="0048471A" w:rsidRPr="007E698C" w14:paraId="5307E48D" w14:textId="77777777" w:rsidTr="003C69A3">
        <w:trPr>
          <w:trHeight w:val="144"/>
        </w:trPr>
        <w:tc>
          <w:tcPr>
            <w:tcW w:w="1620" w:type="dxa"/>
            <w:shd w:val="clear" w:color="auto" w:fill="FFFFFF"/>
            <w:vAlign w:val="center"/>
          </w:tcPr>
          <w:p w14:paraId="2DA8D5B8" w14:textId="77777777" w:rsidR="0048471A" w:rsidRPr="007E698C" w:rsidRDefault="0048471A" w:rsidP="001368C1">
            <w:pPr>
              <w:widowControl w:val="0"/>
              <w:spacing w:line="240" w:lineRule="auto"/>
              <w:jc w:val="right"/>
              <w:rPr>
                <w:rFonts w:cstheme="minorHAnsi"/>
              </w:rPr>
            </w:pPr>
            <w:r w:rsidRPr="007E698C">
              <w:rPr>
                <w:rFonts w:cstheme="minorHAnsi"/>
              </w:rPr>
              <w:t>single</w:t>
            </w:r>
          </w:p>
        </w:tc>
        <w:tc>
          <w:tcPr>
            <w:tcW w:w="2015" w:type="dxa"/>
            <w:shd w:val="clear" w:color="auto" w:fill="FFFFFF"/>
            <w:vAlign w:val="center"/>
          </w:tcPr>
          <w:p w14:paraId="411BC67D"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3547" w:type="dxa"/>
            <w:shd w:val="clear" w:color="auto" w:fill="FFFFFF"/>
            <w:vAlign w:val="center"/>
          </w:tcPr>
          <w:p w14:paraId="619A90A9"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2084" w:type="dxa"/>
            <w:shd w:val="clear" w:color="auto" w:fill="FFFFFF"/>
            <w:vAlign w:val="center"/>
          </w:tcPr>
          <w:p w14:paraId="01AC88C7" w14:textId="77777777" w:rsidR="0048471A" w:rsidRPr="007E698C" w:rsidRDefault="0048471A" w:rsidP="001368C1">
            <w:pPr>
              <w:widowControl w:val="0"/>
              <w:spacing w:line="240" w:lineRule="auto"/>
              <w:jc w:val="center"/>
              <w:rPr>
                <w:rFonts w:cstheme="minorHAnsi"/>
              </w:rPr>
            </w:pPr>
            <w:r w:rsidRPr="007E698C">
              <w:rPr>
                <w:rFonts w:cstheme="minorHAnsi"/>
              </w:rPr>
              <w:t>8 (100%)</w:t>
            </w:r>
          </w:p>
        </w:tc>
      </w:tr>
      <w:tr w:rsidR="0048471A" w:rsidRPr="007E698C" w14:paraId="48DE3308" w14:textId="77777777" w:rsidTr="003C69A3">
        <w:trPr>
          <w:trHeight w:val="144"/>
        </w:trPr>
        <w:tc>
          <w:tcPr>
            <w:tcW w:w="1620" w:type="dxa"/>
            <w:shd w:val="clear" w:color="auto" w:fill="FFFFFF"/>
            <w:vAlign w:val="bottom"/>
          </w:tcPr>
          <w:p w14:paraId="70D7E025" w14:textId="77777777" w:rsidR="0048471A" w:rsidRPr="007E698C" w:rsidRDefault="0048471A" w:rsidP="001368C1">
            <w:pPr>
              <w:widowControl w:val="0"/>
              <w:spacing w:line="240" w:lineRule="auto"/>
              <w:rPr>
                <w:rFonts w:cstheme="minorHAnsi"/>
              </w:rPr>
            </w:pPr>
            <w:r w:rsidRPr="007E698C">
              <w:rPr>
                <w:rFonts w:cstheme="minorHAnsi"/>
                <w:b/>
                <w:bCs/>
              </w:rPr>
              <w:t>Publication</w:t>
            </w:r>
          </w:p>
        </w:tc>
        <w:tc>
          <w:tcPr>
            <w:tcW w:w="2015" w:type="dxa"/>
            <w:shd w:val="clear" w:color="auto" w:fill="FFFFFF"/>
            <w:vAlign w:val="center"/>
          </w:tcPr>
          <w:p w14:paraId="24BEE401" w14:textId="77777777" w:rsidR="0048471A" w:rsidRPr="007E698C" w:rsidRDefault="0048471A" w:rsidP="001368C1">
            <w:pPr>
              <w:widowControl w:val="0"/>
              <w:spacing w:line="240" w:lineRule="auto"/>
              <w:jc w:val="center"/>
              <w:rPr>
                <w:rFonts w:cstheme="minorHAnsi"/>
              </w:rPr>
            </w:pPr>
          </w:p>
        </w:tc>
        <w:tc>
          <w:tcPr>
            <w:tcW w:w="3547" w:type="dxa"/>
            <w:shd w:val="clear" w:color="auto" w:fill="FFFFFF"/>
            <w:vAlign w:val="center"/>
          </w:tcPr>
          <w:p w14:paraId="4A3DB7E1" w14:textId="77777777" w:rsidR="0048471A" w:rsidRPr="007E698C" w:rsidRDefault="0048471A" w:rsidP="001368C1">
            <w:pPr>
              <w:widowControl w:val="0"/>
              <w:spacing w:line="240" w:lineRule="auto"/>
              <w:jc w:val="center"/>
              <w:rPr>
                <w:rFonts w:cstheme="minorHAnsi"/>
              </w:rPr>
            </w:pPr>
          </w:p>
        </w:tc>
        <w:tc>
          <w:tcPr>
            <w:tcW w:w="2084" w:type="dxa"/>
            <w:shd w:val="clear" w:color="auto" w:fill="FFFFFF"/>
            <w:vAlign w:val="center"/>
          </w:tcPr>
          <w:p w14:paraId="3CC41173" w14:textId="77777777" w:rsidR="0048471A" w:rsidRPr="007E698C" w:rsidRDefault="0048471A" w:rsidP="001368C1">
            <w:pPr>
              <w:widowControl w:val="0"/>
              <w:spacing w:line="240" w:lineRule="auto"/>
              <w:jc w:val="center"/>
              <w:rPr>
                <w:rFonts w:cstheme="minorHAnsi"/>
              </w:rPr>
            </w:pPr>
          </w:p>
        </w:tc>
      </w:tr>
      <w:tr w:rsidR="0048471A" w:rsidRPr="007E698C" w14:paraId="1E594CBE" w14:textId="77777777" w:rsidTr="003C69A3">
        <w:trPr>
          <w:trHeight w:val="144"/>
        </w:trPr>
        <w:tc>
          <w:tcPr>
            <w:tcW w:w="1620" w:type="dxa"/>
            <w:shd w:val="clear" w:color="auto" w:fill="FFFFFF"/>
            <w:vAlign w:val="center"/>
          </w:tcPr>
          <w:p w14:paraId="0F5893F9" w14:textId="77777777" w:rsidR="0048471A" w:rsidRPr="007E698C" w:rsidRDefault="0048471A" w:rsidP="001368C1">
            <w:pPr>
              <w:widowControl w:val="0"/>
              <w:spacing w:line="240" w:lineRule="auto"/>
              <w:jc w:val="right"/>
              <w:rPr>
                <w:rFonts w:cstheme="minorHAnsi"/>
              </w:rPr>
            </w:pPr>
            <w:r w:rsidRPr="007E698C">
              <w:rPr>
                <w:rFonts w:cstheme="minorHAnsi"/>
              </w:rPr>
              <w:t>Chen</w:t>
            </w:r>
          </w:p>
        </w:tc>
        <w:tc>
          <w:tcPr>
            <w:tcW w:w="2015" w:type="dxa"/>
            <w:shd w:val="clear" w:color="auto" w:fill="FFFFFF"/>
            <w:vAlign w:val="center"/>
          </w:tcPr>
          <w:p w14:paraId="543177AB"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3547" w:type="dxa"/>
            <w:shd w:val="clear" w:color="auto" w:fill="FFFFFF"/>
            <w:vAlign w:val="center"/>
          </w:tcPr>
          <w:p w14:paraId="08C8CE84"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2084" w:type="dxa"/>
            <w:shd w:val="clear" w:color="auto" w:fill="FFFFFF"/>
            <w:vAlign w:val="center"/>
          </w:tcPr>
          <w:p w14:paraId="1AA746F1" w14:textId="77777777" w:rsidR="0048471A" w:rsidRPr="007E698C" w:rsidRDefault="0048471A" w:rsidP="001368C1">
            <w:pPr>
              <w:widowControl w:val="0"/>
              <w:spacing w:line="240" w:lineRule="auto"/>
              <w:jc w:val="center"/>
              <w:rPr>
                <w:rFonts w:cstheme="minorHAnsi"/>
              </w:rPr>
            </w:pPr>
            <w:r w:rsidRPr="007E698C">
              <w:rPr>
                <w:rFonts w:cstheme="minorHAnsi"/>
              </w:rPr>
              <w:t>2 (100%)</w:t>
            </w:r>
          </w:p>
        </w:tc>
      </w:tr>
      <w:tr w:rsidR="0048471A" w:rsidRPr="007E698C" w14:paraId="5F20465D" w14:textId="77777777" w:rsidTr="003C69A3">
        <w:trPr>
          <w:trHeight w:val="144"/>
        </w:trPr>
        <w:tc>
          <w:tcPr>
            <w:tcW w:w="1620" w:type="dxa"/>
            <w:shd w:val="clear" w:color="auto" w:fill="FFFFFF"/>
            <w:vAlign w:val="center"/>
          </w:tcPr>
          <w:p w14:paraId="62E1C98C" w14:textId="77777777" w:rsidR="0048471A" w:rsidRPr="007E698C" w:rsidRDefault="0048471A" w:rsidP="001368C1">
            <w:pPr>
              <w:widowControl w:val="0"/>
              <w:spacing w:line="240" w:lineRule="auto"/>
              <w:jc w:val="right"/>
              <w:rPr>
                <w:rFonts w:cstheme="minorHAnsi"/>
              </w:rPr>
            </w:pPr>
            <w:r w:rsidRPr="007E698C">
              <w:rPr>
                <w:rFonts w:cstheme="minorHAnsi"/>
              </w:rPr>
              <w:t>Ren</w:t>
            </w:r>
          </w:p>
        </w:tc>
        <w:tc>
          <w:tcPr>
            <w:tcW w:w="2015" w:type="dxa"/>
            <w:shd w:val="clear" w:color="auto" w:fill="FFFFFF"/>
            <w:vAlign w:val="center"/>
          </w:tcPr>
          <w:p w14:paraId="0AFDE65D" w14:textId="77777777" w:rsidR="0048471A" w:rsidRPr="007E698C" w:rsidRDefault="0048471A" w:rsidP="001368C1">
            <w:pPr>
              <w:widowControl w:val="0"/>
              <w:spacing w:line="240" w:lineRule="auto"/>
              <w:jc w:val="center"/>
              <w:rPr>
                <w:rFonts w:cstheme="minorHAnsi"/>
              </w:rPr>
            </w:pPr>
            <w:r w:rsidRPr="007E698C">
              <w:rPr>
                <w:rFonts w:cstheme="minorHAnsi"/>
              </w:rPr>
              <w:t>9 (100%)</w:t>
            </w:r>
          </w:p>
        </w:tc>
        <w:tc>
          <w:tcPr>
            <w:tcW w:w="3547" w:type="dxa"/>
            <w:shd w:val="clear" w:color="auto" w:fill="FFFFFF"/>
            <w:vAlign w:val="center"/>
          </w:tcPr>
          <w:p w14:paraId="497B43D8"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2084" w:type="dxa"/>
            <w:shd w:val="clear" w:color="auto" w:fill="FFFFFF"/>
            <w:vAlign w:val="center"/>
          </w:tcPr>
          <w:p w14:paraId="18E688F1" w14:textId="77777777" w:rsidR="0048471A" w:rsidRPr="007E698C" w:rsidRDefault="0048471A" w:rsidP="001368C1">
            <w:pPr>
              <w:widowControl w:val="0"/>
              <w:spacing w:line="240" w:lineRule="auto"/>
              <w:jc w:val="center"/>
              <w:rPr>
                <w:rFonts w:cstheme="minorHAnsi"/>
              </w:rPr>
            </w:pPr>
            <w:r w:rsidRPr="007E698C">
              <w:rPr>
                <w:rFonts w:cstheme="minorHAnsi"/>
              </w:rPr>
              <w:t>0 (0%)</w:t>
            </w:r>
          </w:p>
        </w:tc>
      </w:tr>
      <w:tr w:rsidR="0048471A" w:rsidRPr="007E698C" w14:paraId="6734D3DF" w14:textId="77777777" w:rsidTr="003C69A3">
        <w:trPr>
          <w:trHeight w:val="144"/>
        </w:trPr>
        <w:tc>
          <w:tcPr>
            <w:tcW w:w="1620" w:type="dxa"/>
            <w:shd w:val="clear" w:color="auto" w:fill="FFFFFF"/>
            <w:vAlign w:val="center"/>
          </w:tcPr>
          <w:p w14:paraId="74383C31" w14:textId="77777777" w:rsidR="0048471A" w:rsidRPr="007E698C" w:rsidRDefault="0048471A" w:rsidP="001368C1">
            <w:pPr>
              <w:widowControl w:val="0"/>
              <w:spacing w:line="240" w:lineRule="auto"/>
              <w:jc w:val="right"/>
              <w:rPr>
                <w:rFonts w:cstheme="minorHAnsi"/>
              </w:rPr>
            </w:pPr>
            <w:r w:rsidRPr="007E698C">
              <w:rPr>
                <w:rFonts w:cstheme="minorHAnsi"/>
              </w:rPr>
              <w:t>Shen</w:t>
            </w:r>
          </w:p>
        </w:tc>
        <w:tc>
          <w:tcPr>
            <w:tcW w:w="2015" w:type="dxa"/>
            <w:shd w:val="clear" w:color="auto" w:fill="FFFFFF"/>
            <w:vAlign w:val="center"/>
          </w:tcPr>
          <w:p w14:paraId="2C6A1EE9" w14:textId="77777777" w:rsidR="0048471A" w:rsidRPr="007E698C" w:rsidRDefault="0048471A" w:rsidP="001368C1">
            <w:pPr>
              <w:widowControl w:val="0"/>
              <w:spacing w:line="240" w:lineRule="auto"/>
              <w:jc w:val="center"/>
              <w:rPr>
                <w:rFonts w:cstheme="minorHAnsi"/>
              </w:rPr>
            </w:pPr>
            <w:r w:rsidRPr="007E698C">
              <w:rPr>
                <w:rFonts w:cstheme="minorHAnsi"/>
              </w:rPr>
              <w:t>20 (32.79%)</w:t>
            </w:r>
          </w:p>
        </w:tc>
        <w:tc>
          <w:tcPr>
            <w:tcW w:w="3547" w:type="dxa"/>
            <w:shd w:val="clear" w:color="auto" w:fill="FFFFFF"/>
            <w:vAlign w:val="center"/>
          </w:tcPr>
          <w:p w14:paraId="7E3094E7" w14:textId="77777777" w:rsidR="0048471A" w:rsidRPr="007E698C" w:rsidRDefault="0048471A" w:rsidP="001368C1">
            <w:pPr>
              <w:widowControl w:val="0"/>
              <w:spacing w:line="240" w:lineRule="auto"/>
              <w:jc w:val="center"/>
              <w:rPr>
                <w:rFonts w:cstheme="minorHAnsi"/>
              </w:rPr>
            </w:pPr>
            <w:r w:rsidRPr="007E698C">
              <w:rPr>
                <w:rFonts w:cstheme="minorHAnsi"/>
              </w:rPr>
              <w:t>25 (40.98%)</w:t>
            </w:r>
          </w:p>
        </w:tc>
        <w:tc>
          <w:tcPr>
            <w:tcW w:w="2084" w:type="dxa"/>
            <w:shd w:val="clear" w:color="auto" w:fill="FFFFFF"/>
            <w:vAlign w:val="center"/>
          </w:tcPr>
          <w:p w14:paraId="28CD4DF7" w14:textId="77777777" w:rsidR="0048471A" w:rsidRPr="007E698C" w:rsidRDefault="0048471A" w:rsidP="001368C1">
            <w:pPr>
              <w:widowControl w:val="0"/>
              <w:spacing w:line="240" w:lineRule="auto"/>
              <w:jc w:val="center"/>
              <w:rPr>
                <w:rFonts w:cstheme="minorHAnsi"/>
              </w:rPr>
            </w:pPr>
            <w:r w:rsidRPr="007E698C">
              <w:rPr>
                <w:rFonts w:cstheme="minorHAnsi"/>
              </w:rPr>
              <w:t>16 (40.98%)</w:t>
            </w:r>
          </w:p>
        </w:tc>
      </w:tr>
      <w:tr w:rsidR="0048471A" w:rsidRPr="007E698C" w14:paraId="5FFAD36D" w14:textId="77777777" w:rsidTr="003C69A3">
        <w:trPr>
          <w:trHeight w:val="144"/>
        </w:trPr>
        <w:tc>
          <w:tcPr>
            <w:tcW w:w="1620" w:type="dxa"/>
            <w:shd w:val="clear" w:color="auto" w:fill="FFFFFF"/>
            <w:vAlign w:val="center"/>
          </w:tcPr>
          <w:p w14:paraId="70B0F55D" w14:textId="77777777" w:rsidR="0048471A" w:rsidRPr="007E698C" w:rsidRDefault="0048471A" w:rsidP="001368C1">
            <w:pPr>
              <w:widowControl w:val="0"/>
              <w:spacing w:line="240" w:lineRule="auto"/>
              <w:jc w:val="right"/>
              <w:rPr>
                <w:rFonts w:cstheme="minorHAnsi"/>
              </w:rPr>
            </w:pPr>
            <w:r w:rsidRPr="007E698C">
              <w:rPr>
                <w:rFonts w:cstheme="minorHAnsi"/>
              </w:rPr>
              <w:t>Wu</w:t>
            </w:r>
          </w:p>
        </w:tc>
        <w:tc>
          <w:tcPr>
            <w:tcW w:w="2015" w:type="dxa"/>
            <w:shd w:val="clear" w:color="auto" w:fill="FFFFFF"/>
            <w:vAlign w:val="center"/>
          </w:tcPr>
          <w:p w14:paraId="4FC1EB71"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3547" w:type="dxa"/>
            <w:shd w:val="clear" w:color="auto" w:fill="FFFFFF"/>
            <w:vAlign w:val="center"/>
          </w:tcPr>
          <w:p w14:paraId="5D72353A"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2084" w:type="dxa"/>
            <w:shd w:val="clear" w:color="auto" w:fill="FFFFFF"/>
            <w:vAlign w:val="center"/>
          </w:tcPr>
          <w:p w14:paraId="0170D07C" w14:textId="77777777" w:rsidR="0048471A" w:rsidRPr="007E698C" w:rsidRDefault="0048471A" w:rsidP="001368C1">
            <w:pPr>
              <w:widowControl w:val="0"/>
              <w:spacing w:line="240" w:lineRule="auto"/>
              <w:jc w:val="center"/>
              <w:rPr>
                <w:rFonts w:cstheme="minorHAnsi"/>
              </w:rPr>
            </w:pPr>
            <w:r w:rsidRPr="007E698C">
              <w:rPr>
                <w:rFonts w:cstheme="minorHAnsi"/>
              </w:rPr>
              <w:t>1 (100%)</w:t>
            </w:r>
          </w:p>
        </w:tc>
      </w:tr>
      <w:tr w:rsidR="0048471A" w:rsidRPr="007E698C" w14:paraId="5E1EFA71" w14:textId="77777777" w:rsidTr="003C69A3">
        <w:trPr>
          <w:trHeight w:val="144"/>
        </w:trPr>
        <w:tc>
          <w:tcPr>
            <w:tcW w:w="1620" w:type="dxa"/>
            <w:shd w:val="clear" w:color="auto" w:fill="FFFFFF"/>
            <w:vAlign w:val="center"/>
          </w:tcPr>
          <w:p w14:paraId="348DE726" w14:textId="77777777" w:rsidR="0048471A" w:rsidRPr="007E698C" w:rsidRDefault="0048471A" w:rsidP="001368C1">
            <w:pPr>
              <w:widowControl w:val="0"/>
              <w:spacing w:line="240" w:lineRule="auto"/>
              <w:jc w:val="right"/>
              <w:rPr>
                <w:rFonts w:cstheme="minorHAnsi"/>
              </w:rPr>
            </w:pPr>
            <w:proofErr w:type="spellStart"/>
            <w:r w:rsidRPr="007E698C">
              <w:rPr>
                <w:rFonts w:cstheme="minorHAnsi"/>
              </w:rPr>
              <w:t>Xiong</w:t>
            </w:r>
            <w:proofErr w:type="spellEnd"/>
          </w:p>
        </w:tc>
        <w:tc>
          <w:tcPr>
            <w:tcW w:w="2015" w:type="dxa"/>
            <w:shd w:val="clear" w:color="auto" w:fill="FFFFFF"/>
            <w:vAlign w:val="center"/>
          </w:tcPr>
          <w:p w14:paraId="42E966FC"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3547" w:type="dxa"/>
            <w:shd w:val="clear" w:color="auto" w:fill="FFFFFF"/>
            <w:vAlign w:val="center"/>
          </w:tcPr>
          <w:p w14:paraId="0F20A4A5"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2084" w:type="dxa"/>
            <w:shd w:val="clear" w:color="auto" w:fill="FFFFFF"/>
            <w:vAlign w:val="center"/>
          </w:tcPr>
          <w:p w14:paraId="72591246" w14:textId="77777777" w:rsidR="0048471A" w:rsidRPr="007E698C" w:rsidRDefault="0048471A" w:rsidP="001368C1">
            <w:pPr>
              <w:widowControl w:val="0"/>
              <w:spacing w:line="240" w:lineRule="auto"/>
              <w:jc w:val="center"/>
              <w:rPr>
                <w:rFonts w:cstheme="minorHAnsi"/>
              </w:rPr>
            </w:pPr>
            <w:r w:rsidRPr="007E698C">
              <w:rPr>
                <w:rFonts w:cstheme="minorHAnsi"/>
              </w:rPr>
              <w:t>4 (100%)</w:t>
            </w:r>
          </w:p>
        </w:tc>
      </w:tr>
      <w:tr w:rsidR="0048471A" w:rsidRPr="007E698C" w14:paraId="5C1FD5D1" w14:textId="77777777" w:rsidTr="003C69A3">
        <w:trPr>
          <w:trHeight w:val="144"/>
        </w:trPr>
        <w:tc>
          <w:tcPr>
            <w:tcW w:w="1620" w:type="dxa"/>
            <w:shd w:val="clear" w:color="auto" w:fill="FFFFFF"/>
            <w:vAlign w:val="center"/>
          </w:tcPr>
          <w:p w14:paraId="657ABA5C" w14:textId="77777777" w:rsidR="0048471A" w:rsidRPr="007E698C" w:rsidRDefault="0048471A" w:rsidP="001368C1">
            <w:pPr>
              <w:widowControl w:val="0"/>
              <w:spacing w:line="240" w:lineRule="auto"/>
              <w:jc w:val="right"/>
              <w:rPr>
                <w:rFonts w:cstheme="minorHAnsi"/>
              </w:rPr>
            </w:pPr>
            <w:r w:rsidRPr="007E698C">
              <w:rPr>
                <w:rFonts w:cstheme="minorHAnsi"/>
              </w:rPr>
              <w:t>Zhou</w:t>
            </w:r>
          </w:p>
        </w:tc>
        <w:tc>
          <w:tcPr>
            <w:tcW w:w="2015" w:type="dxa"/>
            <w:shd w:val="clear" w:color="auto" w:fill="FFFFFF"/>
            <w:vAlign w:val="center"/>
          </w:tcPr>
          <w:p w14:paraId="304C382F"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3547" w:type="dxa"/>
            <w:shd w:val="clear" w:color="auto" w:fill="FFFFFF"/>
            <w:vAlign w:val="center"/>
          </w:tcPr>
          <w:p w14:paraId="771437F7"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2084" w:type="dxa"/>
            <w:shd w:val="clear" w:color="auto" w:fill="FFFFFF"/>
            <w:vAlign w:val="center"/>
          </w:tcPr>
          <w:p w14:paraId="5DB3F737" w14:textId="77777777" w:rsidR="0048471A" w:rsidRPr="007E698C" w:rsidRDefault="0048471A" w:rsidP="001368C1">
            <w:pPr>
              <w:widowControl w:val="0"/>
              <w:spacing w:line="240" w:lineRule="auto"/>
              <w:jc w:val="center"/>
              <w:rPr>
                <w:rFonts w:cstheme="minorHAnsi"/>
              </w:rPr>
            </w:pPr>
            <w:r w:rsidRPr="007E698C">
              <w:rPr>
                <w:rFonts w:cstheme="minorHAnsi"/>
              </w:rPr>
              <w:t>9 (100%)</w:t>
            </w:r>
          </w:p>
        </w:tc>
      </w:tr>
      <w:tr w:rsidR="0048471A" w:rsidRPr="007E698C" w14:paraId="725ACDAC" w14:textId="77777777" w:rsidTr="003C69A3">
        <w:trPr>
          <w:trHeight w:val="283"/>
        </w:trPr>
        <w:tc>
          <w:tcPr>
            <w:tcW w:w="1620" w:type="dxa"/>
            <w:shd w:val="clear" w:color="auto" w:fill="FFFFFF"/>
            <w:vAlign w:val="center"/>
          </w:tcPr>
          <w:p w14:paraId="4C5A8ECA" w14:textId="77777777" w:rsidR="0048471A" w:rsidRPr="007E698C" w:rsidRDefault="0048471A" w:rsidP="001368C1">
            <w:pPr>
              <w:widowControl w:val="0"/>
              <w:spacing w:line="240" w:lineRule="auto"/>
              <w:jc w:val="right"/>
              <w:rPr>
                <w:rFonts w:cstheme="minorHAnsi"/>
              </w:rPr>
            </w:pPr>
            <w:r w:rsidRPr="007E698C">
              <w:rPr>
                <w:rFonts w:cstheme="minorHAnsi"/>
                <w:b/>
                <w:bCs/>
              </w:rPr>
              <w:t>Numeric variables (</w:t>
            </w:r>
            <w:r w:rsidRPr="007E698C">
              <w:rPr>
                <w:rFonts w:cstheme="minorHAnsi"/>
              </w:rPr>
              <w:t>mean ± SD)</w:t>
            </w:r>
          </w:p>
        </w:tc>
        <w:tc>
          <w:tcPr>
            <w:tcW w:w="2015" w:type="dxa"/>
            <w:shd w:val="clear" w:color="auto" w:fill="FFFFFF"/>
            <w:vAlign w:val="center"/>
          </w:tcPr>
          <w:p w14:paraId="4924A962" w14:textId="77777777" w:rsidR="0048471A" w:rsidRPr="007E698C" w:rsidRDefault="0048471A" w:rsidP="001368C1">
            <w:pPr>
              <w:widowControl w:val="0"/>
              <w:spacing w:line="240" w:lineRule="auto"/>
              <w:jc w:val="center"/>
              <w:rPr>
                <w:rFonts w:cstheme="minorHAnsi"/>
              </w:rPr>
            </w:pPr>
          </w:p>
        </w:tc>
        <w:tc>
          <w:tcPr>
            <w:tcW w:w="3547" w:type="dxa"/>
            <w:shd w:val="clear" w:color="auto" w:fill="FFFFFF"/>
            <w:vAlign w:val="center"/>
          </w:tcPr>
          <w:p w14:paraId="1E82F1D1" w14:textId="77777777" w:rsidR="0048471A" w:rsidRPr="007E698C" w:rsidRDefault="0048471A" w:rsidP="001368C1">
            <w:pPr>
              <w:widowControl w:val="0"/>
              <w:spacing w:line="240" w:lineRule="auto"/>
              <w:jc w:val="center"/>
              <w:rPr>
                <w:rFonts w:cstheme="minorHAnsi"/>
              </w:rPr>
            </w:pPr>
          </w:p>
        </w:tc>
        <w:tc>
          <w:tcPr>
            <w:tcW w:w="2084" w:type="dxa"/>
            <w:shd w:val="clear" w:color="auto" w:fill="FFFFFF"/>
            <w:vAlign w:val="center"/>
          </w:tcPr>
          <w:p w14:paraId="208390E8" w14:textId="77777777" w:rsidR="0048471A" w:rsidRPr="007E698C" w:rsidRDefault="0048471A" w:rsidP="001368C1">
            <w:pPr>
              <w:widowControl w:val="0"/>
              <w:spacing w:line="240" w:lineRule="auto"/>
              <w:jc w:val="center"/>
              <w:rPr>
                <w:rFonts w:cstheme="minorHAnsi"/>
              </w:rPr>
            </w:pPr>
          </w:p>
        </w:tc>
      </w:tr>
      <w:tr w:rsidR="0048471A" w:rsidRPr="007E698C" w14:paraId="48D05F0E" w14:textId="77777777" w:rsidTr="003C69A3">
        <w:trPr>
          <w:trHeight w:val="283"/>
        </w:trPr>
        <w:tc>
          <w:tcPr>
            <w:tcW w:w="1620" w:type="dxa"/>
            <w:shd w:val="clear" w:color="auto" w:fill="FFFFFF"/>
            <w:vAlign w:val="center"/>
          </w:tcPr>
          <w:p w14:paraId="209144EF" w14:textId="77777777" w:rsidR="0048471A" w:rsidRPr="007E698C" w:rsidRDefault="0048471A" w:rsidP="001368C1">
            <w:pPr>
              <w:widowControl w:val="0"/>
              <w:spacing w:line="240" w:lineRule="auto"/>
              <w:jc w:val="right"/>
              <w:rPr>
                <w:rFonts w:cstheme="minorHAnsi"/>
              </w:rPr>
            </w:pPr>
            <w:r w:rsidRPr="007E698C">
              <w:rPr>
                <w:rFonts w:cstheme="minorHAnsi"/>
              </w:rPr>
              <w:t>Age</w:t>
            </w:r>
          </w:p>
        </w:tc>
        <w:tc>
          <w:tcPr>
            <w:tcW w:w="2015" w:type="dxa"/>
            <w:shd w:val="clear" w:color="auto" w:fill="FFFFFF"/>
            <w:vAlign w:val="center"/>
          </w:tcPr>
          <w:p w14:paraId="000E4BA3" w14:textId="77777777" w:rsidR="0048471A" w:rsidRPr="007E698C" w:rsidRDefault="0048471A" w:rsidP="001368C1">
            <w:pPr>
              <w:widowControl w:val="0"/>
              <w:spacing w:line="240" w:lineRule="auto"/>
              <w:jc w:val="center"/>
              <w:rPr>
                <w:rFonts w:cstheme="minorHAnsi"/>
              </w:rPr>
            </w:pPr>
            <w:r w:rsidRPr="007E698C">
              <w:rPr>
                <w:rFonts w:cstheme="minorHAnsi"/>
              </w:rPr>
              <w:t>53.2  ±  13.3 (</w:t>
            </w:r>
            <w:r w:rsidRPr="007E698C">
              <w:rPr>
                <w:rFonts w:cstheme="minorHAnsi"/>
                <w:i/>
                <w:iCs/>
              </w:rPr>
              <w:t>n=</w:t>
            </w:r>
            <w:r w:rsidRPr="007E698C">
              <w:rPr>
                <w:rFonts w:cstheme="minorHAnsi"/>
              </w:rPr>
              <w:t>9)</w:t>
            </w:r>
          </w:p>
        </w:tc>
        <w:tc>
          <w:tcPr>
            <w:tcW w:w="3547" w:type="dxa"/>
            <w:shd w:val="clear" w:color="auto" w:fill="FFFFFF"/>
            <w:vAlign w:val="center"/>
          </w:tcPr>
          <w:p w14:paraId="3F785247" w14:textId="77777777" w:rsidR="0048471A" w:rsidRPr="007E698C" w:rsidRDefault="0048471A" w:rsidP="001368C1">
            <w:pPr>
              <w:widowControl w:val="0"/>
              <w:spacing w:line="240" w:lineRule="auto"/>
              <w:jc w:val="center"/>
              <w:rPr>
                <w:rFonts w:cstheme="minorHAnsi"/>
              </w:rPr>
            </w:pPr>
            <w:r w:rsidRPr="007E698C">
              <w:rPr>
                <w:rFonts w:cstheme="minorHAnsi"/>
              </w:rPr>
              <w:t xml:space="preserve">51.2  ±  19.8 </w:t>
            </w:r>
            <w:r w:rsidRPr="007E698C">
              <w:rPr>
                <w:rFonts w:cstheme="minorHAnsi"/>
                <w:i/>
              </w:rPr>
              <w:t xml:space="preserve"> (n=</w:t>
            </w:r>
            <w:r w:rsidRPr="007E698C">
              <w:rPr>
                <w:rFonts w:cstheme="minorHAnsi"/>
              </w:rPr>
              <w:t>17)</w:t>
            </w:r>
          </w:p>
        </w:tc>
        <w:tc>
          <w:tcPr>
            <w:tcW w:w="2084" w:type="dxa"/>
            <w:shd w:val="clear" w:color="auto" w:fill="FFFFFF"/>
            <w:vAlign w:val="center"/>
          </w:tcPr>
          <w:p w14:paraId="05F95221" w14:textId="77777777" w:rsidR="0048471A" w:rsidRPr="007E698C" w:rsidRDefault="0048471A" w:rsidP="001368C1">
            <w:pPr>
              <w:widowControl w:val="0"/>
              <w:spacing w:line="240" w:lineRule="auto"/>
              <w:jc w:val="center"/>
              <w:rPr>
                <w:rFonts w:cstheme="minorHAnsi"/>
              </w:rPr>
            </w:pPr>
            <w:r w:rsidRPr="007E698C">
              <w:rPr>
                <w:rFonts w:cstheme="minorHAnsi"/>
              </w:rPr>
              <w:t xml:space="preserve">47.3  ±  11.5 </w:t>
            </w:r>
            <w:r w:rsidRPr="007E698C">
              <w:rPr>
                <w:rFonts w:cstheme="minorHAnsi"/>
                <w:i/>
              </w:rPr>
              <w:t xml:space="preserve"> (n=</w:t>
            </w:r>
            <w:r w:rsidRPr="007E698C">
              <w:rPr>
                <w:rFonts w:cstheme="minorHAnsi"/>
              </w:rPr>
              <w:t>32)</w:t>
            </w:r>
          </w:p>
        </w:tc>
      </w:tr>
      <w:tr w:rsidR="0048471A" w:rsidRPr="007E698C" w14:paraId="3F222172" w14:textId="77777777" w:rsidTr="003C69A3">
        <w:trPr>
          <w:trHeight w:val="283"/>
        </w:trPr>
        <w:tc>
          <w:tcPr>
            <w:tcW w:w="1620" w:type="dxa"/>
            <w:shd w:val="clear" w:color="auto" w:fill="FFFFFF"/>
            <w:vAlign w:val="center"/>
          </w:tcPr>
          <w:p w14:paraId="7CDB7639" w14:textId="77777777" w:rsidR="0048471A" w:rsidRPr="007E698C" w:rsidRDefault="0048471A" w:rsidP="001368C1">
            <w:pPr>
              <w:widowControl w:val="0"/>
              <w:spacing w:line="240" w:lineRule="auto"/>
              <w:jc w:val="right"/>
              <w:rPr>
                <w:rFonts w:cstheme="minorHAnsi"/>
              </w:rPr>
            </w:pPr>
            <w:r w:rsidRPr="007E698C">
              <w:rPr>
                <w:rFonts w:cstheme="minorHAnsi"/>
              </w:rPr>
              <w:t>Temp. °C</w:t>
            </w:r>
          </w:p>
        </w:tc>
        <w:tc>
          <w:tcPr>
            <w:tcW w:w="2015" w:type="dxa"/>
            <w:shd w:val="clear" w:color="auto" w:fill="FFFFFF"/>
            <w:vAlign w:val="center"/>
          </w:tcPr>
          <w:p w14:paraId="0A535641"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3547" w:type="dxa"/>
            <w:shd w:val="clear" w:color="auto" w:fill="FFFFFF"/>
            <w:vAlign w:val="center"/>
          </w:tcPr>
          <w:p w14:paraId="3A20C4AB" w14:textId="77777777" w:rsidR="0048471A" w:rsidRPr="007E698C" w:rsidRDefault="0048471A" w:rsidP="001368C1">
            <w:pPr>
              <w:widowControl w:val="0"/>
              <w:spacing w:line="240" w:lineRule="auto"/>
              <w:jc w:val="center"/>
              <w:rPr>
                <w:rFonts w:cstheme="minorHAnsi"/>
              </w:rPr>
            </w:pPr>
            <w:r w:rsidRPr="007E698C">
              <w:rPr>
                <w:rFonts w:cstheme="minorHAnsi"/>
              </w:rPr>
              <w:t xml:space="preserve">38.4  ±  0.91 </w:t>
            </w:r>
            <w:r w:rsidRPr="007E698C">
              <w:rPr>
                <w:rFonts w:cstheme="minorHAnsi"/>
                <w:i/>
              </w:rPr>
              <w:t xml:space="preserve"> (n=</w:t>
            </w:r>
            <w:r w:rsidRPr="007E698C">
              <w:rPr>
                <w:rFonts w:cstheme="minorHAnsi"/>
              </w:rPr>
              <w:t>15)</w:t>
            </w:r>
          </w:p>
        </w:tc>
        <w:tc>
          <w:tcPr>
            <w:tcW w:w="2084" w:type="dxa"/>
            <w:shd w:val="clear" w:color="auto" w:fill="FFFFFF"/>
            <w:vAlign w:val="center"/>
          </w:tcPr>
          <w:p w14:paraId="1625B1C9" w14:textId="77777777" w:rsidR="0048471A" w:rsidRPr="007E698C" w:rsidRDefault="0048471A" w:rsidP="001368C1">
            <w:pPr>
              <w:widowControl w:val="0"/>
              <w:spacing w:line="240" w:lineRule="auto"/>
              <w:jc w:val="center"/>
              <w:rPr>
                <w:rFonts w:cstheme="minorHAnsi"/>
              </w:rPr>
            </w:pPr>
            <w:r w:rsidRPr="007E698C">
              <w:rPr>
                <w:rFonts w:cstheme="minorHAnsi"/>
              </w:rPr>
              <w:t xml:space="preserve">38.4  ±  0.715 </w:t>
            </w:r>
            <w:r w:rsidRPr="007E698C">
              <w:rPr>
                <w:rFonts w:cstheme="minorHAnsi"/>
                <w:i/>
              </w:rPr>
              <w:t xml:space="preserve"> (n=</w:t>
            </w:r>
            <w:r w:rsidRPr="007E698C">
              <w:rPr>
                <w:rFonts w:cstheme="minorHAnsi"/>
              </w:rPr>
              <w:t>8)</w:t>
            </w:r>
          </w:p>
        </w:tc>
      </w:tr>
      <w:tr w:rsidR="0048471A" w:rsidRPr="007E698C" w14:paraId="60C92D38" w14:textId="77777777" w:rsidTr="003C69A3">
        <w:trPr>
          <w:trHeight w:val="283"/>
        </w:trPr>
        <w:tc>
          <w:tcPr>
            <w:tcW w:w="1620" w:type="dxa"/>
            <w:shd w:val="clear" w:color="auto" w:fill="FFFFFF"/>
            <w:vAlign w:val="center"/>
          </w:tcPr>
          <w:p w14:paraId="1B69D973" w14:textId="77777777" w:rsidR="0048471A" w:rsidRPr="007E698C" w:rsidRDefault="0048471A" w:rsidP="001368C1">
            <w:pPr>
              <w:widowControl w:val="0"/>
              <w:spacing w:line="240" w:lineRule="auto"/>
              <w:jc w:val="right"/>
              <w:rPr>
                <w:rFonts w:cstheme="minorHAnsi"/>
              </w:rPr>
            </w:pPr>
            <w:r w:rsidRPr="007E698C">
              <w:rPr>
                <w:rFonts w:cstheme="minorHAnsi"/>
              </w:rPr>
              <w:t>days after onset</w:t>
            </w:r>
          </w:p>
        </w:tc>
        <w:tc>
          <w:tcPr>
            <w:tcW w:w="2015" w:type="dxa"/>
            <w:shd w:val="clear" w:color="auto" w:fill="FFFFFF"/>
            <w:vAlign w:val="bottom"/>
          </w:tcPr>
          <w:p w14:paraId="46C7CBBF"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3547" w:type="dxa"/>
            <w:shd w:val="clear" w:color="auto" w:fill="FFFFFF"/>
            <w:vAlign w:val="bottom"/>
          </w:tcPr>
          <w:p w14:paraId="79E03659" w14:textId="77777777" w:rsidR="0048471A" w:rsidRPr="007E698C" w:rsidRDefault="0048471A" w:rsidP="001368C1">
            <w:pPr>
              <w:widowControl w:val="0"/>
              <w:spacing w:line="240" w:lineRule="auto"/>
              <w:jc w:val="center"/>
              <w:rPr>
                <w:rFonts w:cstheme="minorHAnsi"/>
              </w:rPr>
            </w:pPr>
            <w:r w:rsidRPr="007E698C">
              <w:rPr>
                <w:rFonts w:cstheme="minorHAnsi"/>
              </w:rPr>
              <w:t xml:space="preserve">9.07  ±  3.17 </w:t>
            </w:r>
            <w:r w:rsidRPr="007E698C">
              <w:rPr>
                <w:rFonts w:cstheme="minorHAnsi"/>
                <w:i/>
              </w:rPr>
              <w:t xml:space="preserve"> (n=</w:t>
            </w:r>
            <w:r w:rsidRPr="007E698C">
              <w:rPr>
                <w:rFonts w:cstheme="minorHAnsi"/>
              </w:rPr>
              <w:t>14)</w:t>
            </w:r>
          </w:p>
        </w:tc>
        <w:tc>
          <w:tcPr>
            <w:tcW w:w="2084" w:type="dxa"/>
            <w:shd w:val="clear" w:color="auto" w:fill="FFFFFF"/>
            <w:vAlign w:val="bottom"/>
          </w:tcPr>
          <w:p w14:paraId="2991FDFA" w14:textId="77777777" w:rsidR="0048471A" w:rsidRPr="007E698C" w:rsidRDefault="0048471A" w:rsidP="001368C1">
            <w:pPr>
              <w:widowControl w:val="0"/>
              <w:spacing w:line="240" w:lineRule="auto"/>
              <w:jc w:val="center"/>
              <w:rPr>
                <w:rFonts w:cstheme="minorHAnsi"/>
              </w:rPr>
            </w:pPr>
            <w:r w:rsidRPr="007E698C">
              <w:rPr>
                <w:rFonts w:cstheme="minorHAnsi"/>
              </w:rPr>
              <w:t xml:space="preserve">12.05  ±  6.5 </w:t>
            </w:r>
            <w:r w:rsidRPr="007E698C">
              <w:rPr>
                <w:rFonts w:cstheme="minorHAnsi"/>
                <w:i/>
              </w:rPr>
              <w:t xml:space="preserve"> (n=</w:t>
            </w:r>
            <w:r w:rsidRPr="007E698C">
              <w:rPr>
                <w:rFonts w:cstheme="minorHAnsi"/>
              </w:rPr>
              <w:t>41)</w:t>
            </w:r>
          </w:p>
        </w:tc>
      </w:tr>
    </w:tbl>
    <w:p w14:paraId="20D8AF89" w14:textId="77777777" w:rsidR="0048471A" w:rsidRPr="007E698C" w:rsidRDefault="0048471A" w:rsidP="0048471A">
      <w:pPr>
        <w:spacing w:line="240" w:lineRule="auto"/>
        <w:rPr>
          <w:rFonts w:cstheme="minorHAnsi"/>
        </w:rPr>
        <w:sectPr w:rsidR="0048471A" w:rsidRPr="007E698C">
          <w:pgSz w:w="12240" w:h="15840"/>
          <w:pgMar w:top="1440" w:right="1440" w:bottom="1440" w:left="1440" w:header="0" w:footer="0" w:gutter="0"/>
          <w:lnNumType w:countBy="1" w:distance="283" w:restart="continuous"/>
          <w:cols w:space="720"/>
          <w:formProt w:val="0"/>
          <w:docGrid w:linePitch="360" w:charSpace="4096"/>
        </w:sectPr>
      </w:pPr>
    </w:p>
    <w:p w14:paraId="22B897DF" w14:textId="77777777" w:rsidR="00115EC0" w:rsidRPr="007E698C" w:rsidRDefault="00017B48" w:rsidP="00072444">
      <w:pPr>
        <w:spacing w:line="480" w:lineRule="auto"/>
        <w:jc w:val="both"/>
        <w:rPr>
          <w:rFonts w:cstheme="minorHAnsi"/>
          <w:b/>
          <w:bCs/>
        </w:rPr>
      </w:pPr>
      <w:r w:rsidRPr="007E698C">
        <w:rPr>
          <w:rFonts w:cstheme="minorHAnsi"/>
          <w:b/>
          <w:bCs/>
        </w:rPr>
        <w:lastRenderedPageBreak/>
        <w:t>Methods</w:t>
      </w:r>
    </w:p>
    <w:p w14:paraId="1EA70208" w14:textId="5434B85E" w:rsidR="00115EC0" w:rsidRPr="007E698C" w:rsidRDefault="00017B48" w:rsidP="00072444">
      <w:pPr>
        <w:spacing w:line="480" w:lineRule="auto"/>
        <w:jc w:val="both"/>
        <w:rPr>
          <w:rFonts w:cstheme="minorHAnsi"/>
        </w:rPr>
      </w:pPr>
      <w:commentRangeStart w:id="163"/>
      <w:del w:id="164" w:author="Enrico Barrozo" w:date="2022-09-09T12:07:00Z">
        <w:r w:rsidRPr="007E698C" w:rsidDel="00F52CC1">
          <w:rPr>
            <w:rFonts w:cstheme="minorHAnsi"/>
            <w:i/>
          </w:rPr>
          <w:delText>Metadata</w:delText>
        </w:r>
        <w:commentRangeEnd w:id="163"/>
        <w:r w:rsidR="00452F0C" w:rsidDel="00F52CC1">
          <w:rPr>
            <w:rStyle w:val="CommentReference"/>
          </w:rPr>
          <w:commentReference w:id="163"/>
        </w:r>
        <w:r w:rsidRPr="007E698C" w:rsidDel="00F52CC1">
          <w:rPr>
            <w:rFonts w:cstheme="minorHAnsi"/>
            <w:i/>
          </w:rPr>
          <w:delText xml:space="preserve"> sources</w:delText>
        </w:r>
      </w:del>
      <w:ins w:id="165" w:author="Enrico Barrozo" w:date="2022-09-09T12:07:00Z">
        <w:r w:rsidR="00F52CC1">
          <w:rPr>
            <w:rFonts w:cstheme="minorHAnsi"/>
            <w:i/>
          </w:rPr>
          <w:t>Data acquisition and exclusion</w:t>
        </w:r>
      </w:ins>
      <w:r w:rsidRPr="007E698C">
        <w:rPr>
          <w:rFonts w:cstheme="minorHAnsi"/>
          <w:i/>
        </w:rPr>
        <w:t xml:space="preserve">. </w:t>
      </w:r>
      <w:ins w:id="166" w:author="Enrico Barrozo" w:date="2022-09-09T11:53:00Z">
        <w:r w:rsidR="00BD21CB">
          <w:rPr>
            <w:rFonts w:cstheme="minorHAnsi"/>
            <w:iCs/>
          </w:rPr>
          <w:t xml:space="preserve">Between the beginning of the COVID-19 pandemic </w:t>
        </w:r>
      </w:ins>
      <w:ins w:id="167" w:author="Enrico Barrozo" w:date="2022-09-12T10:54:00Z">
        <w:r w:rsidR="00161168">
          <w:rPr>
            <w:rFonts w:cstheme="minorHAnsi"/>
            <w:iCs/>
          </w:rPr>
          <w:t>[</w:t>
        </w:r>
      </w:ins>
      <w:commentRangeStart w:id="168"/>
      <w:ins w:id="169" w:author="Enrico Barrozo" w:date="2022-09-09T11:53:00Z">
        <w:r w:rsidR="00BD21CB" w:rsidRPr="00161168">
          <w:rPr>
            <w:rFonts w:cstheme="minorHAnsi"/>
            <w:iCs/>
            <w:color w:val="FF0000"/>
            <w:rPrChange w:id="170" w:author="Enrico Barrozo" w:date="2022-09-12T10:54:00Z">
              <w:rPr>
                <w:rFonts w:cstheme="minorHAnsi"/>
                <w:iCs/>
              </w:rPr>
            </w:rPrChange>
          </w:rPr>
          <w:t>and March of 2021</w:t>
        </w:r>
      </w:ins>
      <w:commentRangeEnd w:id="168"/>
      <w:ins w:id="171" w:author="Enrico Barrozo" w:date="2022-09-12T10:54:00Z">
        <w:r w:rsidR="00161168">
          <w:rPr>
            <w:rStyle w:val="CommentReference"/>
          </w:rPr>
          <w:commentReference w:id="168"/>
        </w:r>
        <w:r w:rsidR="00161168">
          <w:rPr>
            <w:rFonts w:cstheme="minorHAnsi"/>
            <w:iCs/>
            <w:color w:val="FF0000"/>
          </w:rPr>
          <w:t>]</w:t>
        </w:r>
      </w:ins>
      <w:ins w:id="172" w:author="Enrico Barrozo" w:date="2022-09-09T11:53:00Z">
        <w:r w:rsidR="00BD21CB">
          <w:rPr>
            <w:rFonts w:cstheme="minorHAnsi"/>
            <w:iCs/>
          </w:rPr>
          <w:t xml:space="preserve">, </w:t>
        </w:r>
      </w:ins>
      <w:ins w:id="173" w:author="Enrico Barrozo" w:date="2022-09-09T11:54:00Z">
        <w:r w:rsidR="00452F0C">
          <w:rPr>
            <w:rFonts w:cstheme="minorHAnsi"/>
            <w:iCs/>
          </w:rPr>
          <w:t>we identified 8 studies with COVID-19 BALF samples. T</w:t>
        </w:r>
      </w:ins>
      <w:ins w:id="174" w:author="Enrico Barrozo" w:date="2022-09-09T11:53:00Z">
        <w:r w:rsidR="00BD21CB">
          <w:rPr>
            <w:rFonts w:cstheme="minorHAnsi"/>
            <w:iCs/>
          </w:rPr>
          <w:t xml:space="preserve">he </w:t>
        </w:r>
        <w:r w:rsidR="00BD21CB">
          <w:rPr>
            <w:rFonts w:cstheme="minorHAnsi"/>
          </w:rPr>
          <w:t>p</w:t>
        </w:r>
      </w:ins>
      <w:del w:id="175" w:author="Enrico Barrozo" w:date="2022-09-09T11:53:00Z">
        <w:r w:rsidRPr="007E698C" w:rsidDel="00BD21CB">
          <w:rPr>
            <w:rFonts w:cstheme="minorHAnsi"/>
          </w:rPr>
          <w:delText>P</w:delText>
        </w:r>
      </w:del>
      <w:r w:rsidRPr="007E698C">
        <w:rPr>
          <w:rFonts w:cstheme="minorHAnsi"/>
        </w:rPr>
        <w:t>ublicly available Illumina reads were downloaded from the National Center for Biotechnology Information (</w:t>
      </w:r>
      <w:r w:rsidR="00B24E69" w:rsidRPr="007E698C">
        <w:rPr>
          <w:rFonts w:cstheme="minorHAnsi"/>
        </w:rPr>
        <w:t>NCBI) Sequence</w:t>
      </w:r>
      <w:r w:rsidRPr="007E698C">
        <w:rPr>
          <w:rFonts w:cstheme="minorHAnsi"/>
        </w:rPr>
        <w:t xml:space="preserve"> Read Archive (SRA) or the China National Center for Bioinformation (CNCB) National Genomics Data Center (NGDC) (Suppl. Tables 1-2), along with the original publications where the clinical information was obtained for downstream analysis of </w:t>
      </w:r>
      <w:commentRangeStart w:id="176"/>
      <w:r w:rsidRPr="007E698C">
        <w:rPr>
          <w:rFonts w:cstheme="minorHAnsi"/>
        </w:rPr>
        <w:t>BALF samples</w:t>
      </w:r>
      <w:commentRangeEnd w:id="176"/>
      <w:r w:rsidR="00EF5432">
        <w:rPr>
          <w:rStyle w:val="CommentReference"/>
        </w:rPr>
        <w:commentReference w:id="176"/>
      </w:r>
      <w:r w:rsidRPr="007E698C">
        <w:rPr>
          <w:rFonts w:cstheme="minorHAnsi"/>
        </w:rPr>
        <w:t xml:space="preserve"> (</w:t>
      </w:r>
      <w:r w:rsidR="0014409D">
        <w:rPr>
          <w:rFonts w:cstheme="minorHAnsi"/>
        </w:rPr>
        <w:t xml:space="preserve">2, </w:t>
      </w:r>
      <w:r w:rsidR="00964A07" w:rsidRPr="00964A07">
        <w:rPr>
          <w:rFonts w:cstheme="minorHAnsi"/>
        </w:rPr>
        <w:t>5</w:t>
      </w:r>
      <w:r w:rsidR="0014409D">
        <w:rPr>
          <w:rFonts w:cstheme="minorHAnsi"/>
        </w:rPr>
        <w:t>-8, 13-</w:t>
      </w:r>
      <w:r w:rsidR="0014409D" w:rsidRPr="0014409D">
        <w:rPr>
          <w:rFonts w:cstheme="minorHAnsi"/>
        </w:rPr>
        <w:t>15</w:t>
      </w:r>
      <w:r w:rsidRPr="0014409D">
        <w:rPr>
          <w:rFonts w:cstheme="minorHAnsi"/>
        </w:rPr>
        <w:t>).</w:t>
      </w:r>
      <w:ins w:id="177" w:author="Enrico Barrozo" w:date="2022-09-09T12:06:00Z">
        <w:r w:rsidR="00F52CC1" w:rsidRPr="00F52CC1">
          <w:rPr>
            <w:rFonts w:cstheme="minorHAnsi"/>
          </w:rPr>
          <w:t xml:space="preserve"> </w:t>
        </w:r>
      </w:ins>
      <w:moveToRangeStart w:id="178" w:author="Enrico Barrozo" w:date="2022-09-09T12:06:00Z" w:name="move113617560"/>
      <w:moveTo w:id="179" w:author="Enrico Barrozo" w:date="2022-09-09T12:06:00Z">
        <w:r w:rsidR="00F52CC1" w:rsidRPr="007E698C">
          <w:rPr>
            <w:rFonts w:cstheme="minorHAnsi"/>
          </w:rPr>
          <w:t xml:space="preserve">Sample types of “unknown” and “sick” from Huang </w:t>
        </w:r>
        <w:r w:rsidR="00F52CC1" w:rsidRPr="007E698C">
          <w:rPr>
            <w:rFonts w:cstheme="minorHAnsi"/>
            <w:i/>
            <w:iCs/>
          </w:rPr>
          <w:t>et al</w:t>
        </w:r>
        <w:r w:rsidR="00F52CC1" w:rsidRPr="007E698C">
          <w:rPr>
            <w:rFonts w:cstheme="minorHAnsi"/>
          </w:rPr>
          <w:t>. (</w:t>
        </w:r>
        <w:r w:rsidR="00F52CC1">
          <w:rPr>
            <w:rFonts w:cstheme="minorHAnsi"/>
          </w:rPr>
          <w:t>14</w:t>
        </w:r>
        <w:r w:rsidR="00F52CC1" w:rsidRPr="007E698C">
          <w:rPr>
            <w:rFonts w:cstheme="minorHAnsi"/>
          </w:rPr>
          <w:t xml:space="preserve">) and </w:t>
        </w:r>
        <w:proofErr w:type="spellStart"/>
        <w:r w:rsidR="00F52CC1" w:rsidRPr="007E698C">
          <w:rPr>
            <w:rFonts w:cstheme="minorHAnsi"/>
          </w:rPr>
          <w:t>Michalovich</w:t>
        </w:r>
        <w:proofErr w:type="spellEnd"/>
        <w:r w:rsidR="00F52CC1" w:rsidRPr="007E698C">
          <w:rPr>
            <w:rFonts w:cstheme="minorHAnsi"/>
          </w:rPr>
          <w:t xml:space="preserve"> </w:t>
        </w:r>
        <w:r w:rsidR="00F52CC1" w:rsidRPr="007E698C">
          <w:rPr>
            <w:rFonts w:cstheme="minorHAnsi"/>
            <w:i/>
            <w:iCs/>
          </w:rPr>
          <w:t>et al.</w:t>
        </w:r>
        <w:r w:rsidR="00F52CC1" w:rsidRPr="007E698C">
          <w:rPr>
            <w:rFonts w:cstheme="minorHAnsi"/>
          </w:rPr>
          <w:t xml:space="preserve"> (</w:t>
        </w:r>
        <w:r w:rsidR="00F52CC1">
          <w:rPr>
            <w:rFonts w:cstheme="minorHAnsi"/>
          </w:rPr>
          <w:t>8</w:t>
        </w:r>
        <w:r w:rsidR="00F52CC1" w:rsidRPr="007E698C">
          <w:rPr>
            <w:rFonts w:cstheme="minorHAnsi"/>
          </w:rPr>
          <w:t xml:space="preserve">) were pruned from subsequent analysis. “Healthy” samples from </w:t>
        </w:r>
        <w:proofErr w:type="spellStart"/>
        <w:r w:rsidR="00F52CC1" w:rsidRPr="007E698C">
          <w:rPr>
            <w:rFonts w:cstheme="minorHAnsi"/>
          </w:rPr>
          <w:t>Michalovich</w:t>
        </w:r>
        <w:proofErr w:type="spellEnd"/>
        <w:r w:rsidR="00F52CC1" w:rsidRPr="007E698C">
          <w:rPr>
            <w:rFonts w:cstheme="minorHAnsi"/>
          </w:rPr>
          <w:t xml:space="preserve"> </w:t>
        </w:r>
        <w:r w:rsidR="00F52CC1" w:rsidRPr="007E698C">
          <w:rPr>
            <w:rFonts w:cstheme="minorHAnsi"/>
            <w:i/>
            <w:iCs/>
          </w:rPr>
          <w:t>et al.</w:t>
        </w:r>
        <w:r w:rsidR="00F52CC1" w:rsidRPr="007E698C">
          <w:rPr>
            <w:rFonts w:cstheme="minorHAnsi"/>
          </w:rPr>
          <w:t xml:space="preserve"> (</w:t>
        </w:r>
        <w:r w:rsidR="00F52CC1">
          <w:rPr>
            <w:rFonts w:cstheme="minorHAnsi"/>
          </w:rPr>
          <w:t>8</w:t>
        </w:r>
        <w:r w:rsidR="00F52CC1" w:rsidRPr="007E698C">
          <w:rPr>
            <w:rFonts w:cstheme="minorHAnsi"/>
          </w:rPr>
          <w:t xml:space="preserve">) and SARS-CoV-2 viral-enriched samples from Shen </w:t>
        </w:r>
        <w:r w:rsidR="00F52CC1" w:rsidRPr="007E698C">
          <w:rPr>
            <w:rFonts w:cstheme="minorHAnsi"/>
            <w:i/>
            <w:iCs/>
          </w:rPr>
          <w:t>et al</w:t>
        </w:r>
        <w:r w:rsidR="00F52CC1" w:rsidRPr="007E698C">
          <w:rPr>
            <w:rFonts w:cstheme="minorHAnsi"/>
          </w:rPr>
          <w:t>. (</w:t>
        </w:r>
        <w:r w:rsidR="00F52CC1">
          <w:rPr>
            <w:rFonts w:cstheme="minorHAnsi"/>
          </w:rPr>
          <w:t>2</w:t>
        </w:r>
        <w:r w:rsidR="00F52CC1" w:rsidRPr="007E698C">
          <w:rPr>
            <w:rFonts w:cstheme="minorHAnsi"/>
          </w:rPr>
          <w:t xml:space="preserve">) (PRJNA605907) were also pruned from subsequent analysis (Suppl. Tables 1-2). Whenever negative controls were present, the R package </w:t>
        </w:r>
        <w:proofErr w:type="spellStart"/>
        <w:r w:rsidR="00F52CC1" w:rsidRPr="007E698C">
          <w:rPr>
            <w:rFonts w:cstheme="minorHAnsi"/>
          </w:rPr>
          <w:t>decontam</w:t>
        </w:r>
        <w:proofErr w:type="spellEnd"/>
        <w:r w:rsidR="00F52CC1" w:rsidRPr="007E698C">
          <w:rPr>
            <w:rFonts w:cstheme="minorHAnsi"/>
          </w:rPr>
          <w:t xml:space="preserve"> (</w:t>
        </w:r>
        <w:r w:rsidR="00F52CC1">
          <w:rPr>
            <w:rFonts w:cstheme="minorHAnsi"/>
          </w:rPr>
          <w:t>25</w:t>
        </w:r>
        <w:r w:rsidR="00F52CC1" w:rsidRPr="007E698C">
          <w:rPr>
            <w:rFonts w:cstheme="minorHAnsi"/>
          </w:rPr>
          <w:t xml:space="preserve">) was used to identify and remove potential contaminating organisms. After read-filtering and batch-effect sample removal, sample cohorts of </w:t>
        </w:r>
        <w:r w:rsidR="00F52CC1" w:rsidRPr="007E698C">
          <w:rPr>
            <w:rFonts w:cstheme="minorHAnsi"/>
            <w:i/>
            <w:iCs/>
          </w:rPr>
          <w:t>n=</w:t>
        </w:r>
        <w:r w:rsidR="00F52CC1" w:rsidRPr="007E698C">
          <w:rPr>
            <w:rFonts w:cstheme="minorHAnsi"/>
          </w:rPr>
          <w:t xml:space="preserve">29 uninfected samples from 29 subjects, </w:t>
        </w:r>
        <w:r w:rsidR="00F52CC1" w:rsidRPr="007E698C">
          <w:rPr>
            <w:rFonts w:cstheme="minorHAnsi"/>
            <w:i/>
            <w:iCs/>
          </w:rPr>
          <w:t>n=</w:t>
        </w:r>
        <w:r w:rsidR="00F52CC1" w:rsidRPr="007E698C">
          <w:rPr>
            <w:rFonts w:cstheme="minorHAnsi"/>
          </w:rPr>
          <w:t>25 CAP samples from 25 subjects, and</w:t>
        </w:r>
        <w:r w:rsidR="00F52CC1" w:rsidRPr="007E698C">
          <w:rPr>
            <w:rFonts w:cstheme="minorHAnsi"/>
            <w:i/>
          </w:rPr>
          <w:t xml:space="preserve"> n=</w:t>
        </w:r>
        <w:r w:rsidR="00F52CC1" w:rsidRPr="007E698C">
          <w:rPr>
            <w:rFonts w:cstheme="minorHAnsi"/>
          </w:rPr>
          <w:t>32 COVID-19 samples from 18 subjects were available for comparison (total</w:t>
        </w:r>
        <w:r w:rsidR="00F52CC1" w:rsidRPr="007E698C">
          <w:rPr>
            <w:rFonts w:cstheme="minorHAnsi"/>
            <w:i/>
          </w:rPr>
          <w:t xml:space="preserve"> n=</w:t>
        </w:r>
        <w:r w:rsidR="00F52CC1" w:rsidRPr="007E698C">
          <w:rPr>
            <w:rFonts w:cstheme="minorHAnsi"/>
          </w:rPr>
          <w:t xml:space="preserve">86 BALF samples from </w:t>
        </w:r>
        <w:r w:rsidR="00F52CC1" w:rsidRPr="007E698C">
          <w:rPr>
            <w:rFonts w:cstheme="minorHAnsi"/>
            <w:i/>
          </w:rPr>
          <w:t>n=</w:t>
        </w:r>
        <w:r w:rsidR="00F52CC1" w:rsidRPr="007E698C">
          <w:rPr>
            <w:rFonts w:cstheme="minorHAnsi"/>
          </w:rPr>
          <w:t>72 subjects). Amongst the COVID-19 cohort at the time of the index study publication,</w:t>
        </w:r>
        <w:r w:rsidR="00F52CC1" w:rsidRPr="007E698C">
          <w:rPr>
            <w:rFonts w:cstheme="minorHAnsi"/>
            <w:i/>
          </w:rPr>
          <w:t xml:space="preserve"> n=</w:t>
        </w:r>
        <w:r w:rsidR="00F52CC1" w:rsidRPr="007E698C">
          <w:rPr>
            <w:rFonts w:cstheme="minorHAnsi"/>
          </w:rPr>
          <w:t>10 samples were from 5 known-deceased subjects,</w:t>
        </w:r>
        <w:r w:rsidR="00F52CC1" w:rsidRPr="007E698C">
          <w:rPr>
            <w:rFonts w:cstheme="minorHAnsi"/>
            <w:i/>
          </w:rPr>
          <w:t xml:space="preserve"> n=</w:t>
        </w:r>
        <w:r w:rsidR="00F52CC1" w:rsidRPr="007E698C">
          <w:rPr>
            <w:rFonts w:cstheme="minorHAnsi"/>
          </w:rPr>
          <w:t>15 samples were from 9 known-survived subjects, and</w:t>
        </w:r>
        <w:r w:rsidR="00F52CC1" w:rsidRPr="007E698C">
          <w:rPr>
            <w:rFonts w:cstheme="minorHAnsi"/>
            <w:i/>
          </w:rPr>
          <w:t xml:space="preserve"> n=</w:t>
        </w:r>
        <w:r w:rsidR="00F52CC1" w:rsidRPr="007E698C">
          <w:rPr>
            <w:rFonts w:cstheme="minorHAnsi"/>
          </w:rPr>
          <w:t>7 from 4 subjects of the total 32 COVID-19 samples in this meta-analysis with unknown / unpublished survival outcomes.</w:t>
        </w:r>
      </w:moveTo>
      <w:moveToRangeEnd w:id="178"/>
    </w:p>
    <w:p w14:paraId="3F9F260B" w14:textId="387574D9" w:rsidR="00625FBA" w:rsidRDefault="00017B48" w:rsidP="00072444">
      <w:pPr>
        <w:spacing w:line="480" w:lineRule="auto"/>
        <w:jc w:val="both"/>
        <w:rPr>
          <w:ins w:id="180" w:author="Enrico Barrozo" w:date="2022-09-09T12:01:00Z"/>
          <w:rFonts w:cstheme="minorHAnsi"/>
        </w:rPr>
      </w:pPr>
      <w:commentRangeStart w:id="181"/>
      <w:del w:id="182" w:author="Enrico Barrozo" w:date="2022-09-09T12:06:00Z">
        <w:r w:rsidRPr="007E698C" w:rsidDel="00F52CC1">
          <w:rPr>
            <w:rFonts w:cstheme="minorHAnsi"/>
            <w:i/>
          </w:rPr>
          <w:delText>Analyses</w:delText>
        </w:r>
        <w:commentRangeEnd w:id="181"/>
        <w:r w:rsidR="00452F0C" w:rsidDel="00F52CC1">
          <w:rPr>
            <w:rStyle w:val="CommentReference"/>
          </w:rPr>
          <w:commentReference w:id="181"/>
        </w:r>
      </w:del>
      <w:ins w:id="183" w:author="Enrico Barrozo" w:date="2022-09-09T12:06:00Z">
        <w:r w:rsidR="00F52CC1">
          <w:rPr>
            <w:rFonts w:cstheme="minorHAnsi"/>
            <w:i/>
          </w:rPr>
          <w:t>Preprocessing</w:t>
        </w:r>
      </w:ins>
      <w:r w:rsidRPr="007E698C">
        <w:rPr>
          <w:rFonts w:cstheme="minorHAnsi"/>
        </w:rPr>
        <w:t xml:space="preserve">. </w:t>
      </w:r>
      <w:del w:id="184" w:author="Enrico Barrozo" w:date="2022-09-09T11:56:00Z">
        <w:r w:rsidRPr="007E698C" w:rsidDel="00452F0C">
          <w:rPr>
            <w:rFonts w:cstheme="minorHAnsi"/>
          </w:rPr>
          <w:delText>After the raw reads were downloaded from their sources, the quality of the reads</w:delText>
        </w:r>
      </w:del>
      <w:ins w:id="185" w:author="Enrico Barrozo" w:date="2022-09-09T11:57:00Z">
        <w:r w:rsidR="00452F0C">
          <w:rPr>
            <w:rFonts w:cstheme="minorHAnsi"/>
          </w:rPr>
          <w:t>Raw sequencing reads</w:t>
        </w:r>
      </w:ins>
      <w:ins w:id="186" w:author="Enrico Barrozo" w:date="2022-09-09T11:56:00Z">
        <w:r w:rsidR="00452F0C">
          <w:rPr>
            <w:rFonts w:cstheme="minorHAnsi"/>
          </w:rPr>
          <w:t xml:space="preserve"> were </w:t>
        </w:r>
      </w:ins>
      <w:del w:id="187" w:author="Enrico Barrozo" w:date="2022-09-09T11:56:00Z">
        <w:r w:rsidRPr="007E698C" w:rsidDel="00452F0C">
          <w:rPr>
            <w:rFonts w:cstheme="minorHAnsi"/>
          </w:rPr>
          <w:delText xml:space="preserve"> was assessed before and after </w:delText>
        </w:r>
      </w:del>
      <w:del w:id="188" w:author="Enrico Barrozo" w:date="2022-09-09T11:57:00Z">
        <w:r w:rsidRPr="007E698C" w:rsidDel="00452F0C">
          <w:rPr>
            <w:rFonts w:cstheme="minorHAnsi"/>
          </w:rPr>
          <w:delText>trimming with</w:delText>
        </w:r>
      </w:del>
      <w:ins w:id="189" w:author="Enrico Barrozo" w:date="2022-09-09T11:57:00Z">
        <w:r w:rsidR="00452F0C">
          <w:rPr>
            <w:rFonts w:cstheme="minorHAnsi"/>
          </w:rPr>
          <w:t>assessed for quality (</w:t>
        </w:r>
        <w:proofErr w:type="spellStart"/>
        <w:r w:rsidR="00452F0C">
          <w:rPr>
            <w:rFonts w:cstheme="minorHAnsi"/>
          </w:rPr>
          <w:t>Phred</w:t>
        </w:r>
        <w:proofErr w:type="spellEnd"/>
        <w:r w:rsidR="00452F0C">
          <w:rPr>
            <w:rFonts w:cstheme="minorHAnsi"/>
          </w:rPr>
          <w:t>&gt;</w:t>
        </w:r>
      </w:ins>
      <w:ins w:id="190" w:author="Enrico Barrozo" w:date="2022-09-09T11:59:00Z">
        <w:r w:rsidR="00452F0C">
          <w:rPr>
            <w:rFonts w:cstheme="minorHAnsi"/>
          </w:rPr>
          <w:t>64</w:t>
        </w:r>
      </w:ins>
      <w:ins w:id="191" w:author="Enrico Barrozo" w:date="2022-09-09T11:57:00Z">
        <w:r w:rsidR="00452F0C">
          <w:rPr>
            <w:rFonts w:cstheme="minorHAnsi"/>
          </w:rPr>
          <w:t>) and adapters were</w:t>
        </w:r>
      </w:ins>
      <w:ins w:id="192" w:author="Enrico Barrozo" w:date="2022-09-09T11:58:00Z">
        <w:r w:rsidR="00452F0C">
          <w:rPr>
            <w:rFonts w:cstheme="minorHAnsi"/>
          </w:rPr>
          <w:t xml:space="preserve"> trimmed with</w:t>
        </w:r>
      </w:ins>
      <w:r w:rsidRPr="007E698C">
        <w:rPr>
          <w:rFonts w:cstheme="minorHAnsi"/>
        </w:rPr>
        <w:t xml:space="preserve"> </w:t>
      </w:r>
      <w:proofErr w:type="spellStart"/>
      <w:r w:rsidRPr="007E698C">
        <w:rPr>
          <w:rFonts w:cstheme="minorHAnsi"/>
        </w:rPr>
        <w:t>FastQC</w:t>
      </w:r>
      <w:proofErr w:type="spellEnd"/>
      <w:r w:rsidRPr="007E698C">
        <w:rPr>
          <w:rFonts w:cstheme="minorHAnsi"/>
        </w:rPr>
        <w:t xml:space="preserve"> (</w:t>
      </w:r>
      <w:r w:rsidR="000E2189">
        <w:rPr>
          <w:rFonts w:cstheme="minorHAnsi"/>
        </w:rPr>
        <w:t>16</w:t>
      </w:r>
      <w:r w:rsidRPr="007E698C">
        <w:rPr>
          <w:rFonts w:cstheme="minorHAnsi"/>
        </w:rPr>
        <w:t>)</w:t>
      </w:r>
      <w:ins w:id="193" w:author="Enrico Barrozo" w:date="2022-09-09T11:58:00Z">
        <w:r w:rsidR="00452F0C">
          <w:rPr>
            <w:rFonts w:cstheme="minorHAnsi"/>
          </w:rPr>
          <w:t xml:space="preserve"> and </w:t>
        </w:r>
      </w:ins>
      <w:del w:id="194" w:author="Enrico Barrozo" w:date="2022-09-09T11:58:00Z">
        <w:r w:rsidRPr="007E698C" w:rsidDel="00452F0C">
          <w:rPr>
            <w:rFonts w:cstheme="minorHAnsi"/>
          </w:rPr>
          <w:delText xml:space="preserve">, and quality control was performed on the downloaded sequence reads with </w:delText>
        </w:r>
      </w:del>
      <w:r w:rsidRPr="007E698C">
        <w:rPr>
          <w:rFonts w:cstheme="minorHAnsi"/>
        </w:rPr>
        <w:t>Trimmomatic (</w:t>
      </w:r>
      <w:r w:rsidR="000E2189">
        <w:rPr>
          <w:rFonts w:cstheme="minorHAnsi"/>
        </w:rPr>
        <w:t>17</w:t>
      </w:r>
      <w:r w:rsidRPr="007E698C">
        <w:rPr>
          <w:rFonts w:cstheme="minorHAnsi"/>
        </w:rPr>
        <w:t>)</w:t>
      </w:r>
      <w:ins w:id="195" w:author="Enrico Barrozo" w:date="2022-09-09T11:58:00Z">
        <w:r w:rsidR="00452F0C">
          <w:rPr>
            <w:rFonts w:cstheme="minorHAnsi"/>
          </w:rPr>
          <w:t>, respectively</w:t>
        </w:r>
      </w:ins>
      <w:r w:rsidRPr="007E698C">
        <w:rPr>
          <w:rFonts w:cstheme="minorHAnsi"/>
        </w:rPr>
        <w:t>. To control for different sequencing approaches by dataset (e.g., datasets being paired, or single-end reads), all paired-end reads were merged with FLASH (</w:t>
      </w:r>
      <w:r w:rsidR="000E2189">
        <w:rPr>
          <w:rFonts w:cstheme="minorHAnsi"/>
        </w:rPr>
        <w:t>18</w:t>
      </w:r>
      <w:r w:rsidRPr="007E698C">
        <w:rPr>
          <w:rFonts w:cstheme="minorHAnsi"/>
        </w:rPr>
        <w:t xml:space="preserve">) and concatenated with unmerged reads into one </w:t>
      </w:r>
      <w:proofErr w:type="spellStart"/>
      <w:r w:rsidRPr="007E698C">
        <w:rPr>
          <w:rFonts w:cstheme="minorHAnsi"/>
        </w:rPr>
        <w:t>fastq</w:t>
      </w:r>
      <w:proofErr w:type="spellEnd"/>
      <w:r w:rsidRPr="007E698C">
        <w:rPr>
          <w:rFonts w:cstheme="minorHAnsi"/>
        </w:rPr>
        <w:t xml:space="preserve"> file </w:t>
      </w:r>
      <w:r w:rsidR="00830567" w:rsidRPr="007E698C">
        <w:rPr>
          <w:rFonts w:cstheme="minorHAnsi"/>
        </w:rPr>
        <w:t>per sample</w:t>
      </w:r>
      <w:r w:rsidRPr="007E698C">
        <w:rPr>
          <w:rFonts w:cstheme="minorHAnsi"/>
        </w:rPr>
        <w:t>. Human and PhiX reads were filtered out with a custom Kraken2 (</w:t>
      </w:r>
      <w:r w:rsidR="000E2189">
        <w:rPr>
          <w:rFonts w:cstheme="minorHAnsi"/>
        </w:rPr>
        <w:t>19</w:t>
      </w:r>
      <w:r w:rsidRPr="007E698C">
        <w:rPr>
          <w:rFonts w:cstheme="minorHAnsi"/>
        </w:rPr>
        <w:t>)</w:t>
      </w:r>
      <w:r w:rsidR="00830567" w:rsidRPr="007E698C">
        <w:rPr>
          <w:rFonts w:cstheme="minorHAnsi"/>
        </w:rPr>
        <w:t xml:space="preserve"> built with solely human and PhiX references</w:t>
      </w:r>
      <w:ins w:id="196" w:author="Enrico Barrozo" w:date="2022-09-09T12:01:00Z">
        <w:r w:rsidR="00625FBA">
          <w:rPr>
            <w:rFonts w:cstheme="minorHAnsi"/>
          </w:rPr>
          <w:t xml:space="preserve"> (see data and script availability section below)</w:t>
        </w:r>
      </w:ins>
      <w:r w:rsidR="00830567" w:rsidRPr="007E698C">
        <w:rPr>
          <w:rFonts w:cstheme="minorHAnsi"/>
        </w:rPr>
        <w:t>,</w:t>
      </w:r>
      <w:r w:rsidRPr="007E698C">
        <w:rPr>
          <w:rFonts w:cstheme="minorHAnsi"/>
        </w:rPr>
        <w:t xml:space="preserve"> and low</w:t>
      </w:r>
      <w:r w:rsidR="00830567" w:rsidRPr="007E698C">
        <w:rPr>
          <w:rFonts w:cstheme="minorHAnsi"/>
        </w:rPr>
        <w:t>-</w:t>
      </w:r>
      <w:r w:rsidRPr="007E698C">
        <w:rPr>
          <w:rFonts w:cstheme="minorHAnsi"/>
        </w:rPr>
        <w:t xml:space="preserve">complexity sequences were removed with </w:t>
      </w:r>
      <w:proofErr w:type="spellStart"/>
      <w:r w:rsidRPr="007E698C">
        <w:rPr>
          <w:rFonts w:cstheme="minorHAnsi"/>
        </w:rPr>
        <w:t>fastp</w:t>
      </w:r>
      <w:proofErr w:type="spellEnd"/>
      <w:r w:rsidRPr="007E698C">
        <w:rPr>
          <w:rFonts w:cstheme="minorHAnsi"/>
        </w:rPr>
        <w:t xml:space="preserve"> (</w:t>
      </w:r>
      <w:r w:rsidR="000E2189">
        <w:rPr>
          <w:rFonts w:cstheme="minorHAnsi"/>
        </w:rPr>
        <w:t>20</w:t>
      </w:r>
      <w:r w:rsidRPr="007E698C">
        <w:rPr>
          <w:rFonts w:cstheme="minorHAnsi"/>
        </w:rPr>
        <w:t xml:space="preserve">). Taxonomic analysis was subsequently performed </w:t>
      </w:r>
      <w:r w:rsidR="00830567" w:rsidRPr="007E698C">
        <w:rPr>
          <w:rFonts w:cstheme="minorHAnsi"/>
        </w:rPr>
        <w:t xml:space="preserve">with </w:t>
      </w:r>
      <w:r w:rsidRPr="007E698C">
        <w:rPr>
          <w:rFonts w:cstheme="minorHAnsi"/>
        </w:rPr>
        <w:t>Kraken2 (</w:t>
      </w:r>
      <w:r w:rsidR="000E2189">
        <w:rPr>
          <w:rFonts w:cstheme="minorHAnsi"/>
        </w:rPr>
        <w:t>19</w:t>
      </w:r>
      <w:r w:rsidRPr="007E698C">
        <w:rPr>
          <w:rFonts w:cstheme="minorHAnsi"/>
        </w:rPr>
        <w:t>)</w:t>
      </w:r>
      <w:r w:rsidR="00830567" w:rsidRPr="007E698C">
        <w:rPr>
          <w:rFonts w:cstheme="minorHAnsi"/>
        </w:rPr>
        <w:t xml:space="preserve"> utilizing their standard database</w:t>
      </w:r>
      <w:r w:rsidRPr="007E698C">
        <w:rPr>
          <w:rFonts w:cstheme="minorHAnsi"/>
        </w:rPr>
        <w:t xml:space="preserve">. </w:t>
      </w:r>
      <w:moveFromRangeStart w:id="197" w:author="Enrico Barrozo" w:date="2022-09-09T12:06:00Z" w:name="move113617583"/>
      <w:moveFrom w:id="198" w:author="Enrico Barrozo" w:date="2022-09-09T12:06:00Z">
        <w:r w:rsidRPr="007E698C" w:rsidDel="00F52CC1">
          <w:rPr>
            <w:rFonts w:cstheme="minorHAnsi"/>
          </w:rPr>
          <w:t>The processed fastq datasets with human and PhiX reads removed were converted to fasta files and analyzed with SeqScreen (</w:t>
        </w:r>
        <w:r w:rsidR="000E2189" w:rsidDel="00F52CC1">
          <w:rPr>
            <w:rFonts w:cstheme="minorHAnsi"/>
          </w:rPr>
          <w:t>21</w:t>
        </w:r>
        <w:r w:rsidRPr="007E698C" w:rsidDel="00F52CC1">
          <w:rPr>
            <w:rFonts w:cstheme="minorHAnsi"/>
          </w:rPr>
          <w:t>) to obtain a list of leaf</w:t>
        </w:r>
        <w:r w:rsidR="00830567" w:rsidRPr="007E698C" w:rsidDel="00F52CC1">
          <w:rPr>
            <w:rFonts w:cstheme="minorHAnsi"/>
          </w:rPr>
          <w:t>-</w:t>
        </w:r>
        <w:r w:rsidRPr="007E698C" w:rsidDel="00F52CC1">
          <w:rPr>
            <w:rFonts w:cstheme="minorHAnsi"/>
          </w:rPr>
          <w:t xml:space="preserve">node molecular function and biological process Gene Ontology (GO) terms present within each of the samples. </w:t>
        </w:r>
      </w:moveFrom>
      <w:moveFromRangeEnd w:id="197"/>
    </w:p>
    <w:p w14:paraId="0805B358" w14:textId="5375B4FF" w:rsidR="00115EC0" w:rsidRPr="00625FBA" w:rsidDel="00F52CC1" w:rsidRDefault="00017B48">
      <w:pPr>
        <w:pStyle w:val="EndNoteBibliography"/>
        <w:spacing w:after="240" w:line="480" w:lineRule="auto"/>
        <w:jc w:val="both"/>
        <w:rPr>
          <w:del w:id="199" w:author="Enrico Barrozo" w:date="2022-09-09T12:06:00Z"/>
          <w:rFonts w:cstheme="minorHAnsi"/>
        </w:rPr>
        <w:pPrChange w:id="200" w:author="Enrico Barrozo" w:date="2022-09-09T12:04:00Z">
          <w:pPr>
            <w:spacing w:line="480" w:lineRule="auto"/>
            <w:jc w:val="both"/>
          </w:pPr>
        </w:pPrChange>
      </w:pPr>
      <w:del w:id="201" w:author="Enrico Barrozo" w:date="2022-09-09T12:06:00Z">
        <w:r w:rsidRPr="007E698C" w:rsidDel="00F52CC1">
          <w:rPr>
            <w:rFonts w:cstheme="minorHAnsi"/>
          </w:rPr>
          <w:lastRenderedPageBreak/>
          <w:delText>The CoV-IRT-Micro conda package (</w:delText>
        </w:r>
        <w:r w:rsidDel="00F52CC1">
          <w:fldChar w:fldCharType="begin"/>
        </w:r>
        <w:r w:rsidDel="00F52CC1">
          <w:delInstrText xml:space="preserve"> HYPERLINK "https://github.com/AstrobioMike/CoV-IRT-Micro" \h </w:delInstrText>
        </w:r>
        <w:r w:rsidDel="00F52CC1">
          <w:fldChar w:fldCharType="separate"/>
        </w:r>
        <w:r w:rsidRPr="007E698C" w:rsidDel="00F52CC1">
          <w:rPr>
            <w:rStyle w:val="Hyperlink"/>
            <w:rFonts w:cstheme="minorHAnsi"/>
          </w:rPr>
          <w:delText>https://github.com/AstrobioMike/CoV-IRT-Micro</w:delText>
        </w:r>
        <w:r w:rsidDel="00F52CC1">
          <w:rPr>
            <w:rStyle w:val="Hyperlink"/>
            <w:rFonts w:cstheme="minorHAnsi"/>
          </w:rPr>
          <w:fldChar w:fldCharType="end"/>
        </w:r>
        <w:r w:rsidR="003D67C5" w:rsidRPr="007E698C" w:rsidDel="00F52CC1">
          <w:rPr>
            <w:rStyle w:val="Hyperlink"/>
            <w:rFonts w:cstheme="minorHAnsi"/>
            <w:color w:val="auto"/>
            <w:u w:val="none"/>
          </w:rPr>
          <w:delText>), along</w:delText>
        </w:r>
        <w:r w:rsidR="006D473A" w:rsidRPr="007E698C" w:rsidDel="00F52CC1">
          <w:rPr>
            <w:rStyle w:val="Hyperlink"/>
            <w:rFonts w:cstheme="minorHAnsi"/>
            <w:color w:val="auto"/>
            <w:u w:val="none"/>
          </w:rPr>
          <w:delText xml:space="preserve"> with programs modified from the </w:delText>
        </w:r>
        <w:r w:rsidR="006D473A" w:rsidRPr="007E698C" w:rsidDel="00F52CC1">
          <w:rPr>
            <w:rStyle w:val="Hyperlink"/>
            <w:rFonts w:cstheme="minorHAnsi"/>
            <w:i/>
            <w:iCs/>
            <w:color w:val="auto"/>
            <w:u w:val="none"/>
          </w:rPr>
          <w:delText>bit</w:delText>
        </w:r>
        <w:r w:rsidR="006D473A" w:rsidRPr="007E698C" w:rsidDel="00F52CC1">
          <w:rPr>
            <w:rStyle w:val="Hyperlink"/>
            <w:rFonts w:cstheme="minorHAnsi"/>
            <w:color w:val="auto"/>
            <w:u w:val="none"/>
          </w:rPr>
          <w:delText xml:space="preserve"> package (</w:delText>
        </w:r>
        <w:r w:rsidR="000E2189" w:rsidDel="00F52CC1">
          <w:rPr>
            <w:rStyle w:val="Hyperlink"/>
            <w:rFonts w:cstheme="minorHAnsi"/>
            <w:color w:val="auto"/>
            <w:u w:val="none"/>
          </w:rPr>
          <w:delText>22</w:delText>
        </w:r>
        <w:r w:rsidR="006D473A" w:rsidRPr="007E698C" w:rsidDel="00F52CC1">
          <w:rPr>
            <w:rStyle w:val="Hyperlink"/>
            <w:rFonts w:cstheme="minorHAnsi"/>
            <w:color w:val="auto"/>
            <w:u w:val="none"/>
          </w:rPr>
          <w:delText>)</w:delText>
        </w:r>
        <w:r w:rsidR="003D67C5" w:rsidRPr="007E698C" w:rsidDel="00F52CC1">
          <w:rPr>
            <w:rFonts w:cstheme="minorHAnsi"/>
          </w:rPr>
          <w:delText>,</w:delText>
        </w:r>
        <w:r w:rsidRPr="007E698C" w:rsidDel="00F52CC1">
          <w:rPr>
            <w:rFonts w:cstheme="minorHAnsi"/>
          </w:rPr>
          <w:delText xml:space="preserve"> was used to propagate parent GO terms, parse </w:delText>
        </w:r>
        <w:r w:rsidR="003F62FF" w:rsidRPr="007E698C" w:rsidDel="00F52CC1">
          <w:rPr>
            <w:rFonts w:cstheme="minorHAnsi"/>
          </w:rPr>
          <w:delText>SeqScreen outputs</w:delText>
        </w:r>
        <w:r w:rsidRPr="007E698C" w:rsidDel="00F52CC1">
          <w:rPr>
            <w:rFonts w:cstheme="minorHAnsi"/>
          </w:rPr>
          <w:delText xml:space="preserve"> by </w:delText>
        </w:r>
        <w:r w:rsidR="003F62FF" w:rsidRPr="007E698C" w:rsidDel="00F52CC1">
          <w:rPr>
            <w:rFonts w:cstheme="minorHAnsi"/>
          </w:rPr>
          <w:delText>taxonomic domain</w:delText>
        </w:r>
        <w:r w:rsidRPr="007E698C" w:rsidDel="00F52CC1">
          <w:rPr>
            <w:rFonts w:cstheme="minorHAnsi"/>
          </w:rPr>
          <w:delText xml:space="preserve">, and summarize Kraken2 taxonomic results and SeqScreen-reported protein identifiers. </w:delText>
        </w:r>
        <w:r w:rsidR="00D639C8" w:rsidRPr="007E698C" w:rsidDel="00F52CC1">
          <w:rPr>
            <w:rFonts w:cstheme="minorHAnsi"/>
          </w:rPr>
          <w:delText xml:space="preserve">SeqScreen matches reads to a reference database of proteins derived from UniProt; in cases where we track a specific GO term to its source proteins, we are referring to investigating what the underlying reference proteins to which our reads mapped. </w:delText>
        </w:r>
        <w:r w:rsidRPr="007E698C" w:rsidDel="00F52CC1">
          <w:rPr>
            <w:rFonts w:cstheme="minorHAnsi"/>
          </w:rPr>
          <w:delText>Additional information about the commands and versions of the tools used to process raw reads and assign taxonomies and GO terms can be found online on the</w:delText>
        </w:r>
        <w:r w:rsidR="00523EE1" w:rsidRPr="007E698C" w:rsidDel="00F52CC1">
          <w:rPr>
            <w:rFonts w:cstheme="minorHAnsi"/>
          </w:rPr>
          <w:delText xml:space="preserve"> </w:delText>
        </w:r>
        <w:r w:rsidR="008D45FE" w:rsidDel="00F52CC1">
          <w:rPr>
            <w:rFonts w:cstheme="minorHAnsi"/>
          </w:rPr>
          <w:delText>O</w:delText>
        </w:r>
        <w:r w:rsidR="00523EE1" w:rsidRPr="007E698C" w:rsidDel="00F52CC1">
          <w:rPr>
            <w:rFonts w:cstheme="minorHAnsi"/>
          </w:rPr>
          <w:delText xml:space="preserve">pen </w:delText>
        </w:r>
        <w:r w:rsidR="008D45FE" w:rsidDel="00F52CC1">
          <w:rPr>
            <w:rFonts w:cstheme="minorHAnsi"/>
          </w:rPr>
          <w:delText>S</w:delText>
        </w:r>
        <w:r w:rsidR="00523EE1" w:rsidRPr="007E698C" w:rsidDel="00F52CC1">
          <w:rPr>
            <w:rFonts w:cstheme="minorHAnsi"/>
          </w:rPr>
          <w:delText xml:space="preserve">cience </w:delText>
        </w:r>
        <w:r w:rsidR="008D45FE" w:rsidDel="00F52CC1">
          <w:rPr>
            <w:rFonts w:cstheme="minorHAnsi"/>
          </w:rPr>
          <w:delText>F</w:delText>
        </w:r>
        <w:r w:rsidR="00523EE1" w:rsidRPr="007E698C" w:rsidDel="00F52CC1">
          <w:rPr>
            <w:rFonts w:cstheme="minorHAnsi"/>
          </w:rPr>
          <w:delText>ramework</w:delText>
        </w:r>
        <w:r w:rsidRPr="007E698C" w:rsidDel="00F52CC1">
          <w:rPr>
            <w:rFonts w:cstheme="minorHAnsi"/>
          </w:rPr>
          <w:delText xml:space="preserve"> </w:delText>
        </w:r>
        <w:r w:rsidR="00523EE1" w:rsidRPr="007E698C" w:rsidDel="00F52CC1">
          <w:rPr>
            <w:rFonts w:cstheme="minorHAnsi"/>
          </w:rPr>
          <w:delText>(</w:delText>
        </w:r>
        <w:r w:rsidRPr="007E698C" w:rsidDel="00F52CC1">
          <w:rPr>
            <w:rFonts w:cstheme="minorHAnsi"/>
          </w:rPr>
          <w:delText>OSF</w:delText>
        </w:r>
        <w:r w:rsidR="00523EE1" w:rsidRPr="007E698C" w:rsidDel="00F52CC1">
          <w:rPr>
            <w:rFonts w:cstheme="minorHAnsi"/>
          </w:rPr>
          <w:delText xml:space="preserve">) </w:delText>
        </w:r>
        <w:r w:rsidRPr="007E698C" w:rsidDel="00F52CC1">
          <w:rPr>
            <w:rFonts w:cstheme="minorHAnsi"/>
          </w:rPr>
          <w:delText xml:space="preserve">project </w:delText>
        </w:r>
        <w:r w:rsidR="00523EE1" w:rsidRPr="007E698C" w:rsidDel="00F52CC1">
          <w:rPr>
            <w:rFonts w:cstheme="minorHAnsi"/>
          </w:rPr>
          <w:delText>website</w:delText>
        </w:r>
        <w:r w:rsidRPr="007E698C" w:rsidDel="00F52CC1">
          <w:rPr>
            <w:rFonts w:cstheme="minorHAnsi"/>
          </w:rPr>
          <w:delText xml:space="preserve"> (</w:delText>
        </w:r>
        <w:r w:rsidDel="00F52CC1">
          <w:fldChar w:fldCharType="begin"/>
        </w:r>
        <w:r w:rsidDel="00F52CC1">
          <w:delInstrText xml:space="preserve"> HYPERLINK "https://osf.io/7nrd3/" \h </w:delInstrText>
        </w:r>
        <w:r w:rsidDel="00F52CC1">
          <w:fldChar w:fldCharType="separate"/>
        </w:r>
        <w:r w:rsidRPr="007E698C" w:rsidDel="00F52CC1">
          <w:rPr>
            <w:rStyle w:val="Hyperlink"/>
            <w:rFonts w:cstheme="minorHAnsi"/>
          </w:rPr>
          <w:delText>https://osf.io/7nrd3/</w:delText>
        </w:r>
        <w:r w:rsidDel="00F52CC1">
          <w:rPr>
            <w:rStyle w:val="Hyperlink"/>
            <w:rFonts w:cstheme="minorHAnsi"/>
          </w:rPr>
          <w:fldChar w:fldCharType="end"/>
        </w:r>
        <w:r w:rsidRPr="007E698C" w:rsidDel="00F52CC1">
          <w:rPr>
            <w:rFonts w:cstheme="minorHAnsi"/>
          </w:rPr>
          <w:delText xml:space="preserve">). </w:delText>
        </w:r>
      </w:del>
    </w:p>
    <w:p w14:paraId="18F11A87" w14:textId="40687D54" w:rsidR="00625FBA" w:rsidRDefault="00F52CC1" w:rsidP="00072444">
      <w:pPr>
        <w:pStyle w:val="EndNoteBibliography"/>
        <w:spacing w:after="240" w:line="480" w:lineRule="auto"/>
        <w:jc w:val="both"/>
        <w:rPr>
          <w:ins w:id="202" w:author="Enrico Barrozo" w:date="2022-09-09T12:06:00Z"/>
          <w:rFonts w:cstheme="minorHAnsi"/>
        </w:rPr>
      </w:pPr>
      <w:ins w:id="203" w:author="Enrico Barrozo" w:date="2022-09-09T12:07:00Z">
        <w:r>
          <w:rPr>
            <w:rFonts w:cstheme="minorHAnsi"/>
            <w:i/>
            <w:iCs/>
          </w:rPr>
          <w:t>Mi</w:t>
        </w:r>
      </w:ins>
      <w:ins w:id="204" w:author="Enrico Barrozo" w:date="2022-09-09T12:08:00Z">
        <w:r>
          <w:rPr>
            <w:rFonts w:cstheme="minorHAnsi"/>
            <w:i/>
            <w:iCs/>
          </w:rPr>
          <w:t xml:space="preserve">crobiome </w:t>
        </w:r>
      </w:ins>
      <w:ins w:id="205" w:author="Enrico Barrozo" w:date="2022-09-09T12:04:00Z">
        <w:r w:rsidR="00625FBA">
          <w:rPr>
            <w:rFonts w:cstheme="minorHAnsi"/>
            <w:i/>
            <w:iCs/>
          </w:rPr>
          <w:t>t</w:t>
        </w:r>
      </w:ins>
      <w:ins w:id="206" w:author="Enrico Barrozo" w:date="2022-09-09T12:02:00Z">
        <w:r w:rsidR="00625FBA" w:rsidRPr="00625FBA">
          <w:rPr>
            <w:rFonts w:cstheme="minorHAnsi"/>
            <w:i/>
            <w:iCs/>
            <w:rPrChange w:id="207" w:author="Enrico Barrozo" w:date="2022-09-09T12:02:00Z">
              <w:rPr>
                <w:rFonts w:cstheme="minorHAnsi"/>
              </w:rPr>
            </w:rPrChange>
          </w:rPr>
          <w:t xml:space="preserve">axonomic </w:t>
        </w:r>
      </w:ins>
      <w:ins w:id="208" w:author="Enrico Barrozo" w:date="2022-09-09T12:08:00Z">
        <w:r>
          <w:rPr>
            <w:rFonts w:cstheme="minorHAnsi"/>
            <w:i/>
            <w:iCs/>
          </w:rPr>
          <w:t xml:space="preserve">and functional </w:t>
        </w:r>
      </w:ins>
      <w:ins w:id="209" w:author="Enrico Barrozo" w:date="2022-09-09T12:02:00Z">
        <w:r w:rsidR="00625FBA" w:rsidRPr="00625FBA">
          <w:rPr>
            <w:rFonts w:cstheme="minorHAnsi"/>
            <w:i/>
            <w:iCs/>
            <w:rPrChange w:id="210" w:author="Enrico Barrozo" w:date="2022-09-09T12:02:00Z">
              <w:rPr>
                <w:rFonts w:cstheme="minorHAnsi"/>
              </w:rPr>
            </w:rPrChange>
          </w:rPr>
          <w:t>analyses.</w:t>
        </w:r>
        <w:r w:rsidR="00625FBA">
          <w:rPr>
            <w:rFonts w:cstheme="minorHAnsi"/>
          </w:rPr>
          <w:t xml:space="preserve"> </w:t>
        </w:r>
      </w:ins>
      <w:moveToRangeStart w:id="211" w:author="Enrico Barrozo" w:date="2022-09-09T12:06:00Z" w:name="move113617583"/>
      <w:moveTo w:id="212" w:author="Enrico Barrozo" w:date="2022-09-09T12:06:00Z">
        <w:r w:rsidRPr="007E698C">
          <w:rPr>
            <w:rFonts w:cstheme="minorHAnsi"/>
          </w:rPr>
          <w:t xml:space="preserve">The processed </w:t>
        </w:r>
        <w:proofErr w:type="spellStart"/>
        <w:r w:rsidRPr="007E698C">
          <w:rPr>
            <w:rFonts w:cstheme="minorHAnsi"/>
          </w:rPr>
          <w:t>fastq</w:t>
        </w:r>
        <w:proofErr w:type="spellEnd"/>
        <w:r w:rsidRPr="007E698C">
          <w:rPr>
            <w:rFonts w:cstheme="minorHAnsi"/>
          </w:rPr>
          <w:t xml:space="preserve"> datasets with human and PhiX reads removed were converted to </w:t>
        </w:r>
        <w:proofErr w:type="spellStart"/>
        <w:r w:rsidRPr="007E698C">
          <w:rPr>
            <w:rFonts w:cstheme="minorHAnsi"/>
          </w:rPr>
          <w:t>fasta</w:t>
        </w:r>
        <w:proofErr w:type="spellEnd"/>
        <w:r w:rsidRPr="007E698C">
          <w:rPr>
            <w:rFonts w:cstheme="minorHAnsi"/>
          </w:rPr>
          <w:t xml:space="preserve"> files and analyzed with </w:t>
        </w:r>
        <w:proofErr w:type="spellStart"/>
        <w:r w:rsidRPr="007E698C">
          <w:rPr>
            <w:rFonts w:cstheme="minorHAnsi"/>
          </w:rPr>
          <w:t>SeqScreen</w:t>
        </w:r>
        <w:proofErr w:type="spellEnd"/>
        <w:r w:rsidRPr="007E698C">
          <w:rPr>
            <w:rFonts w:cstheme="minorHAnsi"/>
          </w:rPr>
          <w:t xml:space="preserve"> (</w:t>
        </w:r>
        <w:r>
          <w:rPr>
            <w:rFonts w:cstheme="minorHAnsi"/>
          </w:rPr>
          <w:t>21</w:t>
        </w:r>
        <w:r w:rsidRPr="007E698C">
          <w:rPr>
            <w:rFonts w:cstheme="minorHAnsi"/>
          </w:rPr>
          <w:t xml:space="preserve">) to obtain a list of leaf-node molecular function and biological process Gene Ontology (GO) terms present within each of the samples. </w:t>
        </w:r>
      </w:moveTo>
      <w:moveToRangeEnd w:id="211"/>
      <w:r w:rsidR="00017B48" w:rsidRPr="007E698C">
        <w:rPr>
          <w:rFonts w:cstheme="minorHAnsi"/>
        </w:rPr>
        <w:t xml:space="preserve">Parent-propagated GO term counts for all domains other than eukaryotes were imported into a working </w:t>
      </w:r>
      <w:proofErr w:type="spellStart"/>
      <w:r w:rsidR="00017B48" w:rsidRPr="007E698C">
        <w:rPr>
          <w:rFonts w:cstheme="minorHAnsi"/>
        </w:rPr>
        <w:t>phyloseq</w:t>
      </w:r>
      <w:proofErr w:type="spellEnd"/>
      <w:r w:rsidR="00017B48" w:rsidRPr="007E698C">
        <w:rPr>
          <w:rFonts w:cstheme="minorHAnsi"/>
        </w:rPr>
        <w:t xml:space="preserve"> (</w:t>
      </w:r>
      <w:r w:rsidR="000E2189">
        <w:rPr>
          <w:rFonts w:cstheme="minorHAnsi"/>
        </w:rPr>
        <w:t>23</w:t>
      </w:r>
      <w:r w:rsidR="00017B48" w:rsidRPr="007E698C">
        <w:rPr>
          <w:rFonts w:cstheme="minorHAnsi"/>
        </w:rPr>
        <w:t>) object alongside collected and curated clinical metadata using R 4.03 (</w:t>
      </w:r>
      <w:r w:rsidR="000E2189">
        <w:rPr>
          <w:rFonts w:cstheme="minorHAnsi"/>
        </w:rPr>
        <w:t>24</w:t>
      </w:r>
      <w:r w:rsidR="00017B48" w:rsidRPr="007E698C">
        <w:rPr>
          <w:rFonts w:cstheme="minorHAnsi"/>
        </w:rPr>
        <w:t xml:space="preserve">). </w:t>
      </w:r>
      <w:moveFromRangeStart w:id="213" w:author="Enrico Barrozo" w:date="2022-09-09T12:06:00Z" w:name="move113617560"/>
      <w:moveFrom w:id="214" w:author="Enrico Barrozo" w:date="2022-09-09T12:06:00Z">
        <w:r w:rsidR="00017B48" w:rsidRPr="007E698C" w:rsidDel="00F52CC1">
          <w:rPr>
            <w:rFonts w:cstheme="minorHAnsi"/>
          </w:rPr>
          <w:t xml:space="preserve">Sample types of “unknown” and “sick” </w:t>
        </w:r>
        <w:r w:rsidR="003F62FF" w:rsidRPr="007E698C" w:rsidDel="00F52CC1">
          <w:rPr>
            <w:rFonts w:cstheme="minorHAnsi"/>
          </w:rPr>
          <w:t xml:space="preserve">from Huang </w:t>
        </w:r>
        <w:r w:rsidR="003F62FF" w:rsidRPr="007E698C" w:rsidDel="00F52CC1">
          <w:rPr>
            <w:rFonts w:cstheme="minorHAnsi"/>
            <w:i/>
            <w:iCs/>
          </w:rPr>
          <w:t>et al</w:t>
        </w:r>
        <w:r w:rsidR="003F62FF" w:rsidRPr="007E698C" w:rsidDel="00F52CC1">
          <w:rPr>
            <w:rFonts w:cstheme="minorHAnsi"/>
          </w:rPr>
          <w:t>. (</w:t>
        </w:r>
        <w:r w:rsidR="000E2189" w:rsidDel="00F52CC1">
          <w:rPr>
            <w:rFonts w:cstheme="minorHAnsi"/>
          </w:rPr>
          <w:t>14</w:t>
        </w:r>
        <w:r w:rsidR="003F62FF" w:rsidRPr="007E698C" w:rsidDel="00F52CC1">
          <w:rPr>
            <w:rFonts w:cstheme="minorHAnsi"/>
          </w:rPr>
          <w:t xml:space="preserve">) and Michalovich </w:t>
        </w:r>
        <w:r w:rsidR="003F62FF" w:rsidRPr="007E698C" w:rsidDel="00F52CC1">
          <w:rPr>
            <w:rFonts w:cstheme="minorHAnsi"/>
            <w:i/>
            <w:iCs/>
          </w:rPr>
          <w:t>et al.</w:t>
        </w:r>
        <w:r w:rsidR="003F62FF" w:rsidRPr="007E698C" w:rsidDel="00F52CC1">
          <w:rPr>
            <w:rFonts w:cstheme="minorHAnsi"/>
          </w:rPr>
          <w:t xml:space="preserve"> (</w:t>
        </w:r>
        <w:r w:rsidR="000E2189" w:rsidDel="00F52CC1">
          <w:rPr>
            <w:rFonts w:cstheme="minorHAnsi"/>
          </w:rPr>
          <w:t>8</w:t>
        </w:r>
        <w:r w:rsidR="003F62FF" w:rsidRPr="007E698C" w:rsidDel="00F52CC1">
          <w:rPr>
            <w:rFonts w:cstheme="minorHAnsi"/>
          </w:rPr>
          <w:t xml:space="preserve">) </w:t>
        </w:r>
        <w:r w:rsidR="00017B48" w:rsidRPr="007E698C" w:rsidDel="00F52CC1">
          <w:rPr>
            <w:rFonts w:cstheme="minorHAnsi"/>
          </w:rPr>
          <w:t>were pruned from subsequent analysis</w:t>
        </w:r>
        <w:r w:rsidR="003F62FF" w:rsidRPr="007E698C" w:rsidDel="00F52CC1">
          <w:rPr>
            <w:rFonts w:cstheme="minorHAnsi"/>
          </w:rPr>
          <w:t>.</w:t>
        </w:r>
        <w:r w:rsidR="00017B48" w:rsidRPr="007E698C" w:rsidDel="00F52CC1">
          <w:rPr>
            <w:rFonts w:cstheme="minorHAnsi"/>
          </w:rPr>
          <w:t xml:space="preserve"> “Healthy” samples from Michalovich </w:t>
        </w:r>
        <w:r w:rsidR="00017B48" w:rsidRPr="007E698C" w:rsidDel="00F52CC1">
          <w:rPr>
            <w:rFonts w:cstheme="minorHAnsi"/>
            <w:i/>
            <w:iCs/>
          </w:rPr>
          <w:t>et al.</w:t>
        </w:r>
        <w:r w:rsidR="00017B48" w:rsidRPr="007E698C" w:rsidDel="00F52CC1">
          <w:rPr>
            <w:rFonts w:cstheme="minorHAnsi"/>
          </w:rPr>
          <w:t xml:space="preserve"> (</w:t>
        </w:r>
        <w:r w:rsidR="000E2189" w:rsidDel="00F52CC1">
          <w:rPr>
            <w:rFonts w:cstheme="minorHAnsi"/>
          </w:rPr>
          <w:t>8</w:t>
        </w:r>
        <w:r w:rsidR="00017B48" w:rsidRPr="007E698C" w:rsidDel="00F52CC1">
          <w:rPr>
            <w:rFonts w:cstheme="minorHAnsi"/>
          </w:rPr>
          <w:t xml:space="preserve">) and SARS-CoV-2 viral-enriched samples from Shen </w:t>
        </w:r>
        <w:r w:rsidR="00017B48" w:rsidRPr="007E698C" w:rsidDel="00F52CC1">
          <w:rPr>
            <w:rFonts w:cstheme="minorHAnsi"/>
            <w:i/>
            <w:iCs/>
          </w:rPr>
          <w:t>et al</w:t>
        </w:r>
        <w:r w:rsidR="00017B48" w:rsidRPr="007E698C" w:rsidDel="00F52CC1">
          <w:rPr>
            <w:rFonts w:cstheme="minorHAnsi"/>
          </w:rPr>
          <w:t>. (</w:t>
        </w:r>
        <w:r w:rsidR="008519CD" w:rsidDel="00F52CC1">
          <w:rPr>
            <w:rFonts w:cstheme="minorHAnsi"/>
          </w:rPr>
          <w:t>2</w:t>
        </w:r>
        <w:r w:rsidR="00017B48" w:rsidRPr="007E698C" w:rsidDel="00F52CC1">
          <w:rPr>
            <w:rFonts w:cstheme="minorHAnsi"/>
          </w:rPr>
          <w:t>) (PRJNA605907) were also pruned from subsequent analysis</w:t>
        </w:r>
        <w:r w:rsidR="008C607D" w:rsidRPr="007E698C" w:rsidDel="00F52CC1">
          <w:rPr>
            <w:rFonts w:cstheme="minorHAnsi"/>
          </w:rPr>
          <w:t xml:space="preserve"> (S</w:t>
        </w:r>
        <w:r w:rsidR="00017B48" w:rsidRPr="007E698C" w:rsidDel="00F52CC1">
          <w:rPr>
            <w:rFonts w:cstheme="minorHAnsi"/>
          </w:rPr>
          <w:t xml:space="preserve">uppl. Tables 1-2). </w:t>
        </w:r>
        <w:r w:rsidR="00954BEC" w:rsidRPr="007E698C" w:rsidDel="00F52CC1">
          <w:rPr>
            <w:rFonts w:cstheme="minorHAnsi"/>
          </w:rPr>
          <w:t xml:space="preserve">Whenever negative controls were present, </w:t>
        </w:r>
        <w:r w:rsidR="0072402F" w:rsidRPr="007E698C" w:rsidDel="00F52CC1">
          <w:rPr>
            <w:rFonts w:cstheme="minorHAnsi"/>
          </w:rPr>
          <w:t>the R package decontam (</w:t>
        </w:r>
        <w:r w:rsidR="000E2189" w:rsidDel="00F52CC1">
          <w:rPr>
            <w:rFonts w:cstheme="minorHAnsi"/>
          </w:rPr>
          <w:t>25</w:t>
        </w:r>
        <w:r w:rsidR="0072402F" w:rsidRPr="007E698C" w:rsidDel="00F52CC1">
          <w:rPr>
            <w:rFonts w:cstheme="minorHAnsi"/>
          </w:rPr>
          <w:t xml:space="preserve">) was used </w:t>
        </w:r>
        <w:r w:rsidR="00017B48" w:rsidRPr="007E698C" w:rsidDel="00F52CC1">
          <w:rPr>
            <w:rFonts w:cstheme="minorHAnsi"/>
          </w:rPr>
          <w:t>to identify and remove potential contaminating organisms. After read</w:t>
        </w:r>
        <w:r w:rsidR="00CE68A7" w:rsidRPr="007E698C" w:rsidDel="00F52CC1">
          <w:rPr>
            <w:rFonts w:cstheme="minorHAnsi"/>
          </w:rPr>
          <w:t>-</w:t>
        </w:r>
        <w:r w:rsidR="00017B48" w:rsidRPr="007E698C" w:rsidDel="00F52CC1">
          <w:rPr>
            <w:rFonts w:cstheme="minorHAnsi"/>
          </w:rPr>
          <w:t>filtering and batch</w:t>
        </w:r>
        <w:r w:rsidR="00CE68A7" w:rsidRPr="007E698C" w:rsidDel="00F52CC1">
          <w:rPr>
            <w:rFonts w:cstheme="minorHAnsi"/>
          </w:rPr>
          <w:t>-</w:t>
        </w:r>
        <w:r w:rsidR="00017B48" w:rsidRPr="007E698C" w:rsidDel="00F52CC1">
          <w:rPr>
            <w:rFonts w:cstheme="minorHAnsi"/>
          </w:rPr>
          <w:t xml:space="preserve">effect sample removal, sample cohorts of </w:t>
        </w:r>
        <w:r w:rsidR="00017B48" w:rsidRPr="007E698C" w:rsidDel="00F52CC1">
          <w:rPr>
            <w:rFonts w:cstheme="minorHAnsi"/>
            <w:i/>
            <w:iCs/>
          </w:rPr>
          <w:t>n=</w:t>
        </w:r>
        <w:r w:rsidR="00017B48" w:rsidRPr="007E698C" w:rsidDel="00F52CC1">
          <w:rPr>
            <w:rFonts w:cstheme="minorHAnsi"/>
          </w:rPr>
          <w:t xml:space="preserve">29 uninfected samples from 29 subjects, </w:t>
        </w:r>
        <w:r w:rsidR="00017B48" w:rsidRPr="007E698C" w:rsidDel="00F52CC1">
          <w:rPr>
            <w:rFonts w:cstheme="minorHAnsi"/>
            <w:i/>
            <w:iCs/>
          </w:rPr>
          <w:t>n=</w:t>
        </w:r>
        <w:r w:rsidR="00017B48" w:rsidRPr="007E698C" w:rsidDel="00F52CC1">
          <w:rPr>
            <w:rFonts w:cstheme="minorHAnsi"/>
          </w:rPr>
          <w:t>25 CAP samples from 25 subjects, and</w:t>
        </w:r>
        <w:r w:rsidR="005031BB" w:rsidRPr="007E698C" w:rsidDel="00F52CC1">
          <w:rPr>
            <w:rFonts w:cstheme="minorHAnsi"/>
            <w:i/>
          </w:rPr>
          <w:t xml:space="preserve"> n=</w:t>
        </w:r>
        <w:r w:rsidR="00017B48" w:rsidRPr="007E698C" w:rsidDel="00F52CC1">
          <w:rPr>
            <w:rFonts w:cstheme="minorHAnsi"/>
          </w:rPr>
          <w:t>32 COVID-19 samples from 18 subjects were available for comparison (total</w:t>
        </w:r>
        <w:r w:rsidR="005031BB" w:rsidRPr="007E698C" w:rsidDel="00F52CC1">
          <w:rPr>
            <w:rFonts w:cstheme="minorHAnsi"/>
            <w:i/>
          </w:rPr>
          <w:t xml:space="preserve"> n=</w:t>
        </w:r>
        <w:r w:rsidR="00017B48" w:rsidRPr="007E698C" w:rsidDel="00F52CC1">
          <w:rPr>
            <w:rFonts w:cstheme="minorHAnsi"/>
          </w:rPr>
          <w:t xml:space="preserve">86 BALF samples from </w:t>
        </w:r>
        <w:r w:rsidR="00624ED5" w:rsidRPr="007E698C" w:rsidDel="00F52CC1">
          <w:rPr>
            <w:rFonts w:cstheme="minorHAnsi"/>
            <w:i/>
          </w:rPr>
          <w:t>n=</w:t>
        </w:r>
        <w:r w:rsidR="00017B48" w:rsidRPr="007E698C" w:rsidDel="00F52CC1">
          <w:rPr>
            <w:rFonts w:cstheme="minorHAnsi"/>
          </w:rPr>
          <w:t>72 subjects). Amongst the COVID-19 cohort at the time of the index study publication,</w:t>
        </w:r>
        <w:r w:rsidR="005031BB" w:rsidRPr="007E698C" w:rsidDel="00F52CC1">
          <w:rPr>
            <w:rFonts w:cstheme="minorHAnsi"/>
            <w:i/>
          </w:rPr>
          <w:t xml:space="preserve"> n=</w:t>
        </w:r>
        <w:r w:rsidR="00017B48" w:rsidRPr="007E698C" w:rsidDel="00F52CC1">
          <w:rPr>
            <w:rFonts w:cstheme="minorHAnsi"/>
          </w:rPr>
          <w:t xml:space="preserve">10 samples </w:t>
        </w:r>
        <w:r w:rsidR="00E86342" w:rsidRPr="007E698C" w:rsidDel="00F52CC1">
          <w:rPr>
            <w:rFonts w:cstheme="minorHAnsi"/>
          </w:rPr>
          <w:t xml:space="preserve">were </w:t>
        </w:r>
        <w:r w:rsidR="00017B48" w:rsidRPr="007E698C" w:rsidDel="00F52CC1">
          <w:rPr>
            <w:rFonts w:cstheme="minorHAnsi"/>
          </w:rPr>
          <w:t xml:space="preserve">from 5 </w:t>
        </w:r>
        <w:r w:rsidR="00E86342" w:rsidRPr="007E698C" w:rsidDel="00F52CC1">
          <w:rPr>
            <w:rFonts w:cstheme="minorHAnsi"/>
          </w:rPr>
          <w:t xml:space="preserve">known-deceased </w:t>
        </w:r>
        <w:r w:rsidR="00017B48" w:rsidRPr="007E698C" w:rsidDel="00F52CC1">
          <w:rPr>
            <w:rFonts w:cstheme="minorHAnsi"/>
          </w:rPr>
          <w:t>subjects,</w:t>
        </w:r>
        <w:r w:rsidR="005031BB" w:rsidRPr="007E698C" w:rsidDel="00F52CC1">
          <w:rPr>
            <w:rFonts w:cstheme="minorHAnsi"/>
            <w:i/>
          </w:rPr>
          <w:t xml:space="preserve"> n=</w:t>
        </w:r>
        <w:r w:rsidR="00017B48" w:rsidRPr="007E698C" w:rsidDel="00F52CC1">
          <w:rPr>
            <w:rFonts w:cstheme="minorHAnsi"/>
          </w:rPr>
          <w:t xml:space="preserve">15 samples </w:t>
        </w:r>
        <w:r w:rsidR="00E86342" w:rsidRPr="007E698C" w:rsidDel="00F52CC1">
          <w:rPr>
            <w:rFonts w:cstheme="minorHAnsi"/>
          </w:rPr>
          <w:t xml:space="preserve">were </w:t>
        </w:r>
        <w:r w:rsidR="00017B48" w:rsidRPr="007E698C" w:rsidDel="00F52CC1">
          <w:rPr>
            <w:rFonts w:cstheme="minorHAnsi"/>
          </w:rPr>
          <w:t xml:space="preserve">from 9 </w:t>
        </w:r>
        <w:r w:rsidR="00E86342" w:rsidRPr="007E698C" w:rsidDel="00F52CC1">
          <w:rPr>
            <w:rFonts w:cstheme="minorHAnsi"/>
          </w:rPr>
          <w:t xml:space="preserve">known-survived </w:t>
        </w:r>
        <w:r w:rsidR="00017B48" w:rsidRPr="007E698C" w:rsidDel="00F52CC1">
          <w:rPr>
            <w:rFonts w:cstheme="minorHAnsi"/>
          </w:rPr>
          <w:t>subjects, and</w:t>
        </w:r>
        <w:r w:rsidR="005031BB" w:rsidRPr="007E698C" w:rsidDel="00F52CC1">
          <w:rPr>
            <w:rFonts w:cstheme="minorHAnsi"/>
            <w:i/>
          </w:rPr>
          <w:t xml:space="preserve"> n=</w:t>
        </w:r>
        <w:r w:rsidR="00017B48" w:rsidRPr="007E698C" w:rsidDel="00F52CC1">
          <w:rPr>
            <w:rFonts w:cstheme="minorHAnsi"/>
          </w:rPr>
          <w:t xml:space="preserve">7 from 4 subjects of </w:t>
        </w:r>
        <w:r w:rsidR="00E86342" w:rsidRPr="007E698C" w:rsidDel="00F52CC1">
          <w:rPr>
            <w:rFonts w:cstheme="minorHAnsi"/>
          </w:rPr>
          <w:t xml:space="preserve">the total </w:t>
        </w:r>
        <w:r w:rsidR="00017B48" w:rsidRPr="007E698C" w:rsidDel="00F52CC1">
          <w:rPr>
            <w:rFonts w:cstheme="minorHAnsi"/>
          </w:rPr>
          <w:t xml:space="preserve">32 COVID-19 samples in this meta-analysis </w:t>
        </w:r>
        <w:r w:rsidR="00624ED5" w:rsidRPr="007E698C" w:rsidDel="00F52CC1">
          <w:rPr>
            <w:rFonts w:cstheme="minorHAnsi"/>
          </w:rPr>
          <w:t xml:space="preserve">with </w:t>
        </w:r>
        <w:r w:rsidR="00222A2C" w:rsidRPr="007E698C" w:rsidDel="00F52CC1">
          <w:rPr>
            <w:rFonts w:cstheme="minorHAnsi"/>
          </w:rPr>
          <w:t xml:space="preserve">unknown / </w:t>
        </w:r>
        <w:r w:rsidR="00624ED5" w:rsidRPr="007E698C" w:rsidDel="00F52CC1">
          <w:rPr>
            <w:rFonts w:cstheme="minorHAnsi"/>
          </w:rPr>
          <w:t>un</w:t>
        </w:r>
        <w:r w:rsidR="00017B48" w:rsidRPr="007E698C" w:rsidDel="00F52CC1">
          <w:rPr>
            <w:rFonts w:cstheme="minorHAnsi"/>
          </w:rPr>
          <w:t xml:space="preserve">published </w:t>
        </w:r>
        <w:r w:rsidR="00624ED5" w:rsidRPr="007E698C" w:rsidDel="00F52CC1">
          <w:rPr>
            <w:rFonts w:cstheme="minorHAnsi"/>
          </w:rPr>
          <w:t xml:space="preserve">survival </w:t>
        </w:r>
        <w:r w:rsidR="00017B48" w:rsidRPr="007E698C" w:rsidDel="00F52CC1">
          <w:rPr>
            <w:rFonts w:cstheme="minorHAnsi"/>
          </w:rPr>
          <w:t xml:space="preserve">outcomes. </w:t>
        </w:r>
      </w:moveFrom>
      <w:moveFromRangeEnd w:id="213"/>
      <w:r w:rsidR="00017B48" w:rsidRPr="007E698C">
        <w:rPr>
          <w:rFonts w:cstheme="minorHAnsi"/>
        </w:rPr>
        <w:t>GO term abundances from the remaining subjects</w:t>
      </w:r>
      <w:r w:rsidR="00E86342" w:rsidRPr="007E698C">
        <w:rPr>
          <w:rFonts w:cstheme="minorHAnsi"/>
        </w:rPr>
        <w:t>’</w:t>
      </w:r>
      <w:r w:rsidR="00017B48" w:rsidRPr="007E698C">
        <w:rPr>
          <w:rFonts w:cstheme="minorHAnsi"/>
        </w:rPr>
        <w:t xml:space="preserve"> specimens were </w:t>
      </w:r>
      <w:r w:rsidR="00AE5861" w:rsidRPr="007E698C">
        <w:rPr>
          <w:rFonts w:cstheme="minorHAnsi"/>
        </w:rPr>
        <w:t>compositionally transformed</w:t>
      </w:r>
      <w:r w:rsidR="005031BB" w:rsidRPr="007E698C">
        <w:rPr>
          <w:rFonts w:cstheme="minorHAnsi"/>
        </w:rPr>
        <w:t>, center log ratio (CLR) normalized,</w:t>
      </w:r>
      <w:r w:rsidR="00017B48" w:rsidRPr="007E698C">
        <w:rPr>
          <w:rFonts w:cstheme="minorHAnsi"/>
        </w:rPr>
        <w:t xml:space="preserve"> and </w:t>
      </w:r>
      <w:r w:rsidR="00AE5861" w:rsidRPr="007E698C">
        <w:rPr>
          <w:rFonts w:cstheme="minorHAnsi"/>
        </w:rPr>
        <w:t xml:space="preserve">independently </w:t>
      </w:r>
      <w:r w:rsidR="00017B48" w:rsidRPr="007E698C">
        <w:rPr>
          <w:rFonts w:cstheme="minorHAnsi"/>
        </w:rPr>
        <w:t xml:space="preserve">compared by case type </w:t>
      </w:r>
      <w:r w:rsidR="00AE5861" w:rsidRPr="007E698C">
        <w:rPr>
          <w:rFonts w:cstheme="minorHAnsi"/>
        </w:rPr>
        <w:t xml:space="preserve">(COVID-19 vs CAP and Uninfected) </w:t>
      </w:r>
      <w:r w:rsidR="00017B48" w:rsidRPr="007E698C">
        <w:rPr>
          <w:rFonts w:cstheme="minorHAnsi"/>
        </w:rPr>
        <w:t xml:space="preserve">and </w:t>
      </w:r>
      <w:r w:rsidR="00AE5861" w:rsidRPr="007E698C">
        <w:rPr>
          <w:rFonts w:cstheme="minorHAnsi"/>
        </w:rPr>
        <w:t xml:space="preserve">survival </w:t>
      </w:r>
      <w:r w:rsidR="00017B48" w:rsidRPr="007E698C">
        <w:rPr>
          <w:rFonts w:cstheme="minorHAnsi"/>
        </w:rPr>
        <w:t>outcome (COVID-19 only</w:t>
      </w:r>
      <w:r w:rsidR="00AE5861" w:rsidRPr="007E698C">
        <w:rPr>
          <w:rFonts w:cstheme="minorHAnsi"/>
        </w:rPr>
        <w:t xml:space="preserve"> </w:t>
      </w:r>
      <w:r w:rsidR="00C15619" w:rsidRPr="007E698C">
        <w:rPr>
          <w:rFonts w:cstheme="minorHAnsi"/>
        </w:rPr>
        <w:t>deceased</w:t>
      </w:r>
      <w:r w:rsidR="00AE5861" w:rsidRPr="007E698C">
        <w:rPr>
          <w:rFonts w:cstheme="minorHAnsi"/>
        </w:rPr>
        <w:t xml:space="preserve"> vs survived</w:t>
      </w:r>
      <w:r w:rsidR="00017B48" w:rsidRPr="007E698C">
        <w:rPr>
          <w:rFonts w:cstheme="minorHAnsi"/>
        </w:rPr>
        <w:t>) via MaAsLin2 (</w:t>
      </w:r>
      <w:r w:rsidR="005E5C59">
        <w:rPr>
          <w:rFonts w:cstheme="minorHAnsi"/>
        </w:rPr>
        <w:t>26</w:t>
      </w:r>
      <w:r w:rsidR="004B5920" w:rsidRPr="007E698C">
        <w:rPr>
          <w:rFonts w:cstheme="minorHAnsi"/>
        </w:rPr>
        <w:t xml:space="preserve">) </w:t>
      </w:r>
      <w:r w:rsidR="00AE5861" w:rsidRPr="007E698C">
        <w:rPr>
          <w:rFonts w:cstheme="minorHAnsi"/>
        </w:rPr>
        <w:t>using minimum abundance</w:t>
      </w:r>
      <w:r w:rsidR="00373885" w:rsidRPr="007E698C">
        <w:rPr>
          <w:rFonts w:cstheme="minorHAnsi"/>
        </w:rPr>
        <w:t xml:space="preserve">, </w:t>
      </w:r>
      <w:r w:rsidR="00C15619" w:rsidRPr="007E698C">
        <w:rPr>
          <w:rFonts w:cstheme="minorHAnsi"/>
        </w:rPr>
        <w:t>prevalence</w:t>
      </w:r>
      <w:r w:rsidR="00373885" w:rsidRPr="007E698C">
        <w:rPr>
          <w:rFonts w:cstheme="minorHAnsi"/>
        </w:rPr>
        <w:t xml:space="preserve">, and significance </w:t>
      </w:r>
      <w:r w:rsidR="00AE5861" w:rsidRPr="007E698C">
        <w:rPr>
          <w:rFonts w:cstheme="minorHAnsi"/>
        </w:rPr>
        <w:t>cutoff</w:t>
      </w:r>
      <w:r w:rsidR="00373885" w:rsidRPr="007E698C">
        <w:rPr>
          <w:rFonts w:cstheme="minorHAnsi"/>
        </w:rPr>
        <w:t xml:space="preserve">s </w:t>
      </w:r>
      <w:r w:rsidR="00AE5861" w:rsidRPr="007E698C">
        <w:rPr>
          <w:rFonts w:cstheme="minorHAnsi"/>
        </w:rPr>
        <w:t>of 0.01</w:t>
      </w:r>
      <w:r w:rsidR="00373885" w:rsidRPr="007E698C">
        <w:rPr>
          <w:rFonts w:cstheme="minorHAnsi"/>
        </w:rPr>
        <w:t>,</w:t>
      </w:r>
      <w:r w:rsidR="00AE5861" w:rsidRPr="007E698C">
        <w:rPr>
          <w:rFonts w:cstheme="minorHAnsi"/>
        </w:rPr>
        <w:t xml:space="preserve"> 0.1</w:t>
      </w:r>
      <w:r w:rsidR="002C23FD" w:rsidRPr="007E698C">
        <w:rPr>
          <w:rFonts w:cstheme="minorHAnsi"/>
        </w:rPr>
        <w:t xml:space="preserve">, </w:t>
      </w:r>
      <w:r w:rsidR="00373885" w:rsidRPr="007E698C">
        <w:rPr>
          <w:rFonts w:cstheme="minorHAnsi"/>
        </w:rPr>
        <w:t>and</w:t>
      </w:r>
      <w:r w:rsidR="00017B48" w:rsidRPr="007E698C">
        <w:rPr>
          <w:rFonts w:cstheme="minorHAnsi"/>
        </w:rPr>
        <w:t xml:space="preserve"> q &lt; 0.05</w:t>
      </w:r>
      <w:r w:rsidR="00373885" w:rsidRPr="007E698C">
        <w:rPr>
          <w:rFonts w:cstheme="minorHAnsi"/>
        </w:rPr>
        <w:t xml:space="preserve"> (</w:t>
      </w:r>
      <w:proofErr w:type="spellStart"/>
      <w:r w:rsidR="00017B48" w:rsidRPr="007E698C">
        <w:rPr>
          <w:rFonts w:cstheme="minorHAnsi"/>
        </w:rPr>
        <w:t>Benjamini</w:t>
      </w:r>
      <w:proofErr w:type="spellEnd"/>
      <w:r w:rsidR="00017B48" w:rsidRPr="007E698C">
        <w:rPr>
          <w:rFonts w:cstheme="minorHAnsi"/>
        </w:rPr>
        <w:t>-Hochberg multiple test correction</w:t>
      </w:r>
      <w:r w:rsidR="00373885" w:rsidRPr="007E698C">
        <w:rPr>
          <w:rFonts w:cstheme="minorHAnsi"/>
        </w:rPr>
        <w:t>), respectively</w:t>
      </w:r>
      <w:r w:rsidR="00017B48" w:rsidRPr="007E698C">
        <w:rPr>
          <w:rFonts w:cstheme="minorHAnsi"/>
        </w:rPr>
        <w:t xml:space="preserve"> (</w:t>
      </w:r>
      <w:r w:rsidR="005E5C59">
        <w:rPr>
          <w:rFonts w:cstheme="minorHAnsi"/>
        </w:rPr>
        <w:t>27</w:t>
      </w:r>
      <w:r w:rsidR="00017B48" w:rsidRPr="007E698C">
        <w:rPr>
          <w:rFonts w:cstheme="minorHAnsi"/>
        </w:rPr>
        <w:t>) (</w:t>
      </w:r>
      <w:r w:rsidR="00017B48" w:rsidRPr="007F0FD4">
        <w:rPr>
          <w:rFonts w:cstheme="minorHAnsi"/>
        </w:rPr>
        <w:t>Suppl. Table</w:t>
      </w:r>
      <w:r w:rsidR="007F0FD4" w:rsidRPr="007F0FD4">
        <w:rPr>
          <w:rFonts w:cstheme="minorHAnsi"/>
        </w:rPr>
        <w:t>s</w:t>
      </w:r>
      <w:r w:rsidR="00017B48" w:rsidRPr="007F0FD4">
        <w:rPr>
          <w:rFonts w:cstheme="minorHAnsi"/>
        </w:rPr>
        <w:t xml:space="preserve"> 3</w:t>
      </w:r>
      <w:r w:rsidR="007F0FD4" w:rsidRPr="007F0FD4">
        <w:rPr>
          <w:rFonts w:cstheme="minorHAnsi"/>
        </w:rPr>
        <w:t>-4</w:t>
      </w:r>
      <w:r w:rsidR="00017B48" w:rsidRPr="007F0FD4">
        <w:rPr>
          <w:rFonts w:cstheme="minorHAnsi"/>
        </w:rPr>
        <w:t>).</w:t>
      </w:r>
      <w:r w:rsidR="00373885" w:rsidRPr="007E698C">
        <w:rPr>
          <w:rFonts w:cstheme="minorHAnsi"/>
        </w:rPr>
        <w:t xml:space="preserve"> </w:t>
      </w:r>
      <w:r w:rsidR="00017B48" w:rsidRPr="007E698C">
        <w:rPr>
          <w:rFonts w:cstheme="minorHAnsi"/>
        </w:rPr>
        <w:t xml:space="preserve">Additionally, GO term counts subjected to </w:t>
      </w:r>
      <w:r w:rsidR="00373885" w:rsidRPr="007E698C">
        <w:rPr>
          <w:rFonts w:cstheme="minorHAnsi"/>
        </w:rPr>
        <w:t xml:space="preserve">unsupervised </w:t>
      </w:r>
      <w:r w:rsidR="00BE1718" w:rsidRPr="007E698C">
        <w:rPr>
          <w:rFonts w:cstheme="minorHAnsi"/>
        </w:rPr>
        <w:t xml:space="preserve">clustering </w:t>
      </w:r>
      <w:r w:rsidR="00017B48" w:rsidRPr="007E698C">
        <w:rPr>
          <w:rFonts w:cstheme="minorHAnsi"/>
        </w:rPr>
        <w:t xml:space="preserve">community typing with Dirichlet Multinomial Mixtures </w:t>
      </w:r>
      <w:r w:rsidR="00373885" w:rsidRPr="007E698C">
        <w:rPr>
          <w:rFonts w:cstheme="minorHAnsi"/>
        </w:rPr>
        <w:t xml:space="preserve">(DMM) using square root scaled counts </w:t>
      </w:r>
      <w:r w:rsidR="00017B48" w:rsidRPr="007E698C">
        <w:rPr>
          <w:rFonts w:cstheme="minorHAnsi"/>
        </w:rPr>
        <w:t>(</w:t>
      </w:r>
      <w:r w:rsidR="00CB7997">
        <w:rPr>
          <w:rFonts w:cstheme="minorHAnsi"/>
        </w:rPr>
        <w:t>28</w:t>
      </w:r>
      <w:r w:rsidR="00017B48" w:rsidRPr="007E698C">
        <w:rPr>
          <w:rFonts w:cstheme="minorHAnsi"/>
        </w:rPr>
        <w:t>) (</w:t>
      </w:r>
      <w:r w:rsidR="00017B48" w:rsidRPr="007F0FD4">
        <w:rPr>
          <w:rFonts w:cstheme="minorHAnsi"/>
        </w:rPr>
        <w:t xml:space="preserve">Suppl. Table </w:t>
      </w:r>
      <w:r w:rsidR="007F0FD4" w:rsidRPr="007F0FD4">
        <w:rPr>
          <w:rFonts w:cstheme="minorHAnsi"/>
        </w:rPr>
        <w:t>5</w:t>
      </w:r>
      <w:r w:rsidR="00017B48" w:rsidRPr="007E698C">
        <w:rPr>
          <w:rFonts w:cstheme="minorHAnsi"/>
        </w:rPr>
        <w:t>)</w:t>
      </w:r>
      <w:r w:rsidR="00BE1718" w:rsidRPr="007E698C">
        <w:rPr>
          <w:rFonts w:cstheme="minorHAnsi"/>
        </w:rPr>
        <w:t xml:space="preserve">, followed </w:t>
      </w:r>
      <w:r w:rsidR="00506732" w:rsidRPr="007E698C">
        <w:rPr>
          <w:rFonts w:cstheme="minorHAnsi"/>
        </w:rPr>
        <w:t xml:space="preserve">by </w:t>
      </w:r>
      <w:r w:rsidR="00502236" w:rsidRPr="007E698C">
        <w:rPr>
          <w:rFonts w:cstheme="minorHAnsi"/>
        </w:rPr>
        <w:t>statistical comparison using</w:t>
      </w:r>
      <w:r w:rsidR="00BE1718" w:rsidRPr="007E698C">
        <w:rPr>
          <w:rFonts w:cstheme="minorHAnsi"/>
        </w:rPr>
        <w:t xml:space="preserve"> analysis of variance (ANOVA) </w:t>
      </w:r>
      <w:r w:rsidR="00502236" w:rsidRPr="007E698C">
        <w:rPr>
          <w:rFonts w:cstheme="minorHAnsi"/>
        </w:rPr>
        <w:t>with</w:t>
      </w:r>
      <w:r w:rsidR="00BE1718" w:rsidRPr="007E698C">
        <w:rPr>
          <w:rFonts w:cstheme="minorHAnsi"/>
        </w:rPr>
        <w:t xml:space="preserve"> </w:t>
      </w:r>
      <w:r w:rsidR="00502236" w:rsidRPr="007E698C">
        <w:rPr>
          <w:rFonts w:cstheme="minorHAnsi"/>
        </w:rPr>
        <w:t xml:space="preserve">metadata categories </w:t>
      </w:r>
      <w:r w:rsidR="00BE1718" w:rsidRPr="007E698C">
        <w:rPr>
          <w:rFonts w:cstheme="minorHAnsi"/>
        </w:rPr>
        <w:t xml:space="preserve">case type and </w:t>
      </w:r>
      <w:r w:rsidR="00CC3F48" w:rsidRPr="007E698C">
        <w:rPr>
          <w:rFonts w:cstheme="minorHAnsi"/>
        </w:rPr>
        <w:t>survival outcome</w:t>
      </w:r>
      <w:r w:rsidR="00017B48" w:rsidRPr="007E698C">
        <w:rPr>
          <w:rFonts w:cstheme="minorHAnsi"/>
        </w:rPr>
        <w:t xml:space="preserve">. Statistically significant </w:t>
      </w:r>
      <w:r w:rsidR="00373885" w:rsidRPr="007E698C">
        <w:rPr>
          <w:rFonts w:cstheme="minorHAnsi"/>
        </w:rPr>
        <w:t>G</w:t>
      </w:r>
      <w:r w:rsidR="00CC3F48" w:rsidRPr="007E698C">
        <w:rPr>
          <w:rFonts w:cstheme="minorHAnsi"/>
        </w:rPr>
        <w:t>O</w:t>
      </w:r>
      <w:r w:rsidR="00373885" w:rsidRPr="007E698C">
        <w:rPr>
          <w:rFonts w:cstheme="minorHAnsi"/>
        </w:rPr>
        <w:t xml:space="preserve"> terms results derived from the MaAsLin2 analysis</w:t>
      </w:r>
      <w:r w:rsidR="00017B48" w:rsidRPr="007E698C">
        <w:rPr>
          <w:rFonts w:cstheme="minorHAnsi"/>
        </w:rPr>
        <w:t xml:space="preserve"> were thereafter ordered by parental lineage and visualized alongside consensus DMM clusters and metadata c</w:t>
      </w:r>
      <w:r w:rsidR="00502236" w:rsidRPr="007E698C">
        <w:rPr>
          <w:rFonts w:cstheme="minorHAnsi"/>
        </w:rPr>
        <w:t>ategories</w:t>
      </w:r>
      <w:r w:rsidR="00017B48" w:rsidRPr="007E698C">
        <w:rPr>
          <w:rFonts w:cstheme="minorHAnsi"/>
        </w:rPr>
        <w:t xml:space="preserve"> publication, case</w:t>
      </w:r>
      <w:r w:rsidR="00502236" w:rsidRPr="007E698C">
        <w:rPr>
          <w:rFonts w:cstheme="minorHAnsi"/>
        </w:rPr>
        <w:t xml:space="preserve"> type</w:t>
      </w:r>
      <w:r w:rsidR="00017B48" w:rsidRPr="007E698C">
        <w:rPr>
          <w:rFonts w:cstheme="minorHAnsi"/>
        </w:rPr>
        <w:t xml:space="preserve">, and </w:t>
      </w:r>
      <w:r w:rsidR="00502236" w:rsidRPr="007E698C">
        <w:rPr>
          <w:rFonts w:cstheme="minorHAnsi"/>
        </w:rPr>
        <w:t xml:space="preserve">survival </w:t>
      </w:r>
      <w:r w:rsidR="00017B48" w:rsidRPr="007E698C">
        <w:rPr>
          <w:rFonts w:cstheme="minorHAnsi"/>
        </w:rPr>
        <w:t xml:space="preserve">outcome using the package </w:t>
      </w:r>
      <w:proofErr w:type="spellStart"/>
      <w:r w:rsidR="00017B48" w:rsidRPr="007E698C">
        <w:rPr>
          <w:rFonts w:cstheme="minorHAnsi"/>
        </w:rPr>
        <w:t>pheatmap</w:t>
      </w:r>
      <w:proofErr w:type="spellEnd"/>
      <w:r w:rsidR="00017B48" w:rsidRPr="007E698C">
        <w:rPr>
          <w:rFonts w:cstheme="minorHAnsi"/>
        </w:rPr>
        <w:t xml:space="preserve"> (v1.0.12) (</w:t>
      </w:r>
      <w:r w:rsidR="00CB7997">
        <w:rPr>
          <w:rFonts w:cstheme="minorHAnsi"/>
        </w:rPr>
        <w:t>29</w:t>
      </w:r>
      <w:r w:rsidR="00017B48" w:rsidRPr="007E698C">
        <w:rPr>
          <w:rFonts w:cstheme="minorHAnsi"/>
        </w:rPr>
        <w:t xml:space="preserve">). </w:t>
      </w:r>
      <w:r w:rsidR="00D34656" w:rsidRPr="007E698C">
        <w:rPr>
          <w:rFonts w:cstheme="minorHAnsi"/>
        </w:rPr>
        <w:t xml:space="preserve">Taxonomic differences were compared by case type and survival outcome </w:t>
      </w:r>
      <w:r w:rsidR="00017B48" w:rsidRPr="007E698C">
        <w:rPr>
          <w:rFonts w:cstheme="minorHAnsi"/>
        </w:rPr>
        <w:t>w</w:t>
      </w:r>
      <w:r w:rsidR="00D34656" w:rsidRPr="007E698C">
        <w:rPr>
          <w:rFonts w:cstheme="minorHAnsi"/>
        </w:rPr>
        <w:t xml:space="preserve">ith heat tree </w:t>
      </w:r>
      <w:r w:rsidR="00017B48" w:rsidRPr="007E698C">
        <w:rPr>
          <w:rFonts w:cstheme="minorHAnsi"/>
        </w:rPr>
        <w:t>visualiz</w:t>
      </w:r>
      <w:r w:rsidR="00D34656" w:rsidRPr="007E698C">
        <w:rPr>
          <w:rFonts w:cstheme="minorHAnsi"/>
        </w:rPr>
        <w:t xml:space="preserve">ations </w:t>
      </w:r>
      <w:r w:rsidR="00017B48" w:rsidRPr="007E698C">
        <w:rPr>
          <w:rFonts w:cstheme="minorHAnsi"/>
        </w:rPr>
        <w:t>using</w:t>
      </w:r>
      <w:r w:rsidR="00E86342" w:rsidRPr="007E698C">
        <w:rPr>
          <w:rFonts w:cstheme="minorHAnsi"/>
        </w:rPr>
        <w:t xml:space="preserve"> </w:t>
      </w:r>
      <w:r w:rsidR="00D34656" w:rsidRPr="007E698C">
        <w:rPr>
          <w:rFonts w:cstheme="minorHAnsi"/>
        </w:rPr>
        <w:t xml:space="preserve">log2 median ratio differences using </w:t>
      </w:r>
      <w:proofErr w:type="spellStart"/>
      <w:r w:rsidR="00017B48" w:rsidRPr="007E698C">
        <w:rPr>
          <w:rFonts w:cstheme="minorHAnsi"/>
        </w:rPr>
        <w:t>metacoder</w:t>
      </w:r>
      <w:proofErr w:type="spellEnd"/>
      <w:r w:rsidR="00D34656" w:rsidRPr="007E698C">
        <w:rPr>
          <w:rFonts w:cstheme="minorHAnsi"/>
        </w:rPr>
        <w:t xml:space="preserve"> (v0.34)</w:t>
      </w:r>
      <w:r w:rsidR="00017B48" w:rsidRPr="007E698C">
        <w:rPr>
          <w:rFonts w:cstheme="minorHAnsi"/>
        </w:rPr>
        <w:t xml:space="preserve"> (</w:t>
      </w:r>
      <w:r w:rsidR="00F848D2">
        <w:rPr>
          <w:rFonts w:cstheme="minorHAnsi"/>
        </w:rPr>
        <w:t>30</w:t>
      </w:r>
      <w:r w:rsidR="00017B48" w:rsidRPr="007E698C">
        <w:rPr>
          <w:rFonts w:cstheme="minorHAnsi"/>
        </w:rPr>
        <w:t xml:space="preserve">). </w:t>
      </w:r>
    </w:p>
    <w:p w14:paraId="0717C050" w14:textId="45703D91" w:rsidR="00F52CC1" w:rsidRPr="00F52CC1" w:rsidRDefault="00F52CC1" w:rsidP="00072444">
      <w:pPr>
        <w:pStyle w:val="EndNoteBibliography"/>
        <w:spacing w:after="240" w:line="480" w:lineRule="auto"/>
        <w:jc w:val="both"/>
        <w:rPr>
          <w:ins w:id="215" w:author="Enrico Barrozo" w:date="2022-09-09T12:03:00Z"/>
          <w:rFonts w:asciiTheme="minorHAnsi" w:hAnsiTheme="minorHAnsi" w:cstheme="minorHAnsi"/>
          <w:rPrChange w:id="216" w:author="Enrico Barrozo" w:date="2022-09-09T12:06:00Z">
            <w:rPr>
              <w:ins w:id="217" w:author="Enrico Barrozo" w:date="2022-09-09T12:03:00Z"/>
              <w:rFonts w:cstheme="minorHAnsi"/>
            </w:rPr>
          </w:rPrChange>
        </w:rPr>
      </w:pPr>
      <w:ins w:id="218" w:author="Enrico Barrozo" w:date="2022-09-09T12:06:00Z">
        <w:r>
          <w:rPr>
            <w:rFonts w:cstheme="minorHAnsi"/>
            <w:i/>
            <w:iCs/>
          </w:rPr>
          <w:t xml:space="preserve">Data and code availability. </w:t>
        </w:r>
        <w:r w:rsidRPr="007E698C">
          <w:rPr>
            <w:rFonts w:cstheme="minorHAnsi"/>
          </w:rPr>
          <w:t xml:space="preserve">Overview of the processing workflow as well as all code used in the execution of the processing pipeline, analysis and visualization </w:t>
        </w:r>
        <w:r>
          <w:rPr>
            <w:rFonts w:cstheme="minorHAnsi"/>
          </w:rPr>
          <w:t xml:space="preserve">R </w:t>
        </w:r>
        <w:r w:rsidRPr="007E698C">
          <w:rPr>
            <w:rFonts w:cstheme="minorHAnsi"/>
          </w:rPr>
          <w:t>scripts, and intermediate files have been made publicly available can be found online at the COV-IRT microbial GitHub repository (</w:t>
        </w:r>
        <w:r>
          <w:fldChar w:fldCharType="begin"/>
        </w:r>
        <w:r>
          <w:instrText xml:space="preserve"> HYPERLINK "https://github.com/COV-IRT/microbial" </w:instrText>
        </w:r>
        <w:r>
          <w:fldChar w:fldCharType="separate"/>
        </w:r>
        <w:r w:rsidRPr="007E698C">
          <w:rPr>
            <w:rStyle w:val="Hyperlink"/>
            <w:rFonts w:cstheme="minorHAnsi"/>
          </w:rPr>
          <w:t>https://github.com/COV-IRT/microbial</w:t>
        </w:r>
        <w:r>
          <w:rPr>
            <w:rStyle w:val="Hyperlink"/>
            <w:rFonts w:cstheme="minorHAnsi"/>
          </w:rPr>
          <w:fldChar w:fldCharType="end"/>
        </w:r>
        <w:r w:rsidRPr="007E698C">
          <w:rPr>
            <w:rFonts w:cstheme="minorHAnsi"/>
          </w:rPr>
          <w:t>) and Open Science Framework (OSF) project (</w:t>
        </w:r>
        <w:r>
          <w:fldChar w:fldCharType="begin"/>
        </w:r>
        <w:r>
          <w:instrText xml:space="preserve"> HYPERLINK "https://osf.io/7nrd3/" \h </w:instrText>
        </w:r>
        <w:r>
          <w:fldChar w:fldCharType="separate"/>
        </w:r>
        <w:r w:rsidRPr="007E698C">
          <w:rPr>
            <w:rStyle w:val="Hyperlink"/>
            <w:rFonts w:cstheme="minorHAnsi"/>
          </w:rPr>
          <w:t>https://osf.io/7nrd3/</w:t>
        </w:r>
        <w:r>
          <w:rPr>
            <w:rStyle w:val="Hyperlink"/>
            <w:rFonts w:cstheme="minorHAnsi"/>
          </w:rPr>
          <w:fldChar w:fldCharType="end"/>
        </w:r>
        <w:r w:rsidRPr="007E698C">
          <w:rPr>
            <w:rFonts w:cstheme="minorHAnsi"/>
          </w:rPr>
          <w:t>) websites.</w:t>
        </w:r>
        <w:r>
          <w:rPr>
            <w:rFonts w:cstheme="minorHAnsi"/>
          </w:rPr>
          <w:t xml:space="preserve"> </w:t>
        </w:r>
        <w:r w:rsidRPr="007E698C">
          <w:rPr>
            <w:rFonts w:cstheme="minorHAnsi"/>
          </w:rPr>
          <w:t xml:space="preserve">The </w:t>
        </w:r>
        <w:proofErr w:type="spellStart"/>
        <w:r w:rsidRPr="007E698C">
          <w:rPr>
            <w:rFonts w:cstheme="minorHAnsi"/>
          </w:rPr>
          <w:t>CoV</w:t>
        </w:r>
        <w:proofErr w:type="spellEnd"/>
        <w:r w:rsidRPr="007E698C">
          <w:rPr>
            <w:rFonts w:cstheme="minorHAnsi"/>
          </w:rPr>
          <w:t xml:space="preserve">-IRT-Micro </w:t>
        </w:r>
        <w:proofErr w:type="spellStart"/>
        <w:r w:rsidRPr="007E698C">
          <w:rPr>
            <w:rFonts w:cstheme="minorHAnsi"/>
          </w:rPr>
          <w:t>conda</w:t>
        </w:r>
        <w:proofErr w:type="spellEnd"/>
        <w:r w:rsidRPr="007E698C">
          <w:rPr>
            <w:rFonts w:cstheme="minorHAnsi"/>
          </w:rPr>
          <w:t xml:space="preserve"> package (</w:t>
        </w:r>
        <w:r>
          <w:fldChar w:fldCharType="begin"/>
        </w:r>
        <w:r>
          <w:instrText xml:space="preserve"> HYPERLINK "https://github.com/AstrobioMike/CoV-IRT-Micro" \h </w:instrText>
        </w:r>
        <w:r>
          <w:fldChar w:fldCharType="separate"/>
        </w:r>
        <w:r w:rsidRPr="007E698C">
          <w:rPr>
            <w:rStyle w:val="Hyperlink"/>
            <w:rFonts w:cstheme="minorHAnsi"/>
          </w:rPr>
          <w:t>https://github.com/AstrobioMike/CoV-IRT-Micro</w:t>
        </w:r>
        <w:r>
          <w:rPr>
            <w:rStyle w:val="Hyperlink"/>
            <w:rFonts w:cstheme="minorHAnsi"/>
          </w:rPr>
          <w:fldChar w:fldCharType="end"/>
        </w:r>
        <w:r w:rsidRPr="007E698C">
          <w:rPr>
            <w:rStyle w:val="Hyperlink"/>
            <w:rFonts w:cstheme="minorHAnsi"/>
            <w:color w:val="auto"/>
            <w:u w:val="none"/>
          </w:rPr>
          <w:t xml:space="preserve">), along with programs modified from the </w:t>
        </w:r>
        <w:r w:rsidRPr="007E698C">
          <w:rPr>
            <w:rStyle w:val="Hyperlink"/>
            <w:rFonts w:cstheme="minorHAnsi"/>
            <w:i/>
            <w:iCs/>
            <w:color w:val="auto"/>
            <w:u w:val="none"/>
          </w:rPr>
          <w:t>bit</w:t>
        </w:r>
        <w:r w:rsidRPr="007E698C">
          <w:rPr>
            <w:rStyle w:val="Hyperlink"/>
            <w:rFonts w:cstheme="minorHAnsi"/>
            <w:color w:val="auto"/>
            <w:u w:val="none"/>
          </w:rPr>
          <w:t xml:space="preserve"> package (</w:t>
        </w:r>
        <w:r>
          <w:rPr>
            <w:rStyle w:val="Hyperlink"/>
            <w:rFonts w:cstheme="minorHAnsi"/>
            <w:color w:val="auto"/>
            <w:u w:val="none"/>
          </w:rPr>
          <w:t>22</w:t>
        </w:r>
        <w:r w:rsidRPr="007E698C">
          <w:rPr>
            <w:rStyle w:val="Hyperlink"/>
            <w:rFonts w:cstheme="minorHAnsi"/>
            <w:color w:val="auto"/>
            <w:u w:val="none"/>
          </w:rPr>
          <w:t>)</w:t>
        </w:r>
        <w:r w:rsidRPr="007E698C">
          <w:rPr>
            <w:rFonts w:cstheme="minorHAnsi"/>
          </w:rPr>
          <w:t xml:space="preserve">, was used to propagate parent GO terms, parse </w:t>
        </w:r>
        <w:proofErr w:type="spellStart"/>
        <w:r w:rsidRPr="007E698C">
          <w:rPr>
            <w:rFonts w:cstheme="minorHAnsi"/>
          </w:rPr>
          <w:t>SeqScreen</w:t>
        </w:r>
        <w:proofErr w:type="spellEnd"/>
        <w:r w:rsidRPr="007E698C">
          <w:rPr>
            <w:rFonts w:cstheme="minorHAnsi"/>
          </w:rPr>
          <w:t xml:space="preserve"> outputs by taxonomic domain, and </w:t>
        </w:r>
        <w:r w:rsidRPr="007E698C">
          <w:rPr>
            <w:rFonts w:cstheme="minorHAnsi"/>
          </w:rPr>
          <w:lastRenderedPageBreak/>
          <w:t xml:space="preserve">summarize Kraken2 taxonomic results and </w:t>
        </w:r>
        <w:proofErr w:type="spellStart"/>
        <w:r w:rsidRPr="007E698C">
          <w:rPr>
            <w:rFonts w:cstheme="minorHAnsi"/>
          </w:rPr>
          <w:t>SeqScreen</w:t>
        </w:r>
        <w:proofErr w:type="spellEnd"/>
        <w:r w:rsidRPr="007E698C">
          <w:rPr>
            <w:rFonts w:cstheme="minorHAnsi"/>
          </w:rPr>
          <w:t xml:space="preserve">-reported protein identifiers. </w:t>
        </w:r>
        <w:proofErr w:type="spellStart"/>
        <w:r w:rsidRPr="007E698C">
          <w:rPr>
            <w:rFonts w:cstheme="minorHAnsi"/>
          </w:rPr>
          <w:t>SeqScreen</w:t>
        </w:r>
        <w:proofErr w:type="spellEnd"/>
        <w:r w:rsidRPr="007E698C">
          <w:rPr>
            <w:rFonts w:cstheme="minorHAnsi"/>
          </w:rPr>
          <w:t xml:space="preserve"> matches reads to a reference database of proteins derived from </w:t>
        </w:r>
        <w:proofErr w:type="spellStart"/>
        <w:r w:rsidRPr="007E698C">
          <w:rPr>
            <w:rFonts w:cstheme="minorHAnsi"/>
          </w:rPr>
          <w:t>UniProt</w:t>
        </w:r>
        <w:proofErr w:type="spellEnd"/>
        <w:r w:rsidRPr="007E698C">
          <w:rPr>
            <w:rFonts w:cstheme="minorHAnsi"/>
          </w:rPr>
          <w:t xml:space="preserve">; in cases where we track a specific GO term to its source proteins, we are referring to investigating what the underlying reference proteins to which our reads mapped. Additional information about the commands and versions of the tools used to process raw reads and assign taxonomies and GO terms can be found online on the </w:t>
        </w:r>
        <w:r>
          <w:rPr>
            <w:rFonts w:cstheme="minorHAnsi"/>
          </w:rPr>
          <w:t>O</w:t>
        </w:r>
        <w:r w:rsidRPr="007E698C">
          <w:rPr>
            <w:rFonts w:cstheme="minorHAnsi"/>
          </w:rPr>
          <w:t xml:space="preserve">pen </w:t>
        </w:r>
        <w:r>
          <w:rPr>
            <w:rFonts w:cstheme="minorHAnsi"/>
          </w:rPr>
          <w:t>S</w:t>
        </w:r>
        <w:r w:rsidRPr="007E698C">
          <w:rPr>
            <w:rFonts w:cstheme="minorHAnsi"/>
          </w:rPr>
          <w:t xml:space="preserve">cience </w:t>
        </w:r>
        <w:r>
          <w:rPr>
            <w:rFonts w:cstheme="minorHAnsi"/>
          </w:rPr>
          <w:t>F</w:t>
        </w:r>
        <w:r w:rsidRPr="007E698C">
          <w:rPr>
            <w:rFonts w:cstheme="minorHAnsi"/>
          </w:rPr>
          <w:t>ramework (OSF) project website (</w:t>
        </w:r>
        <w:r>
          <w:fldChar w:fldCharType="begin"/>
        </w:r>
        <w:r>
          <w:instrText xml:space="preserve"> HYPERLINK "https://osf.io/7nrd3/" \h </w:instrText>
        </w:r>
        <w:r>
          <w:fldChar w:fldCharType="separate"/>
        </w:r>
        <w:r w:rsidRPr="007E698C">
          <w:rPr>
            <w:rStyle w:val="Hyperlink"/>
            <w:rFonts w:cstheme="minorHAnsi"/>
          </w:rPr>
          <w:t>https://osf.io/7nrd3/</w:t>
        </w:r>
        <w:r>
          <w:rPr>
            <w:rStyle w:val="Hyperlink"/>
            <w:rFonts w:cstheme="minorHAnsi"/>
          </w:rPr>
          <w:fldChar w:fldCharType="end"/>
        </w:r>
        <w:r w:rsidRPr="007E698C">
          <w:rPr>
            <w:rFonts w:cstheme="minorHAnsi"/>
          </w:rPr>
          <w:t xml:space="preserve">). </w:t>
        </w:r>
      </w:ins>
    </w:p>
    <w:p w14:paraId="5DBDE08D" w14:textId="230E90E4" w:rsidR="00115EC0" w:rsidRPr="007E698C" w:rsidDel="00625FBA" w:rsidRDefault="005F7B03" w:rsidP="00072444">
      <w:pPr>
        <w:pStyle w:val="EndNoteBibliography"/>
        <w:spacing w:after="240" w:line="480" w:lineRule="auto"/>
        <w:jc w:val="both"/>
        <w:rPr>
          <w:del w:id="219" w:author="Enrico Barrozo" w:date="2022-09-09T12:03:00Z"/>
          <w:rFonts w:asciiTheme="minorHAnsi" w:hAnsiTheme="minorHAnsi" w:cstheme="minorHAnsi"/>
        </w:rPr>
      </w:pPr>
      <w:del w:id="220" w:author="Enrico Barrozo" w:date="2022-09-09T12:03:00Z">
        <w:r w:rsidRPr="007E698C" w:rsidDel="00625FBA">
          <w:rPr>
            <w:rFonts w:cstheme="minorHAnsi"/>
          </w:rPr>
          <w:delText xml:space="preserve">Overview of the processing workflow as well as all code used in the execution of the processing pipeline, analysis and visualization </w:delText>
        </w:r>
        <w:r w:rsidR="008D45FE" w:rsidDel="00625FBA">
          <w:rPr>
            <w:rFonts w:cstheme="minorHAnsi"/>
          </w:rPr>
          <w:delText xml:space="preserve">R </w:delText>
        </w:r>
        <w:r w:rsidRPr="007E698C" w:rsidDel="00625FBA">
          <w:rPr>
            <w:rFonts w:cstheme="minorHAnsi"/>
          </w:rPr>
          <w:delText>scripts, and intermediate files</w:delText>
        </w:r>
        <w:r w:rsidR="00017B48" w:rsidRPr="007E698C" w:rsidDel="00625FBA">
          <w:rPr>
            <w:rFonts w:cstheme="minorHAnsi"/>
          </w:rPr>
          <w:delText xml:space="preserve"> </w:delText>
        </w:r>
        <w:r w:rsidRPr="007E698C" w:rsidDel="00625FBA">
          <w:rPr>
            <w:rFonts w:cstheme="minorHAnsi"/>
          </w:rPr>
          <w:delText xml:space="preserve">have been made publicly available </w:delText>
        </w:r>
        <w:r w:rsidR="00017B48" w:rsidRPr="007E698C" w:rsidDel="00625FBA">
          <w:rPr>
            <w:rFonts w:cstheme="minorHAnsi"/>
          </w:rPr>
          <w:delText xml:space="preserve">can be found online </w:delText>
        </w:r>
        <w:r w:rsidRPr="007E698C" w:rsidDel="00625FBA">
          <w:rPr>
            <w:rFonts w:cstheme="minorHAnsi"/>
          </w:rPr>
          <w:delText xml:space="preserve">at the COV-IRT microbial </w:delText>
        </w:r>
        <w:r w:rsidR="00535A0B" w:rsidRPr="007E698C" w:rsidDel="00625FBA">
          <w:rPr>
            <w:rFonts w:cstheme="minorHAnsi"/>
          </w:rPr>
          <w:delText>G</w:delText>
        </w:r>
        <w:r w:rsidRPr="007E698C" w:rsidDel="00625FBA">
          <w:rPr>
            <w:rFonts w:cstheme="minorHAnsi"/>
          </w:rPr>
          <w:delText>it</w:delText>
        </w:r>
        <w:r w:rsidR="00535A0B" w:rsidRPr="007E698C" w:rsidDel="00625FBA">
          <w:rPr>
            <w:rFonts w:cstheme="minorHAnsi"/>
          </w:rPr>
          <w:delText>H</w:delText>
        </w:r>
        <w:r w:rsidRPr="007E698C" w:rsidDel="00625FBA">
          <w:rPr>
            <w:rFonts w:cstheme="minorHAnsi"/>
          </w:rPr>
          <w:delText>ub</w:delText>
        </w:r>
        <w:r w:rsidR="00535A0B" w:rsidRPr="007E698C" w:rsidDel="00625FBA">
          <w:rPr>
            <w:rFonts w:cstheme="minorHAnsi"/>
          </w:rPr>
          <w:delText xml:space="preserve"> repository</w:delText>
        </w:r>
        <w:r w:rsidRPr="007E698C" w:rsidDel="00625FBA">
          <w:rPr>
            <w:rFonts w:cstheme="minorHAnsi"/>
          </w:rPr>
          <w:delText xml:space="preserve"> </w:delText>
        </w:r>
        <w:r w:rsidR="00017B48" w:rsidRPr="007E698C" w:rsidDel="00625FBA">
          <w:rPr>
            <w:rFonts w:cstheme="minorHAnsi"/>
          </w:rPr>
          <w:delText>(</w:delText>
        </w:r>
        <w:r w:rsidDel="00625FBA">
          <w:fldChar w:fldCharType="begin"/>
        </w:r>
        <w:r w:rsidDel="00625FBA">
          <w:delInstrText xml:space="preserve"> HYPERLINK "https://github.com/COV-IRT/microbial" </w:delInstrText>
        </w:r>
        <w:r w:rsidDel="00625FBA">
          <w:fldChar w:fldCharType="separate"/>
        </w:r>
        <w:r w:rsidR="00523EE1" w:rsidRPr="007E698C" w:rsidDel="00625FBA">
          <w:rPr>
            <w:rStyle w:val="Hyperlink"/>
            <w:rFonts w:cstheme="minorHAnsi"/>
          </w:rPr>
          <w:delText>https://github.com/COV-IRT/microbial</w:delText>
        </w:r>
        <w:r w:rsidDel="00625FBA">
          <w:rPr>
            <w:rStyle w:val="Hyperlink"/>
            <w:rFonts w:cstheme="minorHAnsi"/>
          </w:rPr>
          <w:fldChar w:fldCharType="end"/>
        </w:r>
        <w:r w:rsidR="00017B48" w:rsidRPr="007E698C" w:rsidDel="00625FBA">
          <w:rPr>
            <w:rFonts w:cstheme="minorHAnsi"/>
          </w:rPr>
          <w:delText>)</w:delText>
        </w:r>
        <w:r w:rsidR="00523EE1" w:rsidRPr="007E698C" w:rsidDel="00625FBA">
          <w:rPr>
            <w:rFonts w:cstheme="minorHAnsi"/>
          </w:rPr>
          <w:delText xml:space="preserve"> and </w:delText>
        </w:r>
        <w:r w:rsidR="00535A0B" w:rsidRPr="007E698C" w:rsidDel="00625FBA">
          <w:rPr>
            <w:rFonts w:cstheme="minorHAnsi"/>
          </w:rPr>
          <w:delText>O</w:delText>
        </w:r>
        <w:r w:rsidR="00523EE1" w:rsidRPr="007E698C" w:rsidDel="00625FBA">
          <w:rPr>
            <w:rFonts w:cstheme="minorHAnsi"/>
          </w:rPr>
          <w:delText xml:space="preserve">pen </w:delText>
        </w:r>
        <w:r w:rsidR="00535A0B" w:rsidRPr="007E698C" w:rsidDel="00625FBA">
          <w:rPr>
            <w:rFonts w:cstheme="minorHAnsi"/>
          </w:rPr>
          <w:delText>S</w:delText>
        </w:r>
        <w:r w:rsidR="00523EE1" w:rsidRPr="007E698C" w:rsidDel="00625FBA">
          <w:rPr>
            <w:rFonts w:cstheme="minorHAnsi"/>
          </w:rPr>
          <w:delText xml:space="preserve">cience </w:delText>
        </w:r>
        <w:r w:rsidR="00535A0B" w:rsidRPr="007E698C" w:rsidDel="00625FBA">
          <w:rPr>
            <w:rFonts w:cstheme="minorHAnsi"/>
          </w:rPr>
          <w:delText>F</w:delText>
        </w:r>
        <w:r w:rsidR="00523EE1" w:rsidRPr="007E698C" w:rsidDel="00625FBA">
          <w:rPr>
            <w:rFonts w:cstheme="minorHAnsi"/>
          </w:rPr>
          <w:delText>ramework (OSF) project (</w:delText>
        </w:r>
        <w:r w:rsidDel="00625FBA">
          <w:fldChar w:fldCharType="begin"/>
        </w:r>
        <w:r w:rsidDel="00625FBA">
          <w:delInstrText xml:space="preserve"> HYPERLINK "https://osf.io/7nrd3/" \h </w:delInstrText>
        </w:r>
        <w:r w:rsidDel="00625FBA">
          <w:fldChar w:fldCharType="separate"/>
        </w:r>
        <w:r w:rsidR="00523EE1" w:rsidRPr="007E698C" w:rsidDel="00625FBA">
          <w:rPr>
            <w:rStyle w:val="Hyperlink"/>
            <w:rFonts w:cstheme="minorHAnsi"/>
          </w:rPr>
          <w:delText>https://osf.io/7nrd3/</w:delText>
        </w:r>
        <w:r w:rsidDel="00625FBA">
          <w:rPr>
            <w:rStyle w:val="Hyperlink"/>
            <w:rFonts w:cstheme="minorHAnsi"/>
          </w:rPr>
          <w:fldChar w:fldCharType="end"/>
        </w:r>
        <w:r w:rsidR="00523EE1" w:rsidRPr="007E698C" w:rsidDel="00625FBA">
          <w:rPr>
            <w:rFonts w:cstheme="minorHAnsi"/>
          </w:rPr>
          <w:delText>) websites.</w:delText>
        </w:r>
        <w:r w:rsidR="001713FB" w:rsidDel="00625FBA">
          <w:rPr>
            <w:rFonts w:cstheme="minorHAnsi"/>
          </w:rPr>
          <w:delText xml:space="preserve"> </w:delText>
        </w:r>
      </w:del>
    </w:p>
    <w:p w14:paraId="18B10751" w14:textId="77777777" w:rsidR="00C53451" w:rsidRPr="007E698C" w:rsidRDefault="00C53451" w:rsidP="00072444">
      <w:pPr>
        <w:spacing w:line="480" w:lineRule="auto"/>
        <w:jc w:val="both"/>
        <w:rPr>
          <w:rFonts w:cstheme="minorHAnsi"/>
          <w:b/>
          <w:bCs/>
        </w:rPr>
      </w:pPr>
    </w:p>
    <w:p w14:paraId="585C7A28" w14:textId="77777777" w:rsidR="00115EC0" w:rsidRPr="007E698C" w:rsidRDefault="00017B48" w:rsidP="00072444">
      <w:pPr>
        <w:spacing w:line="480" w:lineRule="auto"/>
        <w:jc w:val="both"/>
        <w:rPr>
          <w:rFonts w:cstheme="minorHAnsi"/>
          <w:b/>
          <w:bCs/>
        </w:rPr>
      </w:pPr>
      <w:r w:rsidRPr="007E698C">
        <w:rPr>
          <w:rFonts w:cstheme="minorHAnsi"/>
          <w:b/>
          <w:bCs/>
        </w:rPr>
        <w:t>Results</w:t>
      </w:r>
    </w:p>
    <w:p w14:paraId="6EC730D0" w14:textId="2B472857" w:rsidR="00115EC0" w:rsidRPr="007E698C" w:rsidRDefault="00017B48" w:rsidP="00072444">
      <w:pPr>
        <w:spacing w:line="480" w:lineRule="auto"/>
        <w:jc w:val="both"/>
        <w:rPr>
          <w:rFonts w:cstheme="minorHAnsi"/>
        </w:rPr>
      </w:pPr>
      <w:r w:rsidRPr="007E698C">
        <w:rPr>
          <w:rFonts w:cstheme="minorHAnsi"/>
          <w:i/>
          <w:iCs/>
        </w:rPr>
        <w:t xml:space="preserve">Comparison between </w:t>
      </w:r>
      <w:r w:rsidR="00C53451" w:rsidRPr="007E698C">
        <w:rPr>
          <w:rFonts w:cstheme="minorHAnsi"/>
          <w:i/>
          <w:iCs/>
        </w:rPr>
        <w:t>subject categorical</w:t>
      </w:r>
      <w:r w:rsidRPr="007E698C">
        <w:rPr>
          <w:rFonts w:cstheme="minorHAnsi"/>
          <w:i/>
          <w:iCs/>
        </w:rPr>
        <w:t xml:space="preserve"> </w:t>
      </w:r>
      <w:r w:rsidR="00E86342" w:rsidRPr="007E698C">
        <w:rPr>
          <w:rFonts w:cstheme="minorHAnsi"/>
          <w:i/>
          <w:iCs/>
        </w:rPr>
        <w:t xml:space="preserve">classes </w:t>
      </w:r>
      <w:r w:rsidRPr="007E698C">
        <w:rPr>
          <w:rFonts w:cstheme="minorHAnsi"/>
          <w:i/>
          <w:iCs/>
        </w:rPr>
        <w:t>(i.e., uninfected controls, or patients with Community Acquired Pneumonia (CAP) or COVID-19 disease)</w:t>
      </w:r>
    </w:p>
    <w:p w14:paraId="6AA8850F" w14:textId="356550E2" w:rsidR="00115EC0" w:rsidRPr="007E698C" w:rsidRDefault="00017B48" w:rsidP="00072444">
      <w:pPr>
        <w:spacing w:line="480" w:lineRule="auto"/>
        <w:jc w:val="both"/>
        <w:rPr>
          <w:rFonts w:cstheme="minorHAnsi"/>
        </w:rPr>
      </w:pPr>
      <w:r w:rsidRPr="007E698C">
        <w:rPr>
          <w:rFonts w:cstheme="minorHAnsi"/>
        </w:rPr>
        <w:t xml:space="preserve">After controlling for random effects of publication and patient, results from the MaAsLin2 comparison across </w:t>
      </w:r>
      <w:r w:rsidRPr="007E698C">
        <w:rPr>
          <w:rFonts w:eastAsia="Times New Roman" w:cstheme="minorHAnsi"/>
          <w:color w:val="000000"/>
        </w:rPr>
        <w:t xml:space="preserve">individual subjects were </w:t>
      </w:r>
      <w:r w:rsidR="00F04CDF" w:rsidRPr="007E698C">
        <w:rPr>
          <w:rFonts w:eastAsia="Times New Roman" w:cstheme="minorHAnsi"/>
          <w:color w:val="000000"/>
        </w:rPr>
        <w:t xml:space="preserve">grouped </w:t>
      </w:r>
      <w:r w:rsidRPr="007E698C">
        <w:rPr>
          <w:rFonts w:eastAsia="Times New Roman" w:cstheme="minorHAnsi"/>
          <w:color w:val="000000"/>
        </w:rPr>
        <w:t xml:space="preserve">by one of </w:t>
      </w:r>
      <w:commentRangeStart w:id="221"/>
      <w:r w:rsidRPr="007E698C">
        <w:rPr>
          <w:rFonts w:eastAsia="Times New Roman" w:cstheme="minorHAnsi"/>
          <w:color w:val="000000"/>
        </w:rPr>
        <w:t xml:space="preserve">three </w:t>
      </w:r>
      <w:r w:rsidR="00605BB1" w:rsidRPr="007E698C">
        <w:rPr>
          <w:rFonts w:eastAsia="Times New Roman" w:cstheme="minorHAnsi"/>
          <w:color w:val="000000"/>
        </w:rPr>
        <w:t xml:space="preserve">categorical </w:t>
      </w:r>
      <w:r w:rsidR="00F04CDF" w:rsidRPr="007E698C">
        <w:rPr>
          <w:rFonts w:eastAsia="Times New Roman" w:cstheme="minorHAnsi"/>
          <w:color w:val="000000"/>
        </w:rPr>
        <w:t>classes</w:t>
      </w:r>
      <w:commentRangeEnd w:id="221"/>
      <w:r w:rsidR="00DC608E">
        <w:rPr>
          <w:rStyle w:val="CommentReference"/>
        </w:rPr>
        <w:commentReference w:id="221"/>
      </w:r>
      <w:r w:rsidRPr="007E698C">
        <w:rPr>
          <w:rFonts w:eastAsia="Times New Roman" w:cstheme="minorHAnsi"/>
          <w:color w:val="000000"/>
        </w:rPr>
        <w:t>: 1) uninfected controls</w:t>
      </w:r>
      <w:r w:rsidR="00F04CDF" w:rsidRPr="007E698C">
        <w:rPr>
          <w:rFonts w:eastAsia="Times New Roman" w:cstheme="minorHAnsi"/>
          <w:color w:val="000000"/>
        </w:rPr>
        <w:t xml:space="preserve">; </w:t>
      </w:r>
      <w:r w:rsidRPr="007E698C">
        <w:rPr>
          <w:rFonts w:eastAsia="Times New Roman" w:cstheme="minorHAnsi"/>
          <w:color w:val="000000"/>
        </w:rPr>
        <w:t>2) CAP patients</w:t>
      </w:r>
      <w:r w:rsidR="00F04CDF" w:rsidRPr="007E698C">
        <w:rPr>
          <w:rFonts w:eastAsia="Times New Roman" w:cstheme="minorHAnsi"/>
          <w:color w:val="000000"/>
        </w:rPr>
        <w:t xml:space="preserve">; </w:t>
      </w:r>
      <w:r w:rsidRPr="007E698C">
        <w:rPr>
          <w:rFonts w:eastAsia="Times New Roman" w:cstheme="minorHAnsi"/>
          <w:color w:val="000000"/>
        </w:rPr>
        <w:t>or 3) COVID-19 patients with moderate to severe disease, including death (Table 1)</w:t>
      </w:r>
      <w:r w:rsidR="00F04CDF" w:rsidRPr="007E698C">
        <w:rPr>
          <w:rFonts w:eastAsia="Times New Roman" w:cstheme="minorHAnsi"/>
          <w:color w:val="000000"/>
        </w:rPr>
        <w:t>. This</w:t>
      </w:r>
      <w:r w:rsidRPr="007E698C">
        <w:rPr>
          <w:rFonts w:eastAsia="Times New Roman" w:cstheme="minorHAnsi"/>
          <w:color w:val="000000"/>
        </w:rPr>
        <w:t xml:space="preserve"> </w:t>
      </w:r>
      <w:r w:rsidRPr="007E698C">
        <w:rPr>
          <w:rFonts w:cstheme="minorHAnsi"/>
        </w:rPr>
        <w:t xml:space="preserve">revealed </w:t>
      </w:r>
      <w:bookmarkStart w:id="222" w:name="_Hlk90289000"/>
      <w:r w:rsidRPr="007E698C">
        <w:rPr>
          <w:rFonts w:cstheme="minorHAnsi"/>
        </w:rPr>
        <w:t xml:space="preserve">35 out of 13,534 GO terms </w:t>
      </w:r>
      <w:r w:rsidR="00F04CDF" w:rsidRPr="007E698C">
        <w:rPr>
          <w:rFonts w:cstheme="minorHAnsi"/>
        </w:rPr>
        <w:t xml:space="preserve">were </w:t>
      </w:r>
      <w:r w:rsidRPr="007E698C">
        <w:rPr>
          <w:rFonts w:cstheme="minorHAnsi"/>
        </w:rPr>
        <w:t xml:space="preserve">associated with patients with COVID-19 when compared to patients with CAP or uninfected control subjects </w:t>
      </w:r>
      <w:bookmarkEnd w:id="222"/>
      <w:r w:rsidRPr="007E698C">
        <w:rPr>
          <w:rFonts w:cstheme="minorHAnsi"/>
        </w:rPr>
        <w:t>(</w:t>
      </w:r>
      <w:r w:rsidR="004B5920" w:rsidRPr="007E698C">
        <w:rPr>
          <w:rFonts w:cstheme="minorHAnsi"/>
        </w:rPr>
        <w:t xml:space="preserve">Figure 1, </w:t>
      </w:r>
      <w:r w:rsidRPr="007E698C">
        <w:rPr>
          <w:rFonts w:cstheme="minorHAnsi"/>
        </w:rPr>
        <w:fldChar w:fldCharType="begin"/>
      </w:r>
      <w:r w:rsidRPr="007E698C">
        <w:rPr>
          <w:rFonts w:cs="Calibri"/>
        </w:rPr>
        <w:instrText>REF _Ref78896827 \h</w:instrText>
      </w:r>
      <w:r w:rsidR="008C607D" w:rsidRPr="007E698C">
        <w:rPr>
          <w:rFonts w:cstheme="minorHAnsi"/>
        </w:rPr>
        <w:instrText xml:space="preserve"> \* MERGEFORMAT </w:instrText>
      </w:r>
      <w:r w:rsidRPr="007E698C">
        <w:rPr>
          <w:rFonts w:cstheme="minorHAnsi"/>
        </w:rPr>
      </w:r>
      <w:r w:rsidRPr="007E698C">
        <w:rPr>
          <w:rFonts w:cs="Calibri"/>
        </w:rPr>
        <w:fldChar w:fldCharType="separate"/>
      </w:r>
      <w:r w:rsidR="00FE117F" w:rsidRPr="007E698C">
        <w:rPr>
          <w:rFonts w:cs="Calibri"/>
        </w:rPr>
        <w:t>Table 2</w:t>
      </w:r>
      <w:r w:rsidRPr="007E698C">
        <w:rPr>
          <w:rFonts w:cs="Calibri"/>
        </w:rPr>
        <w:fldChar w:fldCharType="end"/>
      </w:r>
      <w:r w:rsidRPr="007E698C">
        <w:rPr>
          <w:rFonts w:cstheme="minorHAnsi"/>
        </w:rPr>
        <w:t xml:space="preserve">, </w:t>
      </w:r>
      <w:r w:rsidRPr="007E698C">
        <w:rPr>
          <w:rFonts w:cstheme="minorHAnsi"/>
        </w:rPr>
        <w:fldChar w:fldCharType="begin"/>
      </w:r>
      <w:r w:rsidRPr="007E698C">
        <w:rPr>
          <w:rFonts w:cs="Calibri"/>
        </w:rPr>
        <w:instrText>REF _Ref79070470 \h</w:instrText>
      </w:r>
      <w:r w:rsidR="008C607D" w:rsidRPr="007E698C">
        <w:rPr>
          <w:rFonts w:cstheme="minorHAnsi"/>
        </w:rPr>
        <w:instrText xml:space="preserve"> \* MERGEFORMAT </w:instrText>
      </w:r>
      <w:r w:rsidRPr="007E698C">
        <w:rPr>
          <w:rFonts w:cstheme="minorHAnsi"/>
        </w:rPr>
      </w:r>
      <w:r w:rsidRPr="007E698C">
        <w:rPr>
          <w:rFonts w:cs="Calibri"/>
        </w:rPr>
        <w:fldChar w:fldCharType="separate"/>
      </w:r>
      <w:r w:rsidR="00FE117F" w:rsidRPr="007E698C">
        <w:rPr>
          <w:rFonts w:cs="Calibri"/>
        </w:rPr>
        <w:t>Table 3</w:t>
      </w:r>
      <w:r w:rsidRPr="007E698C">
        <w:rPr>
          <w:rFonts w:cs="Calibri"/>
        </w:rPr>
        <w:fldChar w:fldCharType="end"/>
      </w:r>
      <w:r w:rsidRPr="007E698C">
        <w:rPr>
          <w:rFonts w:cstheme="minorHAnsi"/>
        </w:rPr>
        <w:t xml:space="preserve">). Significant GO terms were </w:t>
      </w:r>
      <w:bookmarkStart w:id="223" w:name="_Hlk90289049"/>
      <w:r w:rsidRPr="007E698C">
        <w:rPr>
          <w:rFonts w:cstheme="minorHAnsi"/>
        </w:rPr>
        <w:t>grouped under seven parental GO terms (depth=1), including catalytic activity [GO:0003824], binding [GO.0005488], metabolic process [GO:0008152], cellular process [GO:0009987], biological regulation [GO:0065007], viral process [GO:0016032], and interspecies interaction between organis</w:t>
      </w:r>
      <w:r w:rsidRPr="00826F33">
        <w:rPr>
          <w:rFonts w:cstheme="minorHAnsi"/>
        </w:rPr>
        <w:t>ms [GO:0044419</w:t>
      </w:r>
      <w:bookmarkEnd w:id="223"/>
      <w:r w:rsidRPr="00826F33">
        <w:rPr>
          <w:rFonts w:cstheme="minorHAnsi"/>
        </w:rPr>
        <w:t>] (</w:t>
      </w:r>
      <w:r w:rsidR="00776D57" w:rsidRPr="00826F33">
        <w:rPr>
          <w:rFonts w:cstheme="minorHAnsi"/>
        </w:rPr>
        <w:t xml:space="preserve">Figure 1, </w:t>
      </w:r>
      <w:r w:rsidRPr="00826F33">
        <w:rPr>
          <w:rFonts w:cstheme="minorHAnsi"/>
        </w:rPr>
        <w:t>Suppl. Table 3).</w:t>
      </w:r>
    </w:p>
    <w:p w14:paraId="74219568" w14:textId="77777777" w:rsidR="00E76084" w:rsidRPr="007E698C" w:rsidRDefault="00E76084">
      <w:pPr>
        <w:spacing w:after="0" w:line="240" w:lineRule="auto"/>
        <w:rPr>
          <w:rFonts w:cstheme="minorHAnsi"/>
        </w:rPr>
      </w:pPr>
      <w:r w:rsidRPr="007E698C">
        <w:rPr>
          <w:rFonts w:cstheme="minorHAnsi"/>
        </w:rPr>
        <w:br w:type="page"/>
      </w:r>
    </w:p>
    <w:p w14:paraId="5563E92D" w14:textId="77777777" w:rsidR="003B0A34" w:rsidRPr="007E698C" w:rsidRDefault="003B0A34" w:rsidP="00072444">
      <w:pPr>
        <w:spacing w:line="480" w:lineRule="auto"/>
        <w:jc w:val="both"/>
        <w:rPr>
          <w:rFonts w:cstheme="minorHAnsi"/>
        </w:rPr>
        <w:sectPr w:rsidR="003B0A34" w:rsidRPr="007E698C" w:rsidSect="002A5BAE">
          <w:pgSz w:w="12240" w:h="15840"/>
          <w:pgMar w:top="1440" w:right="1440" w:bottom="1440" w:left="1440" w:header="0" w:footer="0" w:gutter="0"/>
          <w:lnNumType w:countBy="1" w:distance="283" w:restart="continuous"/>
          <w:cols w:space="720"/>
          <w:formProt w:val="0"/>
          <w:docGrid w:linePitch="360" w:charSpace="4096"/>
        </w:sectPr>
      </w:pPr>
    </w:p>
    <w:p w14:paraId="74F543C7" w14:textId="3A586CB8" w:rsidR="003B0A34" w:rsidRPr="007E698C" w:rsidRDefault="001444D0" w:rsidP="00285B47">
      <w:pPr>
        <w:spacing w:line="480" w:lineRule="auto"/>
        <w:jc w:val="both"/>
        <w:rPr>
          <w:rFonts w:cstheme="minorHAnsi"/>
        </w:rPr>
        <w:sectPr w:rsidR="003B0A34" w:rsidRPr="007E698C" w:rsidSect="003B0A34">
          <w:pgSz w:w="15840" w:h="12240" w:orient="landscape"/>
          <w:pgMar w:top="1440" w:right="1440" w:bottom="1440" w:left="1440" w:header="0" w:footer="0" w:gutter="0"/>
          <w:lnNumType w:countBy="1" w:distance="288" w:restart="continuous"/>
          <w:cols w:space="720"/>
          <w:formProt w:val="0"/>
          <w:docGrid w:linePitch="360" w:charSpace="4096"/>
        </w:sectPr>
      </w:pPr>
      <w:r w:rsidRPr="007E698C">
        <w:rPr>
          <w:rFonts w:cstheme="minorHAnsi"/>
          <w:noProof/>
        </w:rPr>
        <w:lastRenderedPageBreak/>
        <w:drawing>
          <wp:anchor distT="0" distB="0" distL="114300" distR="114300" simplePos="0" relativeHeight="251659264" behindDoc="0" locked="0" layoutInCell="0" allowOverlap="1" wp14:anchorId="5CCD98C0" wp14:editId="28485344">
            <wp:simplePos x="0" y="0"/>
            <wp:positionH relativeFrom="page">
              <wp:posOffset>107950</wp:posOffset>
            </wp:positionH>
            <wp:positionV relativeFrom="margin">
              <wp:posOffset>-977</wp:posOffset>
            </wp:positionV>
            <wp:extent cx="9693275" cy="4894580"/>
            <wp:effectExtent l="0" t="0" r="3175" b="1270"/>
            <wp:wrapTopAndBottom/>
            <wp:docPr id="2"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hart&#10;&#10;Description automatically generated"/>
                    <pic:cNvPicPr>
                      <a:picLocks noChangeAspect="1" noChangeArrowheads="1"/>
                    </pic:cNvPicPr>
                  </pic:nvPicPr>
                  <pic:blipFill>
                    <a:blip r:embed="rId18"/>
                    <a:stretch>
                      <a:fillRect/>
                    </a:stretch>
                  </pic:blipFill>
                  <pic:spPr bwMode="auto">
                    <a:xfrm>
                      <a:off x="0" y="0"/>
                      <a:ext cx="9693275" cy="4894580"/>
                    </a:xfrm>
                    <a:prstGeom prst="rect">
                      <a:avLst/>
                    </a:prstGeom>
                  </pic:spPr>
                </pic:pic>
              </a:graphicData>
            </a:graphic>
          </wp:anchor>
        </w:drawing>
      </w:r>
      <w:r w:rsidRPr="007E698C">
        <w:rPr>
          <w:rFonts w:cstheme="minorHAnsi"/>
          <w:noProof/>
        </w:rPr>
        <mc:AlternateContent>
          <mc:Choice Requires="wps">
            <w:drawing>
              <wp:anchor distT="0" distB="0" distL="114300" distR="113665" simplePos="0" relativeHeight="251661312" behindDoc="0" locked="0" layoutInCell="0" allowOverlap="1" wp14:anchorId="7BB4CC19" wp14:editId="5F13E3B1">
                <wp:simplePos x="0" y="0"/>
                <wp:positionH relativeFrom="margin">
                  <wp:align>left</wp:align>
                </wp:positionH>
                <wp:positionV relativeFrom="paragraph">
                  <wp:posOffset>5064516</wp:posOffset>
                </wp:positionV>
                <wp:extent cx="7782560" cy="1066165"/>
                <wp:effectExtent l="0" t="0" r="8890" b="5080"/>
                <wp:wrapTopAndBottom/>
                <wp:docPr id="13" name="Text Box 13"/>
                <wp:cNvGraphicFramePr/>
                <a:graphic xmlns:a="http://schemas.openxmlformats.org/drawingml/2006/main">
                  <a:graphicData uri="http://schemas.microsoft.com/office/word/2010/wordprocessingShape">
                    <wps:wsp>
                      <wps:cNvSpPr/>
                      <wps:spPr>
                        <a:xfrm>
                          <a:off x="0" y="0"/>
                          <a:ext cx="7782560" cy="106616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2E72CE4D" w14:textId="77777777" w:rsidR="001444D0" w:rsidRPr="004E359E" w:rsidRDefault="001444D0" w:rsidP="00CF6FE8">
                            <w:pPr>
                              <w:pStyle w:val="Caption"/>
                            </w:pPr>
                            <w:r>
                              <w:t xml:space="preserve">Figure </w:t>
                            </w:r>
                            <w:r>
                              <w:fldChar w:fldCharType="begin"/>
                            </w:r>
                            <w:r>
                              <w:instrText>SEQ Figure \* ARABIC</w:instrText>
                            </w:r>
                            <w:r>
                              <w:fldChar w:fldCharType="separate"/>
                            </w:r>
                            <w:r>
                              <w:rPr>
                                <w:noProof/>
                              </w:rPr>
                              <w:t>1</w:t>
                            </w:r>
                            <w:r>
                              <w:fldChar w:fldCharType="end"/>
                            </w:r>
                            <w:r>
                              <w:t xml:space="preserve">. </w:t>
                            </w:r>
                            <w:r w:rsidRPr="004E359E">
                              <w:t xml:space="preserve">Heatmap with Notable Microbially-Derived Gene Ontology Functional Annotations Associated with COVID-19 (n=32), as Compared to Community Acquired Pneumonia (n=29) &amp; Uninfected (n=25) Cohorts. </w:t>
                            </w:r>
                            <w:r w:rsidRPr="00F87C10">
                              <w:rPr>
                                <w:bCs/>
                              </w:rPr>
                              <w:t xml:space="preserve">Rows are sorted by parental GO terms (depth=1), and columns are clustered by Euclidean distance using ward D2 clustering. Comparisons were conducted using MaAsLin2, controlling for publication and patient ID with </w:t>
                            </w:r>
                            <w:proofErr w:type="spellStart"/>
                            <w:r w:rsidRPr="00F87C10">
                              <w:rPr>
                                <w:bCs/>
                              </w:rPr>
                              <w:t>Benjamini</w:t>
                            </w:r>
                            <w:proofErr w:type="spellEnd"/>
                            <w:r w:rsidRPr="00F87C10">
                              <w:rPr>
                                <w:bCs/>
                              </w:rPr>
                              <w:t xml:space="preserve"> Hochberg multiple test comparison (q&lt;0.05).</w:t>
                            </w:r>
                          </w:p>
                        </w:txbxContent>
                      </wps:txbx>
                      <wps:bodyPr lIns="0" tIns="0" rIns="0" bIns="0">
                        <a:spAutoFit/>
                      </wps:bodyPr>
                    </wps:wsp>
                  </a:graphicData>
                </a:graphic>
              </wp:anchor>
            </w:drawing>
          </mc:Choice>
          <mc:Fallback>
            <w:pict>
              <v:rect w14:anchorId="7BB4CC19" id="Text Box 13" o:spid="_x0000_s1026" style="position:absolute;left:0;text-align:left;margin-left:0;margin-top:398.8pt;width:612.8pt;height:83.95pt;z-index:251661312;visibility:visible;mso-wrap-style:square;mso-wrap-distance-left:9pt;mso-wrap-distance-top:0;mso-wrap-distance-right:8.95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" o:allowincell="f" stroked="f" strokeweight="0">
                <v:textbox style="mso-fit-shape-to-text:t" inset="0,0,0,0">
                  <w:txbxContent>
                    <w:p w14:paraId="2E72CE4D" w14:textId="77777777" w:rsidR="001444D0" w:rsidRPr="004E359E" w:rsidRDefault="001444D0" w:rsidP="00CF6FE8">
                      <w:pPr>
                        <w:pStyle w:val="Caption"/>
                      </w:pPr>
                      <w:r>
                        <w:t xml:space="preserve">Figure </w:t>
                      </w:r>
                      <w:r>
                        <w:fldChar w:fldCharType="begin"/>
                      </w:r>
                      <w:r>
                        <w:instrText>SEQ Figure \* ARABIC</w:instrText>
                      </w:r>
                      <w:r>
                        <w:fldChar w:fldCharType="separate"/>
                      </w:r>
                      <w:r>
                        <w:rPr>
                          <w:noProof/>
                        </w:rPr>
                        <w:t>1</w:t>
                      </w:r>
                      <w:r>
                        <w:fldChar w:fldCharType="end"/>
                      </w:r>
                      <w:r>
                        <w:t xml:space="preserve">. </w:t>
                      </w:r>
                      <w:r w:rsidRPr="004E359E">
                        <w:t xml:space="preserve">Heatmap with Notable Microbially-Derived Gene Ontology Functional Annotations Associated with COVID-19 (n=32), as Compared to Community Acquired Pneumonia (n=29) &amp; Uninfected (n=25) Cohorts. </w:t>
                      </w:r>
                      <w:r w:rsidRPr="00F87C10">
                        <w:rPr>
                          <w:bCs/>
                        </w:rPr>
                        <w:t xml:space="preserve">Rows are sorted by parental GO terms (depth=1), and columns are clustered by Euclidean distance using ward D2 clustering. Comparisons were conducted using MaAsLin2, controlling for publication and patient ID with </w:t>
                      </w:r>
                      <w:proofErr w:type="spellStart"/>
                      <w:r w:rsidRPr="00F87C10">
                        <w:rPr>
                          <w:bCs/>
                        </w:rPr>
                        <w:t>Benjamini</w:t>
                      </w:r>
                      <w:proofErr w:type="spellEnd"/>
                      <w:r w:rsidRPr="00F87C10">
                        <w:rPr>
                          <w:bCs/>
                        </w:rPr>
                        <w:t xml:space="preserve"> Hochberg multiple test comparison (q&lt;0.05).</w:t>
                      </w:r>
                    </w:p>
                  </w:txbxContent>
                </v:textbox>
                <w10:wrap type="topAndBottom" anchorx="margin"/>
              </v:rect>
            </w:pict>
          </mc:Fallback>
        </mc:AlternateContent>
      </w:r>
    </w:p>
    <w:p w14:paraId="3F804ED3" w14:textId="77777777" w:rsidR="00285B47" w:rsidRPr="007E698C" w:rsidRDefault="00285B47" w:rsidP="00CF6FE8">
      <w:pPr>
        <w:pStyle w:val="Caption"/>
      </w:pPr>
      <w:r w:rsidRPr="007E698C">
        <w:lastRenderedPageBreak/>
        <w:t xml:space="preserve">Table </w:t>
      </w:r>
      <w:r w:rsidRPr="007E698C">
        <w:fldChar w:fldCharType="begin"/>
      </w:r>
      <w:r w:rsidRPr="007E698C">
        <w:instrText>SEQ Table \* ARABIC</w:instrText>
      </w:r>
      <w:r w:rsidRPr="007E698C">
        <w:fldChar w:fldCharType="separate"/>
      </w:r>
      <w:r w:rsidRPr="007E698C">
        <w:rPr>
          <w:noProof/>
        </w:rPr>
        <w:t>2</w:t>
      </w:r>
      <w:r w:rsidRPr="007E698C">
        <w:fldChar w:fldCharType="end"/>
      </w:r>
      <w:r w:rsidRPr="007E698C">
        <w:t xml:space="preserve">. MaAsLin2-Derived Significant Gene Ontologies Associated with COVID-19 (n=32) when Compared to the Community Acquired Pneumonia (n=25) Cohort. </w:t>
      </w:r>
      <w:r w:rsidRPr="007E698C">
        <w:rPr>
          <w:bCs/>
        </w:rPr>
        <w:t xml:space="preserve">Comparisons were conducted using compositional transformed and CLR normalized count matrices, controlled for the random effects of publication and patient, and adjusted for multiple test comparisons using the </w:t>
      </w:r>
      <w:proofErr w:type="spellStart"/>
      <w:r w:rsidRPr="007E698C">
        <w:rPr>
          <w:bCs/>
        </w:rPr>
        <w:t>Benajmini</w:t>
      </w:r>
      <w:proofErr w:type="spellEnd"/>
      <w:r w:rsidRPr="007E698C">
        <w:rPr>
          <w:bCs/>
        </w:rPr>
        <w:t xml:space="preserve"> Hochberg correction method.</w:t>
      </w:r>
    </w:p>
    <w:tbl>
      <w:tblPr>
        <w:tblW w:w="5000" w:type="pct"/>
        <w:tblLayout w:type="fixed"/>
        <w:tblLook w:val="04A0" w:firstRow="1" w:lastRow="0" w:firstColumn="1" w:lastColumn="0" w:noHBand="0" w:noVBand="1"/>
      </w:tblPr>
      <w:tblGrid>
        <w:gridCol w:w="4410"/>
        <w:gridCol w:w="1260"/>
        <w:gridCol w:w="2714"/>
        <w:gridCol w:w="839"/>
        <w:gridCol w:w="722"/>
        <w:gridCol w:w="788"/>
        <w:gridCol w:w="787"/>
        <w:gridCol w:w="722"/>
        <w:gridCol w:w="718"/>
      </w:tblGrid>
      <w:tr w:rsidR="00285B47" w:rsidRPr="007E698C" w14:paraId="0ABB1674" w14:textId="77777777" w:rsidTr="007E2E81">
        <w:trPr>
          <w:trHeight w:val="144"/>
        </w:trPr>
        <w:tc>
          <w:tcPr>
            <w:tcW w:w="4410" w:type="dxa"/>
            <w:tcBorders>
              <w:bottom w:val="single" w:sz="4" w:space="0" w:color="000000"/>
            </w:tcBorders>
            <w:shd w:val="clear" w:color="auto" w:fill="auto"/>
            <w:vAlign w:val="center"/>
          </w:tcPr>
          <w:p w14:paraId="385CC919"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feature</w:t>
            </w:r>
          </w:p>
        </w:tc>
        <w:tc>
          <w:tcPr>
            <w:tcW w:w="1260" w:type="dxa"/>
            <w:tcBorders>
              <w:bottom w:val="single" w:sz="4" w:space="0" w:color="000000"/>
            </w:tcBorders>
            <w:shd w:val="clear" w:color="auto" w:fill="auto"/>
            <w:vAlign w:val="center"/>
          </w:tcPr>
          <w:p w14:paraId="5A9B92C1"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namespace</w:t>
            </w:r>
          </w:p>
        </w:tc>
        <w:tc>
          <w:tcPr>
            <w:tcW w:w="2714" w:type="dxa"/>
            <w:tcBorders>
              <w:bottom w:val="single" w:sz="4" w:space="0" w:color="000000"/>
            </w:tcBorders>
            <w:shd w:val="clear" w:color="auto" w:fill="auto"/>
            <w:vAlign w:val="center"/>
          </w:tcPr>
          <w:p w14:paraId="1D59EBA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value (vs COVID-19)</w:t>
            </w:r>
          </w:p>
        </w:tc>
        <w:tc>
          <w:tcPr>
            <w:tcW w:w="839" w:type="dxa"/>
            <w:tcBorders>
              <w:bottom w:val="single" w:sz="4" w:space="0" w:color="000000"/>
            </w:tcBorders>
            <w:shd w:val="clear" w:color="auto" w:fill="auto"/>
            <w:vAlign w:val="center"/>
          </w:tcPr>
          <w:p w14:paraId="1DB32577" w14:textId="77777777" w:rsidR="00285B47" w:rsidRPr="007E698C" w:rsidRDefault="00285B47"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coef</w:t>
            </w:r>
            <w:proofErr w:type="spellEnd"/>
          </w:p>
        </w:tc>
        <w:tc>
          <w:tcPr>
            <w:tcW w:w="722" w:type="dxa"/>
            <w:tcBorders>
              <w:bottom w:val="single" w:sz="4" w:space="0" w:color="000000"/>
            </w:tcBorders>
            <w:shd w:val="clear" w:color="auto" w:fill="auto"/>
            <w:vAlign w:val="center"/>
          </w:tcPr>
          <w:p w14:paraId="7CB102F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stderr</w:t>
            </w:r>
          </w:p>
        </w:tc>
        <w:tc>
          <w:tcPr>
            <w:tcW w:w="788" w:type="dxa"/>
            <w:tcBorders>
              <w:bottom w:val="single" w:sz="4" w:space="0" w:color="000000"/>
            </w:tcBorders>
            <w:shd w:val="clear" w:color="auto" w:fill="auto"/>
            <w:vAlign w:val="center"/>
          </w:tcPr>
          <w:p w14:paraId="2DCCD66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w:t>
            </w:r>
          </w:p>
        </w:tc>
        <w:tc>
          <w:tcPr>
            <w:tcW w:w="787" w:type="dxa"/>
            <w:tcBorders>
              <w:bottom w:val="single" w:sz="4" w:space="0" w:color="000000"/>
            </w:tcBorders>
            <w:shd w:val="clear" w:color="auto" w:fill="auto"/>
            <w:vAlign w:val="center"/>
          </w:tcPr>
          <w:p w14:paraId="2649879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N.not.0</w:t>
            </w:r>
          </w:p>
        </w:tc>
        <w:tc>
          <w:tcPr>
            <w:tcW w:w="722" w:type="dxa"/>
            <w:tcBorders>
              <w:bottom w:val="single" w:sz="4" w:space="0" w:color="000000"/>
            </w:tcBorders>
            <w:shd w:val="clear" w:color="auto" w:fill="auto"/>
            <w:vAlign w:val="center"/>
          </w:tcPr>
          <w:p w14:paraId="6DE31D04" w14:textId="77777777" w:rsidR="00285B47" w:rsidRPr="007E698C" w:rsidRDefault="00285B47"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pval</w:t>
            </w:r>
            <w:proofErr w:type="spellEnd"/>
          </w:p>
        </w:tc>
        <w:tc>
          <w:tcPr>
            <w:tcW w:w="718" w:type="dxa"/>
            <w:tcBorders>
              <w:bottom w:val="single" w:sz="4" w:space="0" w:color="000000"/>
            </w:tcBorders>
            <w:shd w:val="clear" w:color="auto" w:fill="auto"/>
            <w:vAlign w:val="center"/>
          </w:tcPr>
          <w:p w14:paraId="3CDD2401" w14:textId="77777777" w:rsidR="00285B47" w:rsidRPr="007E698C" w:rsidRDefault="00285B47"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qval</w:t>
            </w:r>
            <w:proofErr w:type="spellEnd"/>
          </w:p>
        </w:tc>
      </w:tr>
      <w:tr w:rsidR="007E2E81" w:rsidRPr="007E698C" w14:paraId="1A705E5A" w14:textId="77777777" w:rsidTr="00C96956">
        <w:trPr>
          <w:trHeight w:val="144"/>
        </w:trPr>
        <w:tc>
          <w:tcPr>
            <w:tcW w:w="4410" w:type="dxa"/>
            <w:shd w:val="clear" w:color="auto" w:fill="F2F2F2" w:themeFill="background1" w:themeFillShade="F2"/>
            <w:vAlign w:val="center"/>
          </w:tcPr>
          <w:p w14:paraId="46591CAF"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hydrolase activity</w:t>
            </w:r>
          </w:p>
        </w:tc>
        <w:tc>
          <w:tcPr>
            <w:tcW w:w="1260" w:type="dxa"/>
            <w:shd w:val="clear" w:color="auto" w:fill="F2F2F2" w:themeFill="background1" w:themeFillShade="F2"/>
            <w:vAlign w:val="center"/>
          </w:tcPr>
          <w:p w14:paraId="63AE366C"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GO:0016787</w:t>
            </w:r>
          </w:p>
        </w:tc>
        <w:tc>
          <w:tcPr>
            <w:tcW w:w="2714" w:type="dxa"/>
            <w:shd w:val="clear" w:color="auto" w:fill="F2F2F2" w:themeFill="background1" w:themeFillShade="F2"/>
            <w:vAlign w:val="center"/>
          </w:tcPr>
          <w:p w14:paraId="2D6AA6B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6F89F63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22" w:type="dxa"/>
            <w:shd w:val="clear" w:color="auto" w:fill="F2F2F2" w:themeFill="background1" w:themeFillShade="F2"/>
            <w:vAlign w:val="center"/>
          </w:tcPr>
          <w:p w14:paraId="1AB7B05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F2F2F2" w:themeFill="background1" w:themeFillShade="F2"/>
            <w:vAlign w:val="center"/>
          </w:tcPr>
          <w:p w14:paraId="13F4C5F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305B255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69.000</w:t>
            </w:r>
          </w:p>
        </w:tc>
        <w:tc>
          <w:tcPr>
            <w:tcW w:w="722" w:type="dxa"/>
            <w:shd w:val="clear" w:color="auto" w:fill="F2F2F2" w:themeFill="background1" w:themeFillShade="F2"/>
            <w:vAlign w:val="center"/>
          </w:tcPr>
          <w:p w14:paraId="33B54710"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18" w:type="dxa"/>
            <w:shd w:val="clear" w:color="auto" w:fill="F2F2F2" w:themeFill="background1" w:themeFillShade="F2"/>
            <w:vAlign w:val="center"/>
          </w:tcPr>
          <w:p w14:paraId="4C74085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285B47" w:rsidRPr="007E698C" w14:paraId="1BA9B9A8" w14:textId="77777777" w:rsidTr="007E2E81">
        <w:trPr>
          <w:trHeight w:val="144"/>
        </w:trPr>
        <w:tc>
          <w:tcPr>
            <w:tcW w:w="4410" w:type="dxa"/>
            <w:shd w:val="clear" w:color="auto" w:fill="auto"/>
            <w:vAlign w:val="center"/>
          </w:tcPr>
          <w:p w14:paraId="63E06262"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cellular process</w:t>
            </w:r>
          </w:p>
        </w:tc>
        <w:tc>
          <w:tcPr>
            <w:tcW w:w="1260" w:type="dxa"/>
            <w:shd w:val="clear" w:color="auto" w:fill="auto"/>
            <w:vAlign w:val="center"/>
          </w:tcPr>
          <w:p w14:paraId="322B329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GO:0009987</w:t>
            </w:r>
          </w:p>
        </w:tc>
        <w:tc>
          <w:tcPr>
            <w:tcW w:w="2714" w:type="dxa"/>
            <w:shd w:val="clear" w:color="auto" w:fill="auto"/>
            <w:vAlign w:val="center"/>
          </w:tcPr>
          <w:p w14:paraId="3E401D9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3CBC5B8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0.010</w:t>
            </w:r>
          </w:p>
        </w:tc>
        <w:tc>
          <w:tcPr>
            <w:tcW w:w="722" w:type="dxa"/>
            <w:shd w:val="clear" w:color="auto" w:fill="auto"/>
            <w:vAlign w:val="center"/>
          </w:tcPr>
          <w:p w14:paraId="210F7DC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88" w:type="dxa"/>
            <w:shd w:val="clear" w:color="auto" w:fill="auto"/>
            <w:vAlign w:val="center"/>
          </w:tcPr>
          <w:p w14:paraId="6A58A57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65D18BB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74.000</w:t>
            </w:r>
          </w:p>
        </w:tc>
        <w:tc>
          <w:tcPr>
            <w:tcW w:w="722" w:type="dxa"/>
            <w:shd w:val="clear" w:color="auto" w:fill="auto"/>
            <w:vAlign w:val="center"/>
          </w:tcPr>
          <w:p w14:paraId="32E9ED7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18" w:type="dxa"/>
            <w:shd w:val="clear" w:color="auto" w:fill="auto"/>
            <w:vAlign w:val="center"/>
          </w:tcPr>
          <w:p w14:paraId="5348672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7E2E81" w:rsidRPr="007E698C" w14:paraId="4A2B1083" w14:textId="77777777" w:rsidTr="00C96956">
        <w:trPr>
          <w:trHeight w:val="144"/>
        </w:trPr>
        <w:tc>
          <w:tcPr>
            <w:tcW w:w="4410" w:type="dxa"/>
            <w:shd w:val="clear" w:color="auto" w:fill="F2F2F2" w:themeFill="background1" w:themeFillShade="F2"/>
            <w:vAlign w:val="center"/>
          </w:tcPr>
          <w:p w14:paraId="594412E2"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transferase activity</w:t>
            </w:r>
          </w:p>
        </w:tc>
        <w:tc>
          <w:tcPr>
            <w:tcW w:w="1260" w:type="dxa"/>
            <w:shd w:val="clear" w:color="auto" w:fill="F2F2F2" w:themeFill="background1" w:themeFillShade="F2"/>
            <w:vAlign w:val="center"/>
          </w:tcPr>
          <w:p w14:paraId="2395526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GO:0016740</w:t>
            </w:r>
          </w:p>
        </w:tc>
        <w:tc>
          <w:tcPr>
            <w:tcW w:w="2714" w:type="dxa"/>
            <w:shd w:val="clear" w:color="auto" w:fill="F2F2F2" w:themeFill="background1" w:themeFillShade="F2"/>
            <w:vAlign w:val="center"/>
          </w:tcPr>
          <w:p w14:paraId="3287EFC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2406400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0.006</w:t>
            </w:r>
          </w:p>
        </w:tc>
        <w:tc>
          <w:tcPr>
            <w:tcW w:w="722" w:type="dxa"/>
            <w:shd w:val="clear" w:color="auto" w:fill="F2F2F2" w:themeFill="background1" w:themeFillShade="F2"/>
            <w:vAlign w:val="center"/>
          </w:tcPr>
          <w:p w14:paraId="1ED3B9E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88" w:type="dxa"/>
            <w:shd w:val="clear" w:color="auto" w:fill="F2F2F2" w:themeFill="background1" w:themeFillShade="F2"/>
            <w:vAlign w:val="center"/>
          </w:tcPr>
          <w:p w14:paraId="3B9030A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25A67C8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58.000</w:t>
            </w:r>
          </w:p>
        </w:tc>
        <w:tc>
          <w:tcPr>
            <w:tcW w:w="722" w:type="dxa"/>
            <w:shd w:val="clear" w:color="auto" w:fill="F2F2F2" w:themeFill="background1" w:themeFillShade="F2"/>
            <w:vAlign w:val="center"/>
          </w:tcPr>
          <w:p w14:paraId="7F046AC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18" w:type="dxa"/>
            <w:shd w:val="clear" w:color="auto" w:fill="F2F2F2" w:themeFill="background1" w:themeFillShade="F2"/>
            <w:vAlign w:val="center"/>
          </w:tcPr>
          <w:p w14:paraId="6780904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r>
      <w:tr w:rsidR="00285B47" w:rsidRPr="007E698C" w14:paraId="7E0FF397" w14:textId="77777777" w:rsidTr="007E2E81">
        <w:trPr>
          <w:trHeight w:val="144"/>
        </w:trPr>
        <w:tc>
          <w:tcPr>
            <w:tcW w:w="4410" w:type="dxa"/>
            <w:shd w:val="clear" w:color="auto" w:fill="auto"/>
            <w:vAlign w:val="center"/>
          </w:tcPr>
          <w:p w14:paraId="712557F0"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modulation by virus of host cellular process </w:t>
            </w:r>
          </w:p>
        </w:tc>
        <w:tc>
          <w:tcPr>
            <w:tcW w:w="1260" w:type="dxa"/>
            <w:shd w:val="clear" w:color="auto" w:fill="auto"/>
            <w:vAlign w:val="center"/>
          </w:tcPr>
          <w:p w14:paraId="40AB970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GO:0019054</w:t>
            </w:r>
          </w:p>
        </w:tc>
        <w:tc>
          <w:tcPr>
            <w:tcW w:w="2714" w:type="dxa"/>
            <w:shd w:val="clear" w:color="auto" w:fill="auto"/>
            <w:vAlign w:val="center"/>
          </w:tcPr>
          <w:p w14:paraId="11CE100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294AD67C"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22" w:type="dxa"/>
            <w:shd w:val="clear" w:color="auto" w:fill="auto"/>
            <w:vAlign w:val="center"/>
          </w:tcPr>
          <w:p w14:paraId="37130E0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auto"/>
            <w:vAlign w:val="center"/>
          </w:tcPr>
          <w:p w14:paraId="710D876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2F10F72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11.000</w:t>
            </w:r>
          </w:p>
        </w:tc>
        <w:tc>
          <w:tcPr>
            <w:tcW w:w="722" w:type="dxa"/>
            <w:shd w:val="clear" w:color="auto" w:fill="auto"/>
            <w:vAlign w:val="center"/>
          </w:tcPr>
          <w:p w14:paraId="38E6609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18" w:type="dxa"/>
            <w:shd w:val="clear" w:color="auto" w:fill="auto"/>
            <w:vAlign w:val="center"/>
          </w:tcPr>
          <w:p w14:paraId="79138CD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r>
      <w:tr w:rsidR="007E2E81" w:rsidRPr="007E698C" w14:paraId="76F264D0" w14:textId="77777777" w:rsidTr="00C96956">
        <w:trPr>
          <w:trHeight w:val="144"/>
        </w:trPr>
        <w:tc>
          <w:tcPr>
            <w:tcW w:w="4410" w:type="dxa"/>
            <w:shd w:val="clear" w:color="auto" w:fill="F2F2F2" w:themeFill="background1" w:themeFillShade="F2"/>
            <w:vAlign w:val="center"/>
          </w:tcPr>
          <w:p w14:paraId="4500EB0E"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modulation by symbiont of host cellular process </w:t>
            </w:r>
          </w:p>
        </w:tc>
        <w:tc>
          <w:tcPr>
            <w:tcW w:w="1260" w:type="dxa"/>
            <w:shd w:val="clear" w:color="auto" w:fill="F2F2F2" w:themeFill="background1" w:themeFillShade="F2"/>
            <w:vAlign w:val="center"/>
          </w:tcPr>
          <w:p w14:paraId="4F46540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GO:0044068</w:t>
            </w:r>
          </w:p>
        </w:tc>
        <w:tc>
          <w:tcPr>
            <w:tcW w:w="2714" w:type="dxa"/>
            <w:shd w:val="clear" w:color="auto" w:fill="F2F2F2" w:themeFill="background1" w:themeFillShade="F2"/>
            <w:vAlign w:val="center"/>
          </w:tcPr>
          <w:p w14:paraId="58123F2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4F0D6DE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22" w:type="dxa"/>
            <w:shd w:val="clear" w:color="auto" w:fill="F2F2F2" w:themeFill="background1" w:themeFillShade="F2"/>
            <w:vAlign w:val="center"/>
          </w:tcPr>
          <w:p w14:paraId="513DC2E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F2F2F2" w:themeFill="background1" w:themeFillShade="F2"/>
            <w:vAlign w:val="center"/>
          </w:tcPr>
          <w:p w14:paraId="496B1A8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2CE52ACC"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11.000</w:t>
            </w:r>
          </w:p>
        </w:tc>
        <w:tc>
          <w:tcPr>
            <w:tcW w:w="722" w:type="dxa"/>
            <w:shd w:val="clear" w:color="auto" w:fill="F2F2F2" w:themeFill="background1" w:themeFillShade="F2"/>
            <w:vAlign w:val="center"/>
          </w:tcPr>
          <w:p w14:paraId="6EA79CB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18" w:type="dxa"/>
            <w:shd w:val="clear" w:color="auto" w:fill="F2F2F2" w:themeFill="background1" w:themeFillShade="F2"/>
            <w:vAlign w:val="center"/>
          </w:tcPr>
          <w:p w14:paraId="2F33F2B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r>
      <w:tr w:rsidR="00285B47" w:rsidRPr="007E698C" w14:paraId="70D989D5" w14:textId="77777777" w:rsidTr="007E2E81">
        <w:trPr>
          <w:trHeight w:val="144"/>
        </w:trPr>
        <w:tc>
          <w:tcPr>
            <w:tcW w:w="4410" w:type="dxa"/>
            <w:shd w:val="clear" w:color="auto" w:fill="auto"/>
            <w:vAlign w:val="center"/>
          </w:tcPr>
          <w:p w14:paraId="4C126AB6"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biosynthetic process</w:t>
            </w:r>
          </w:p>
        </w:tc>
        <w:tc>
          <w:tcPr>
            <w:tcW w:w="1260" w:type="dxa"/>
            <w:shd w:val="clear" w:color="auto" w:fill="auto"/>
            <w:vAlign w:val="center"/>
          </w:tcPr>
          <w:p w14:paraId="7994985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GO:0009058</w:t>
            </w:r>
          </w:p>
        </w:tc>
        <w:tc>
          <w:tcPr>
            <w:tcW w:w="2714" w:type="dxa"/>
            <w:shd w:val="clear" w:color="auto" w:fill="auto"/>
            <w:vAlign w:val="center"/>
          </w:tcPr>
          <w:p w14:paraId="54A6163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02AFA56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0.005</w:t>
            </w:r>
          </w:p>
        </w:tc>
        <w:tc>
          <w:tcPr>
            <w:tcW w:w="722" w:type="dxa"/>
            <w:shd w:val="clear" w:color="auto" w:fill="auto"/>
            <w:vAlign w:val="center"/>
          </w:tcPr>
          <w:p w14:paraId="2768732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auto"/>
            <w:vAlign w:val="center"/>
          </w:tcPr>
          <w:p w14:paraId="6D173F4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2FE3143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23.000</w:t>
            </w:r>
          </w:p>
        </w:tc>
        <w:tc>
          <w:tcPr>
            <w:tcW w:w="722" w:type="dxa"/>
            <w:shd w:val="clear" w:color="auto" w:fill="auto"/>
            <w:vAlign w:val="center"/>
          </w:tcPr>
          <w:p w14:paraId="358AFC8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18" w:type="dxa"/>
            <w:shd w:val="clear" w:color="auto" w:fill="auto"/>
            <w:vAlign w:val="center"/>
          </w:tcPr>
          <w:p w14:paraId="3005FD7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r>
      <w:tr w:rsidR="007E2E81" w:rsidRPr="007E698C" w14:paraId="1E5F64C8" w14:textId="77777777" w:rsidTr="00C96956">
        <w:trPr>
          <w:trHeight w:val="144"/>
        </w:trPr>
        <w:tc>
          <w:tcPr>
            <w:tcW w:w="4410" w:type="dxa"/>
            <w:shd w:val="clear" w:color="auto" w:fill="F2F2F2" w:themeFill="background1" w:themeFillShade="F2"/>
            <w:vAlign w:val="center"/>
          </w:tcPr>
          <w:p w14:paraId="648994C8"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cellular macromolecule metabolic process</w:t>
            </w:r>
          </w:p>
        </w:tc>
        <w:tc>
          <w:tcPr>
            <w:tcW w:w="1260" w:type="dxa"/>
            <w:shd w:val="clear" w:color="auto" w:fill="F2F2F2" w:themeFill="background1" w:themeFillShade="F2"/>
            <w:vAlign w:val="center"/>
          </w:tcPr>
          <w:p w14:paraId="0D1DA5C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GO:0044260</w:t>
            </w:r>
          </w:p>
        </w:tc>
        <w:tc>
          <w:tcPr>
            <w:tcW w:w="2714" w:type="dxa"/>
            <w:shd w:val="clear" w:color="auto" w:fill="F2F2F2" w:themeFill="background1" w:themeFillShade="F2"/>
            <w:vAlign w:val="center"/>
          </w:tcPr>
          <w:p w14:paraId="456DBD6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1E08DB4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22" w:type="dxa"/>
            <w:shd w:val="clear" w:color="auto" w:fill="F2F2F2" w:themeFill="background1" w:themeFillShade="F2"/>
            <w:vAlign w:val="center"/>
          </w:tcPr>
          <w:p w14:paraId="54D14D7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F2F2F2" w:themeFill="background1" w:themeFillShade="F2"/>
            <w:vAlign w:val="center"/>
          </w:tcPr>
          <w:p w14:paraId="7C94E4A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7714DD7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4.000</w:t>
            </w:r>
          </w:p>
        </w:tc>
        <w:tc>
          <w:tcPr>
            <w:tcW w:w="722" w:type="dxa"/>
            <w:shd w:val="clear" w:color="auto" w:fill="F2F2F2" w:themeFill="background1" w:themeFillShade="F2"/>
            <w:vAlign w:val="center"/>
          </w:tcPr>
          <w:p w14:paraId="76820A4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18" w:type="dxa"/>
            <w:shd w:val="clear" w:color="auto" w:fill="F2F2F2" w:themeFill="background1" w:themeFillShade="F2"/>
            <w:vAlign w:val="center"/>
          </w:tcPr>
          <w:p w14:paraId="75D242F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r>
      <w:tr w:rsidR="00285B47" w:rsidRPr="007E698C" w14:paraId="34D572C9" w14:textId="77777777" w:rsidTr="007E2E81">
        <w:trPr>
          <w:trHeight w:val="144"/>
        </w:trPr>
        <w:tc>
          <w:tcPr>
            <w:tcW w:w="4410" w:type="dxa"/>
            <w:shd w:val="clear" w:color="auto" w:fill="auto"/>
            <w:vAlign w:val="center"/>
          </w:tcPr>
          <w:p w14:paraId="4CAA13EA"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organic substance biosynthetic process</w:t>
            </w:r>
          </w:p>
        </w:tc>
        <w:tc>
          <w:tcPr>
            <w:tcW w:w="1260" w:type="dxa"/>
            <w:shd w:val="clear" w:color="auto" w:fill="auto"/>
            <w:vAlign w:val="center"/>
          </w:tcPr>
          <w:p w14:paraId="33CAC7E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GO1901576</w:t>
            </w:r>
          </w:p>
        </w:tc>
        <w:tc>
          <w:tcPr>
            <w:tcW w:w="2714" w:type="dxa"/>
            <w:shd w:val="clear" w:color="auto" w:fill="auto"/>
            <w:vAlign w:val="center"/>
          </w:tcPr>
          <w:p w14:paraId="0562F4B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405281C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auto"/>
            <w:vAlign w:val="center"/>
          </w:tcPr>
          <w:p w14:paraId="384A31D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auto"/>
            <w:vAlign w:val="center"/>
          </w:tcPr>
          <w:p w14:paraId="11680BC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5F98D45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12.000</w:t>
            </w:r>
          </w:p>
        </w:tc>
        <w:tc>
          <w:tcPr>
            <w:tcW w:w="722" w:type="dxa"/>
            <w:shd w:val="clear" w:color="auto" w:fill="auto"/>
            <w:vAlign w:val="center"/>
          </w:tcPr>
          <w:p w14:paraId="051701E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18" w:type="dxa"/>
            <w:shd w:val="clear" w:color="auto" w:fill="auto"/>
            <w:vAlign w:val="center"/>
          </w:tcPr>
          <w:p w14:paraId="5EB0846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r>
      <w:tr w:rsidR="007E2E81" w:rsidRPr="007E698C" w14:paraId="60165856" w14:textId="77777777" w:rsidTr="00C96956">
        <w:trPr>
          <w:trHeight w:val="144"/>
        </w:trPr>
        <w:tc>
          <w:tcPr>
            <w:tcW w:w="4410" w:type="dxa"/>
            <w:shd w:val="clear" w:color="auto" w:fill="F2F2F2" w:themeFill="background1" w:themeFillShade="F2"/>
            <w:vAlign w:val="center"/>
          </w:tcPr>
          <w:p w14:paraId="7BA16866"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cellular biosynthetic process </w:t>
            </w:r>
          </w:p>
        </w:tc>
        <w:tc>
          <w:tcPr>
            <w:tcW w:w="1260" w:type="dxa"/>
            <w:shd w:val="clear" w:color="auto" w:fill="F2F2F2" w:themeFill="background1" w:themeFillShade="F2"/>
            <w:vAlign w:val="center"/>
          </w:tcPr>
          <w:p w14:paraId="7A2F1A0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GO:0044249</w:t>
            </w:r>
          </w:p>
        </w:tc>
        <w:tc>
          <w:tcPr>
            <w:tcW w:w="2714" w:type="dxa"/>
            <w:shd w:val="clear" w:color="auto" w:fill="F2F2F2" w:themeFill="background1" w:themeFillShade="F2"/>
            <w:vAlign w:val="center"/>
          </w:tcPr>
          <w:p w14:paraId="7C06338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14F338F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F2F2F2" w:themeFill="background1" w:themeFillShade="F2"/>
            <w:vAlign w:val="center"/>
          </w:tcPr>
          <w:p w14:paraId="51DDA98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F2F2F2" w:themeFill="background1" w:themeFillShade="F2"/>
            <w:vAlign w:val="center"/>
          </w:tcPr>
          <w:p w14:paraId="3FBEAB8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10C6B54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12.000</w:t>
            </w:r>
          </w:p>
        </w:tc>
        <w:tc>
          <w:tcPr>
            <w:tcW w:w="722" w:type="dxa"/>
            <w:shd w:val="clear" w:color="auto" w:fill="F2F2F2" w:themeFill="background1" w:themeFillShade="F2"/>
            <w:vAlign w:val="center"/>
          </w:tcPr>
          <w:p w14:paraId="3224515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18" w:type="dxa"/>
            <w:shd w:val="clear" w:color="auto" w:fill="F2F2F2" w:themeFill="background1" w:themeFillShade="F2"/>
            <w:vAlign w:val="center"/>
          </w:tcPr>
          <w:p w14:paraId="3651181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r>
      <w:tr w:rsidR="00285B47" w:rsidRPr="007E698C" w14:paraId="5D95EB3D" w14:textId="77777777" w:rsidTr="007E2E81">
        <w:trPr>
          <w:trHeight w:val="144"/>
        </w:trPr>
        <w:tc>
          <w:tcPr>
            <w:tcW w:w="4410" w:type="dxa"/>
            <w:shd w:val="clear" w:color="auto" w:fill="auto"/>
            <w:vAlign w:val="center"/>
          </w:tcPr>
          <w:p w14:paraId="5447D29A"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transferase activity transferring phosphorus containing groups</w:t>
            </w:r>
          </w:p>
        </w:tc>
        <w:tc>
          <w:tcPr>
            <w:tcW w:w="1260" w:type="dxa"/>
            <w:shd w:val="clear" w:color="auto" w:fill="auto"/>
            <w:vAlign w:val="center"/>
          </w:tcPr>
          <w:p w14:paraId="6267455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GO:0016772</w:t>
            </w:r>
          </w:p>
        </w:tc>
        <w:tc>
          <w:tcPr>
            <w:tcW w:w="2714" w:type="dxa"/>
            <w:shd w:val="clear" w:color="auto" w:fill="auto"/>
            <w:vAlign w:val="center"/>
          </w:tcPr>
          <w:p w14:paraId="2EDC344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50CE9CE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0.005</w:t>
            </w:r>
          </w:p>
        </w:tc>
        <w:tc>
          <w:tcPr>
            <w:tcW w:w="722" w:type="dxa"/>
            <w:shd w:val="clear" w:color="auto" w:fill="auto"/>
            <w:vAlign w:val="center"/>
          </w:tcPr>
          <w:p w14:paraId="21660F3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auto"/>
            <w:vAlign w:val="center"/>
          </w:tcPr>
          <w:p w14:paraId="6362FE9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67CD842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14.000</w:t>
            </w:r>
          </w:p>
        </w:tc>
        <w:tc>
          <w:tcPr>
            <w:tcW w:w="722" w:type="dxa"/>
            <w:shd w:val="clear" w:color="auto" w:fill="auto"/>
            <w:vAlign w:val="center"/>
          </w:tcPr>
          <w:p w14:paraId="5253A6D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18" w:type="dxa"/>
            <w:shd w:val="clear" w:color="auto" w:fill="auto"/>
            <w:vAlign w:val="center"/>
          </w:tcPr>
          <w:p w14:paraId="6E340AF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r>
      <w:tr w:rsidR="007E2E81" w:rsidRPr="007E698C" w14:paraId="558F71F3" w14:textId="77777777" w:rsidTr="00C96956">
        <w:trPr>
          <w:trHeight w:val="144"/>
        </w:trPr>
        <w:tc>
          <w:tcPr>
            <w:tcW w:w="4410" w:type="dxa"/>
            <w:shd w:val="clear" w:color="auto" w:fill="F2F2F2" w:themeFill="background1" w:themeFillShade="F2"/>
            <w:vAlign w:val="center"/>
          </w:tcPr>
          <w:p w14:paraId="5B6E7BDE"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cellular metabolic process </w:t>
            </w:r>
          </w:p>
        </w:tc>
        <w:tc>
          <w:tcPr>
            <w:tcW w:w="1260" w:type="dxa"/>
            <w:shd w:val="clear" w:color="auto" w:fill="F2F2F2" w:themeFill="background1" w:themeFillShade="F2"/>
            <w:vAlign w:val="center"/>
          </w:tcPr>
          <w:p w14:paraId="3892E56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GO:0044237</w:t>
            </w:r>
          </w:p>
        </w:tc>
        <w:tc>
          <w:tcPr>
            <w:tcW w:w="2714" w:type="dxa"/>
            <w:shd w:val="clear" w:color="auto" w:fill="F2F2F2" w:themeFill="background1" w:themeFillShade="F2"/>
            <w:vAlign w:val="center"/>
          </w:tcPr>
          <w:p w14:paraId="7676FCD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4DCE202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22" w:type="dxa"/>
            <w:shd w:val="clear" w:color="auto" w:fill="F2F2F2" w:themeFill="background1" w:themeFillShade="F2"/>
            <w:vAlign w:val="center"/>
          </w:tcPr>
          <w:p w14:paraId="77B3D7B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F2F2F2" w:themeFill="background1" w:themeFillShade="F2"/>
            <w:vAlign w:val="center"/>
          </w:tcPr>
          <w:p w14:paraId="4967BB7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2B8F5D0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72.000</w:t>
            </w:r>
          </w:p>
        </w:tc>
        <w:tc>
          <w:tcPr>
            <w:tcW w:w="722" w:type="dxa"/>
            <w:shd w:val="clear" w:color="auto" w:fill="F2F2F2" w:themeFill="background1" w:themeFillShade="F2"/>
            <w:vAlign w:val="center"/>
          </w:tcPr>
          <w:p w14:paraId="35F0DA7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0.005</w:t>
            </w:r>
          </w:p>
        </w:tc>
        <w:tc>
          <w:tcPr>
            <w:tcW w:w="718" w:type="dxa"/>
            <w:shd w:val="clear" w:color="auto" w:fill="F2F2F2" w:themeFill="background1" w:themeFillShade="F2"/>
            <w:vAlign w:val="center"/>
          </w:tcPr>
          <w:p w14:paraId="73F9E9E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0.012</w:t>
            </w:r>
          </w:p>
        </w:tc>
      </w:tr>
      <w:tr w:rsidR="00285B47" w:rsidRPr="007E698C" w14:paraId="3EFFE63D" w14:textId="77777777" w:rsidTr="007E2E81">
        <w:trPr>
          <w:trHeight w:val="144"/>
        </w:trPr>
        <w:tc>
          <w:tcPr>
            <w:tcW w:w="4410" w:type="dxa"/>
            <w:shd w:val="clear" w:color="auto" w:fill="auto"/>
            <w:vAlign w:val="center"/>
          </w:tcPr>
          <w:p w14:paraId="7B135D1A"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modulation by virus of host process</w:t>
            </w:r>
          </w:p>
        </w:tc>
        <w:tc>
          <w:tcPr>
            <w:tcW w:w="1260" w:type="dxa"/>
            <w:shd w:val="clear" w:color="auto" w:fill="auto"/>
            <w:vAlign w:val="center"/>
          </w:tcPr>
          <w:p w14:paraId="30E7A8E1"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GO:0019048</w:t>
            </w:r>
          </w:p>
        </w:tc>
        <w:tc>
          <w:tcPr>
            <w:tcW w:w="2714" w:type="dxa"/>
            <w:shd w:val="clear" w:color="auto" w:fill="auto"/>
            <w:vAlign w:val="center"/>
          </w:tcPr>
          <w:p w14:paraId="4246921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285F215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22" w:type="dxa"/>
            <w:shd w:val="clear" w:color="auto" w:fill="auto"/>
            <w:vAlign w:val="center"/>
          </w:tcPr>
          <w:p w14:paraId="6490090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auto"/>
            <w:vAlign w:val="center"/>
          </w:tcPr>
          <w:p w14:paraId="04B6873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696E1BA0"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22" w:type="dxa"/>
            <w:shd w:val="clear" w:color="auto" w:fill="auto"/>
            <w:vAlign w:val="center"/>
          </w:tcPr>
          <w:p w14:paraId="4026B060"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0.005</w:t>
            </w:r>
          </w:p>
        </w:tc>
        <w:tc>
          <w:tcPr>
            <w:tcW w:w="718" w:type="dxa"/>
            <w:shd w:val="clear" w:color="auto" w:fill="auto"/>
            <w:vAlign w:val="center"/>
          </w:tcPr>
          <w:p w14:paraId="27493841"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0.012</w:t>
            </w:r>
          </w:p>
        </w:tc>
      </w:tr>
      <w:tr w:rsidR="007E2E81" w:rsidRPr="007E698C" w14:paraId="7F631AAC" w14:textId="77777777" w:rsidTr="00C96956">
        <w:trPr>
          <w:trHeight w:val="144"/>
        </w:trPr>
        <w:tc>
          <w:tcPr>
            <w:tcW w:w="4410" w:type="dxa"/>
            <w:shd w:val="clear" w:color="auto" w:fill="F2F2F2" w:themeFill="background1" w:themeFillShade="F2"/>
            <w:vAlign w:val="center"/>
          </w:tcPr>
          <w:p w14:paraId="7A3076B7" w14:textId="77777777" w:rsidR="00285B47" w:rsidRPr="007E698C" w:rsidRDefault="00285B47" w:rsidP="001368C1">
            <w:pPr>
              <w:widowControl w:val="0"/>
              <w:spacing w:after="0" w:line="240" w:lineRule="auto"/>
              <w:jc w:val="right"/>
              <w:rPr>
                <w:rFonts w:eastAsia="Times New Roman" w:cstheme="minorHAnsi"/>
                <w:color w:val="000000"/>
                <w:sz w:val="18"/>
                <w:szCs w:val="18"/>
              </w:rPr>
            </w:pPr>
            <w:proofErr w:type="spellStart"/>
            <w:r w:rsidRPr="007E698C">
              <w:rPr>
                <w:rFonts w:eastAsia="Times New Roman" w:cstheme="minorHAnsi"/>
                <w:color w:val="000000"/>
                <w:sz w:val="18"/>
                <w:szCs w:val="18"/>
              </w:rPr>
              <w:t>nucleotidyltransferase</w:t>
            </w:r>
            <w:proofErr w:type="spellEnd"/>
            <w:r w:rsidRPr="007E698C">
              <w:rPr>
                <w:rFonts w:eastAsia="Times New Roman" w:cstheme="minorHAnsi"/>
                <w:color w:val="000000"/>
                <w:sz w:val="18"/>
                <w:szCs w:val="18"/>
              </w:rPr>
              <w:t xml:space="preserve"> activity</w:t>
            </w:r>
          </w:p>
        </w:tc>
        <w:tc>
          <w:tcPr>
            <w:tcW w:w="1260" w:type="dxa"/>
            <w:shd w:val="clear" w:color="auto" w:fill="F2F2F2" w:themeFill="background1" w:themeFillShade="F2"/>
            <w:vAlign w:val="center"/>
          </w:tcPr>
          <w:p w14:paraId="3047526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GO:0016779</w:t>
            </w:r>
          </w:p>
        </w:tc>
        <w:tc>
          <w:tcPr>
            <w:tcW w:w="2714" w:type="dxa"/>
            <w:shd w:val="clear" w:color="auto" w:fill="F2F2F2" w:themeFill="background1" w:themeFillShade="F2"/>
            <w:vAlign w:val="center"/>
          </w:tcPr>
          <w:p w14:paraId="3B31001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61DCBDC1"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F2F2F2" w:themeFill="background1" w:themeFillShade="F2"/>
            <w:vAlign w:val="center"/>
          </w:tcPr>
          <w:p w14:paraId="6C6881A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F2F2F2" w:themeFill="background1" w:themeFillShade="F2"/>
            <w:vAlign w:val="center"/>
          </w:tcPr>
          <w:p w14:paraId="0043F7FC"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4A8D371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7.000</w:t>
            </w:r>
          </w:p>
        </w:tc>
        <w:tc>
          <w:tcPr>
            <w:tcW w:w="722" w:type="dxa"/>
            <w:shd w:val="clear" w:color="auto" w:fill="F2F2F2" w:themeFill="background1" w:themeFillShade="F2"/>
            <w:vAlign w:val="center"/>
          </w:tcPr>
          <w:p w14:paraId="26885910"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0.006</w:t>
            </w:r>
          </w:p>
        </w:tc>
        <w:tc>
          <w:tcPr>
            <w:tcW w:w="718" w:type="dxa"/>
            <w:shd w:val="clear" w:color="auto" w:fill="F2F2F2" w:themeFill="background1" w:themeFillShade="F2"/>
            <w:vAlign w:val="center"/>
          </w:tcPr>
          <w:p w14:paraId="57CD708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0.012</w:t>
            </w:r>
          </w:p>
        </w:tc>
      </w:tr>
      <w:tr w:rsidR="00285B47" w:rsidRPr="007E698C" w14:paraId="3E416F3C" w14:textId="77777777" w:rsidTr="007E2E81">
        <w:trPr>
          <w:trHeight w:val="144"/>
        </w:trPr>
        <w:tc>
          <w:tcPr>
            <w:tcW w:w="4410" w:type="dxa"/>
            <w:shd w:val="clear" w:color="auto" w:fill="auto"/>
            <w:vAlign w:val="center"/>
          </w:tcPr>
          <w:p w14:paraId="18032FB3"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metabolic process</w:t>
            </w:r>
          </w:p>
        </w:tc>
        <w:tc>
          <w:tcPr>
            <w:tcW w:w="1260" w:type="dxa"/>
            <w:shd w:val="clear" w:color="auto" w:fill="auto"/>
            <w:vAlign w:val="center"/>
          </w:tcPr>
          <w:p w14:paraId="4D49993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GO:0008152</w:t>
            </w:r>
          </w:p>
        </w:tc>
        <w:tc>
          <w:tcPr>
            <w:tcW w:w="2714" w:type="dxa"/>
            <w:shd w:val="clear" w:color="auto" w:fill="auto"/>
            <w:vAlign w:val="center"/>
          </w:tcPr>
          <w:p w14:paraId="1B873C0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2E17A89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0.005</w:t>
            </w:r>
          </w:p>
        </w:tc>
        <w:tc>
          <w:tcPr>
            <w:tcW w:w="722" w:type="dxa"/>
            <w:shd w:val="clear" w:color="auto" w:fill="auto"/>
            <w:vAlign w:val="center"/>
          </w:tcPr>
          <w:p w14:paraId="5CABC24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88" w:type="dxa"/>
            <w:shd w:val="clear" w:color="auto" w:fill="auto"/>
            <w:vAlign w:val="center"/>
          </w:tcPr>
          <w:p w14:paraId="444A2A8A"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6C4EC1C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76.000</w:t>
            </w:r>
          </w:p>
        </w:tc>
        <w:tc>
          <w:tcPr>
            <w:tcW w:w="722" w:type="dxa"/>
            <w:shd w:val="clear" w:color="auto" w:fill="auto"/>
            <w:vAlign w:val="center"/>
          </w:tcPr>
          <w:p w14:paraId="246DD53A"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0.006</w:t>
            </w:r>
          </w:p>
        </w:tc>
        <w:tc>
          <w:tcPr>
            <w:tcW w:w="718" w:type="dxa"/>
            <w:shd w:val="clear" w:color="auto" w:fill="auto"/>
            <w:vAlign w:val="center"/>
          </w:tcPr>
          <w:p w14:paraId="2499E05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0.013</w:t>
            </w:r>
          </w:p>
        </w:tc>
      </w:tr>
      <w:tr w:rsidR="001B28CA" w:rsidRPr="007E698C" w14:paraId="1C9EDFC7" w14:textId="77777777" w:rsidTr="00C96956">
        <w:trPr>
          <w:trHeight w:val="144"/>
        </w:trPr>
        <w:tc>
          <w:tcPr>
            <w:tcW w:w="4410" w:type="dxa"/>
            <w:shd w:val="clear" w:color="auto" w:fill="F2F2F2" w:themeFill="background1" w:themeFillShade="F2"/>
            <w:vAlign w:val="center"/>
          </w:tcPr>
          <w:p w14:paraId="6F5518A7"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organonitrogen compound metabolic process</w:t>
            </w:r>
          </w:p>
        </w:tc>
        <w:tc>
          <w:tcPr>
            <w:tcW w:w="1260" w:type="dxa"/>
            <w:shd w:val="clear" w:color="auto" w:fill="F2F2F2" w:themeFill="background1" w:themeFillShade="F2"/>
            <w:vAlign w:val="center"/>
          </w:tcPr>
          <w:p w14:paraId="2E9F9FE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GO:1901564</w:t>
            </w:r>
          </w:p>
        </w:tc>
        <w:tc>
          <w:tcPr>
            <w:tcW w:w="2714" w:type="dxa"/>
            <w:shd w:val="clear" w:color="auto" w:fill="F2F2F2" w:themeFill="background1" w:themeFillShade="F2"/>
            <w:vAlign w:val="center"/>
          </w:tcPr>
          <w:p w14:paraId="3CC7183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3CF9F7D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22" w:type="dxa"/>
            <w:shd w:val="clear" w:color="auto" w:fill="F2F2F2" w:themeFill="background1" w:themeFillShade="F2"/>
            <w:vAlign w:val="center"/>
          </w:tcPr>
          <w:p w14:paraId="5CA69DF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F2F2F2" w:themeFill="background1" w:themeFillShade="F2"/>
            <w:vAlign w:val="center"/>
          </w:tcPr>
          <w:p w14:paraId="7F0808C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72452BD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5.000</w:t>
            </w:r>
          </w:p>
        </w:tc>
        <w:tc>
          <w:tcPr>
            <w:tcW w:w="722" w:type="dxa"/>
            <w:shd w:val="clear" w:color="auto" w:fill="F2F2F2" w:themeFill="background1" w:themeFillShade="F2"/>
            <w:vAlign w:val="center"/>
          </w:tcPr>
          <w:p w14:paraId="62AF621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0.009</w:t>
            </w:r>
          </w:p>
        </w:tc>
        <w:tc>
          <w:tcPr>
            <w:tcW w:w="718" w:type="dxa"/>
            <w:shd w:val="clear" w:color="auto" w:fill="F2F2F2" w:themeFill="background1" w:themeFillShade="F2"/>
            <w:vAlign w:val="center"/>
          </w:tcPr>
          <w:p w14:paraId="7D540DB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0.018</w:t>
            </w:r>
          </w:p>
        </w:tc>
      </w:tr>
      <w:tr w:rsidR="00285B47" w:rsidRPr="007E698C" w14:paraId="0B8C2332" w14:textId="77777777" w:rsidTr="007E2E81">
        <w:trPr>
          <w:trHeight w:val="144"/>
        </w:trPr>
        <w:tc>
          <w:tcPr>
            <w:tcW w:w="4410" w:type="dxa"/>
            <w:shd w:val="clear" w:color="auto" w:fill="auto"/>
            <w:vAlign w:val="center"/>
          </w:tcPr>
          <w:p w14:paraId="15FB950F"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modulation by symbiont of host process</w:t>
            </w:r>
          </w:p>
        </w:tc>
        <w:tc>
          <w:tcPr>
            <w:tcW w:w="1260" w:type="dxa"/>
            <w:shd w:val="clear" w:color="auto" w:fill="auto"/>
            <w:vAlign w:val="center"/>
          </w:tcPr>
          <w:p w14:paraId="6F922A0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GO:0044003</w:t>
            </w:r>
          </w:p>
        </w:tc>
        <w:tc>
          <w:tcPr>
            <w:tcW w:w="2714" w:type="dxa"/>
            <w:shd w:val="clear" w:color="auto" w:fill="auto"/>
            <w:vAlign w:val="center"/>
          </w:tcPr>
          <w:p w14:paraId="5563369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5A3330C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auto"/>
            <w:vAlign w:val="center"/>
          </w:tcPr>
          <w:p w14:paraId="78E312EA"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auto"/>
            <w:vAlign w:val="center"/>
          </w:tcPr>
          <w:p w14:paraId="3A5985E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1773DD1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22" w:type="dxa"/>
            <w:shd w:val="clear" w:color="auto" w:fill="auto"/>
            <w:vAlign w:val="center"/>
          </w:tcPr>
          <w:p w14:paraId="52F5AF3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0.018</w:t>
            </w:r>
          </w:p>
        </w:tc>
        <w:tc>
          <w:tcPr>
            <w:tcW w:w="718" w:type="dxa"/>
            <w:shd w:val="clear" w:color="auto" w:fill="auto"/>
            <w:vAlign w:val="center"/>
          </w:tcPr>
          <w:p w14:paraId="364EE3F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0.032</w:t>
            </w:r>
          </w:p>
        </w:tc>
      </w:tr>
      <w:tr w:rsidR="001B28CA" w:rsidRPr="007E698C" w14:paraId="7F9B490A" w14:textId="77777777" w:rsidTr="00C96956">
        <w:trPr>
          <w:trHeight w:val="144"/>
        </w:trPr>
        <w:tc>
          <w:tcPr>
            <w:tcW w:w="4410" w:type="dxa"/>
            <w:shd w:val="clear" w:color="auto" w:fill="F2F2F2" w:themeFill="background1" w:themeFillShade="F2"/>
            <w:vAlign w:val="center"/>
          </w:tcPr>
          <w:p w14:paraId="1A2EEBF0"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modulation of process of other organism involved in symbiotic interaction</w:t>
            </w:r>
          </w:p>
        </w:tc>
        <w:tc>
          <w:tcPr>
            <w:tcW w:w="1260" w:type="dxa"/>
            <w:shd w:val="clear" w:color="auto" w:fill="F2F2F2" w:themeFill="background1" w:themeFillShade="F2"/>
            <w:vAlign w:val="center"/>
          </w:tcPr>
          <w:p w14:paraId="151E2790"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GO:0051817</w:t>
            </w:r>
          </w:p>
        </w:tc>
        <w:tc>
          <w:tcPr>
            <w:tcW w:w="2714" w:type="dxa"/>
            <w:shd w:val="clear" w:color="auto" w:fill="F2F2F2" w:themeFill="background1" w:themeFillShade="F2"/>
            <w:vAlign w:val="center"/>
          </w:tcPr>
          <w:p w14:paraId="40E07CD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7F21AFB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F2F2F2" w:themeFill="background1" w:themeFillShade="F2"/>
            <w:vAlign w:val="center"/>
          </w:tcPr>
          <w:p w14:paraId="4A5F3CD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F2F2F2" w:themeFill="background1" w:themeFillShade="F2"/>
            <w:vAlign w:val="center"/>
          </w:tcPr>
          <w:p w14:paraId="42AD44C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0C34E6E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22" w:type="dxa"/>
            <w:shd w:val="clear" w:color="auto" w:fill="F2F2F2" w:themeFill="background1" w:themeFillShade="F2"/>
            <w:vAlign w:val="center"/>
          </w:tcPr>
          <w:p w14:paraId="648C015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0.018</w:t>
            </w:r>
          </w:p>
        </w:tc>
        <w:tc>
          <w:tcPr>
            <w:tcW w:w="718" w:type="dxa"/>
            <w:shd w:val="clear" w:color="auto" w:fill="F2F2F2" w:themeFill="background1" w:themeFillShade="F2"/>
            <w:vAlign w:val="center"/>
          </w:tcPr>
          <w:p w14:paraId="6A1D42D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0.032</w:t>
            </w:r>
          </w:p>
        </w:tc>
      </w:tr>
      <w:tr w:rsidR="00285B47" w:rsidRPr="007E698C" w14:paraId="554C8419" w14:textId="77777777" w:rsidTr="007E2E81">
        <w:trPr>
          <w:trHeight w:val="144"/>
        </w:trPr>
        <w:tc>
          <w:tcPr>
            <w:tcW w:w="4410" w:type="dxa"/>
            <w:shd w:val="clear" w:color="auto" w:fill="auto"/>
            <w:vAlign w:val="center"/>
          </w:tcPr>
          <w:p w14:paraId="034DF148"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modulation of process of </w:t>
            </w:r>
            <w:proofErr w:type="gramStart"/>
            <w:r w:rsidRPr="007E698C">
              <w:rPr>
                <w:rFonts w:eastAsia="Times New Roman" w:cstheme="minorHAnsi"/>
                <w:color w:val="000000"/>
                <w:sz w:val="18"/>
                <w:szCs w:val="18"/>
              </w:rPr>
              <w:t>other</w:t>
            </w:r>
            <w:proofErr w:type="gramEnd"/>
            <w:r w:rsidRPr="007E698C">
              <w:rPr>
                <w:rFonts w:eastAsia="Times New Roman" w:cstheme="minorHAnsi"/>
                <w:color w:val="000000"/>
                <w:sz w:val="18"/>
                <w:szCs w:val="18"/>
              </w:rPr>
              <w:t xml:space="preserve"> organism</w:t>
            </w:r>
          </w:p>
        </w:tc>
        <w:tc>
          <w:tcPr>
            <w:tcW w:w="1260" w:type="dxa"/>
            <w:shd w:val="clear" w:color="auto" w:fill="auto"/>
            <w:vAlign w:val="center"/>
          </w:tcPr>
          <w:p w14:paraId="602E1951"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GO:0035821</w:t>
            </w:r>
          </w:p>
        </w:tc>
        <w:tc>
          <w:tcPr>
            <w:tcW w:w="2714" w:type="dxa"/>
            <w:shd w:val="clear" w:color="auto" w:fill="auto"/>
            <w:vAlign w:val="center"/>
          </w:tcPr>
          <w:p w14:paraId="638E212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5E9BA9A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auto"/>
            <w:vAlign w:val="center"/>
          </w:tcPr>
          <w:p w14:paraId="14C7E0C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auto"/>
            <w:vAlign w:val="center"/>
          </w:tcPr>
          <w:p w14:paraId="53080BB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76B62CE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22" w:type="dxa"/>
            <w:shd w:val="clear" w:color="auto" w:fill="auto"/>
            <w:vAlign w:val="center"/>
          </w:tcPr>
          <w:p w14:paraId="45E5169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0.018</w:t>
            </w:r>
          </w:p>
        </w:tc>
        <w:tc>
          <w:tcPr>
            <w:tcW w:w="718" w:type="dxa"/>
            <w:shd w:val="clear" w:color="auto" w:fill="auto"/>
            <w:vAlign w:val="center"/>
          </w:tcPr>
          <w:p w14:paraId="00A1ABE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0.032</w:t>
            </w:r>
          </w:p>
        </w:tc>
      </w:tr>
      <w:tr w:rsidR="001B28CA" w:rsidRPr="007E698C" w14:paraId="7D9B8F3C" w14:textId="77777777" w:rsidTr="00C96956">
        <w:trPr>
          <w:trHeight w:val="144"/>
        </w:trPr>
        <w:tc>
          <w:tcPr>
            <w:tcW w:w="4410" w:type="dxa"/>
            <w:shd w:val="clear" w:color="auto" w:fill="F2F2F2" w:themeFill="background1" w:themeFillShade="F2"/>
            <w:vAlign w:val="center"/>
          </w:tcPr>
          <w:p w14:paraId="7374A259"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organic substance metabolic process</w:t>
            </w:r>
          </w:p>
        </w:tc>
        <w:tc>
          <w:tcPr>
            <w:tcW w:w="1260" w:type="dxa"/>
            <w:shd w:val="clear" w:color="auto" w:fill="F2F2F2" w:themeFill="background1" w:themeFillShade="F2"/>
            <w:vAlign w:val="center"/>
          </w:tcPr>
          <w:p w14:paraId="5C8531E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GO:0071704</w:t>
            </w:r>
          </w:p>
        </w:tc>
        <w:tc>
          <w:tcPr>
            <w:tcW w:w="2714" w:type="dxa"/>
            <w:shd w:val="clear" w:color="auto" w:fill="F2F2F2" w:themeFill="background1" w:themeFillShade="F2"/>
            <w:vAlign w:val="center"/>
          </w:tcPr>
          <w:p w14:paraId="7CD7872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736A1F5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F2F2F2" w:themeFill="background1" w:themeFillShade="F2"/>
            <w:vAlign w:val="center"/>
          </w:tcPr>
          <w:p w14:paraId="494143D1"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F2F2F2" w:themeFill="background1" w:themeFillShade="F2"/>
            <w:vAlign w:val="center"/>
          </w:tcPr>
          <w:p w14:paraId="67D3827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3840EB6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76.000</w:t>
            </w:r>
          </w:p>
        </w:tc>
        <w:tc>
          <w:tcPr>
            <w:tcW w:w="722" w:type="dxa"/>
            <w:shd w:val="clear" w:color="auto" w:fill="F2F2F2" w:themeFill="background1" w:themeFillShade="F2"/>
            <w:vAlign w:val="center"/>
          </w:tcPr>
          <w:p w14:paraId="2D93453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0.026</w:t>
            </w:r>
          </w:p>
        </w:tc>
        <w:tc>
          <w:tcPr>
            <w:tcW w:w="718" w:type="dxa"/>
            <w:shd w:val="clear" w:color="auto" w:fill="F2F2F2" w:themeFill="background1" w:themeFillShade="F2"/>
            <w:vAlign w:val="center"/>
          </w:tcPr>
          <w:p w14:paraId="05D2A89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0.045</w:t>
            </w:r>
          </w:p>
        </w:tc>
      </w:tr>
      <w:tr w:rsidR="00285B47" w:rsidRPr="007E698C" w14:paraId="6259BD73" w14:textId="77777777" w:rsidTr="007E2E81">
        <w:trPr>
          <w:trHeight w:val="144"/>
        </w:trPr>
        <w:tc>
          <w:tcPr>
            <w:tcW w:w="4410" w:type="dxa"/>
            <w:shd w:val="clear" w:color="auto" w:fill="auto"/>
            <w:vAlign w:val="center"/>
          </w:tcPr>
          <w:p w14:paraId="53D2E8D5"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nucleic acid metabolic process</w:t>
            </w:r>
          </w:p>
        </w:tc>
        <w:tc>
          <w:tcPr>
            <w:tcW w:w="1260" w:type="dxa"/>
            <w:shd w:val="clear" w:color="auto" w:fill="auto"/>
            <w:vAlign w:val="center"/>
          </w:tcPr>
          <w:p w14:paraId="5D3B0CE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GO:0090304</w:t>
            </w:r>
          </w:p>
        </w:tc>
        <w:tc>
          <w:tcPr>
            <w:tcW w:w="2714" w:type="dxa"/>
            <w:shd w:val="clear" w:color="auto" w:fill="auto"/>
            <w:vAlign w:val="center"/>
          </w:tcPr>
          <w:p w14:paraId="3D6B6F8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5DA29E4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22" w:type="dxa"/>
            <w:shd w:val="clear" w:color="auto" w:fill="auto"/>
            <w:vAlign w:val="center"/>
          </w:tcPr>
          <w:p w14:paraId="429EFCE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auto"/>
            <w:vAlign w:val="center"/>
          </w:tcPr>
          <w:p w14:paraId="685843F0"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1D33463A"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17.000</w:t>
            </w:r>
          </w:p>
        </w:tc>
        <w:tc>
          <w:tcPr>
            <w:tcW w:w="722" w:type="dxa"/>
            <w:shd w:val="clear" w:color="auto" w:fill="auto"/>
            <w:vAlign w:val="center"/>
          </w:tcPr>
          <w:p w14:paraId="5319D21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0.029</w:t>
            </w:r>
          </w:p>
        </w:tc>
        <w:tc>
          <w:tcPr>
            <w:tcW w:w="718" w:type="dxa"/>
            <w:shd w:val="clear" w:color="auto" w:fill="auto"/>
            <w:vAlign w:val="center"/>
          </w:tcPr>
          <w:p w14:paraId="209DD74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0.048</w:t>
            </w:r>
          </w:p>
        </w:tc>
      </w:tr>
    </w:tbl>
    <w:p w14:paraId="27C5D71F" w14:textId="77777777" w:rsidR="00285B47" w:rsidRPr="007E698C" w:rsidRDefault="00285B47" w:rsidP="00285B47">
      <w:pPr>
        <w:rPr>
          <w:rFonts w:cstheme="minorHAnsi"/>
          <w:b/>
          <w:bCs/>
          <w:sz w:val="18"/>
          <w:szCs w:val="18"/>
        </w:rPr>
      </w:pPr>
    </w:p>
    <w:p w14:paraId="34E39538" w14:textId="670ED16D" w:rsidR="00E76084" w:rsidRPr="007E698C" w:rsidRDefault="00285B47" w:rsidP="00285B47">
      <w:pPr>
        <w:rPr>
          <w:rFonts w:cstheme="minorHAnsi"/>
          <w:b/>
          <w:bCs/>
          <w:sz w:val="18"/>
          <w:szCs w:val="18"/>
        </w:rPr>
      </w:pPr>
      <w:r w:rsidRPr="007E698C">
        <w:br w:type="page"/>
      </w:r>
    </w:p>
    <w:p w14:paraId="69FF2E3C" w14:textId="77777777" w:rsidR="00BE5532" w:rsidRPr="007E698C" w:rsidRDefault="00BE5532" w:rsidP="00CF6FE8">
      <w:pPr>
        <w:pStyle w:val="Caption"/>
        <w:rPr>
          <w:bCs/>
        </w:rPr>
      </w:pPr>
      <w:bookmarkStart w:id="224" w:name="_Hlk90291981"/>
      <w:r w:rsidRPr="007E698C">
        <w:lastRenderedPageBreak/>
        <w:t xml:space="preserve">Table </w:t>
      </w:r>
      <w:r w:rsidRPr="007E698C">
        <w:fldChar w:fldCharType="begin"/>
      </w:r>
      <w:r w:rsidRPr="007E698C">
        <w:instrText>SEQ Table \* ARABIC</w:instrText>
      </w:r>
      <w:r w:rsidRPr="007E698C">
        <w:fldChar w:fldCharType="separate"/>
      </w:r>
      <w:r w:rsidRPr="007E698C">
        <w:rPr>
          <w:noProof/>
        </w:rPr>
        <w:t>3</w:t>
      </w:r>
      <w:r w:rsidRPr="007E698C">
        <w:fldChar w:fldCharType="end"/>
      </w:r>
      <w:r w:rsidRPr="007E698C">
        <w:t xml:space="preserve">. MaAsLin2-Derived Significant Gene Ontologies Associated with COVID-19 (n=32) when Compared to the Uninfected (n=29) Cohort. </w:t>
      </w:r>
      <w:r w:rsidRPr="007E698C">
        <w:rPr>
          <w:bCs/>
        </w:rPr>
        <w:t xml:space="preserve">Comparisons were conducted using compositional transformed and CLR normalized count matrices, controlled for the random effects of publication and patient, and adjusted for multiple test comparisons using the </w:t>
      </w:r>
      <w:proofErr w:type="spellStart"/>
      <w:r w:rsidRPr="007E698C">
        <w:rPr>
          <w:bCs/>
        </w:rPr>
        <w:t>Benjamini</w:t>
      </w:r>
      <w:proofErr w:type="spellEnd"/>
      <w:r w:rsidRPr="007E698C">
        <w:rPr>
          <w:bCs/>
        </w:rPr>
        <w:t xml:space="preserve"> Hochberg correction method.</w:t>
      </w:r>
    </w:p>
    <w:tbl>
      <w:tblPr>
        <w:tblW w:w="5000" w:type="pct"/>
        <w:tblLayout w:type="fixed"/>
        <w:tblLook w:val="04A0" w:firstRow="1" w:lastRow="0" w:firstColumn="1" w:lastColumn="0" w:noHBand="0" w:noVBand="1"/>
      </w:tblPr>
      <w:tblGrid>
        <w:gridCol w:w="5850"/>
        <w:gridCol w:w="1170"/>
        <w:gridCol w:w="1113"/>
        <w:gridCol w:w="880"/>
        <w:gridCol w:w="762"/>
        <w:gridCol w:w="828"/>
        <w:gridCol w:w="831"/>
        <w:gridCol w:w="765"/>
        <w:gridCol w:w="761"/>
      </w:tblGrid>
      <w:tr w:rsidR="00BE5532" w:rsidRPr="007E698C" w14:paraId="1EA0AD91" w14:textId="77777777" w:rsidTr="007E2E81">
        <w:trPr>
          <w:trHeight w:val="144"/>
        </w:trPr>
        <w:tc>
          <w:tcPr>
            <w:tcW w:w="5850" w:type="dxa"/>
            <w:tcBorders>
              <w:bottom w:val="single" w:sz="4" w:space="0" w:color="000000"/>
            </w:tcBorders>
            <w:shd w:val="clear" w:color="auto" w:fill="auto"/>
            <w:vAlign w:val="center"/>
          </w:tcPr>
          <w:p w14:paraId="7D9DB498"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feature</w:t>
            </w:r>
          </w:p>
        </w:tc>
        <w:tc>
          <w:tcPr>
            <w:tcW w:w="1170" w:type="dxa"/>
            <w:tcBorders>
              <w:bottom w:val="single" w:sz="4" w:space="0" w:color="000000"/>
            </w:tcBorders>
            <w:shd w:val="clear" w:color="auto" w:fill="auto"/>
            <w:vAlign w:val="center"/>
          </w:tcPr>
          <w:p w14:paraId="262634A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namespace</w:t>
            </w:r>
          </w:p>
        </w:tc>
        <w:tc>
          <w:tcPr>
            <w:tcW w:w="1113" w:type="dxa"/>
            <w:tcBorders>
              <w:bottom w:val="single" w:sz="4" w:space="0" w:color="000000"/>
            </w:tcBorders>
            <w:shd w:val="clear" w:color="auto" w:fill="auto"/>
            <w:vAlign w:val="center"/>
          </w:tcPr>
          <w:p w14:paraId="22BE302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value (vs COVID-19)</w:t>
            </w:r>
          </w:p>
        </w:tc>
        <w:tc>
          <w:tcPr>
            <w:tcW w:w="880" w:type="dxa"/>
            <w:tcBorders>
              <w:bottom w:val="single" w:sz="4" w:space="0" w:color="000000"/>
            </w:tcBorders>
            <w:shd w:val="clear" w:color="auto" w:fill="auto"/>
            <w:vAlign w:val="center"/>
          </w:tcPr>
          <w:p w14:paraId="754A00F6" w14:textId="77777777" w:rsidR="00BE5532" w:rsidRPr="007E698C" w:rsidRDefault="00BE5532"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coef</w:t>
            </w:r>
            <w:proofErr w:type="spellEnd"/>
          </w:p>
        </w:tc>
        <w:tc>
          <w:tcPr>
            <w:tcW w:w="762" w:type="dxa"/>
            <w:tcBorders>
              <w:bottom w:val="single" w:sz="4" w:space="0" w:color="000000"/>
            </w:tcBorders>
            <w:shd w:val="clear" w:color="auto" w:fill="auto"/>
            <w:vAlign w:val="center"/>
          </w:tcPr>
          <w:p w14:paraId="3313D16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stderr</w:t>
            </w:r>
          </w:p>
        </w:tc>
        <w:tc>
          <w:tcPr>
            <w:tcW w:w="828" w:type="dxa"/>
            <w:tcBorders>
              <w:bottom w:val="single" w:sz="4" w:space="0" w:color="000000"/>
            </w:tcBorders>
            <w:shd w:val="clear" w:color="auto" w:fill="auto"/>
            <w:vAlign w:val="center"/>
          </w:tcPr>
          <w:p w14:paraId="1A5650B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w:t>
            </w:r>
          </w:p>
        </w:tc>
        <w:tc>
          <w:tcPr>
            <w:tcW w:w="831" w:type="dxa"/>
            <w:tcBorders>
              <w:bottom w:val="single" w:sz="4" w:space="0" w:color="000000"/>
            </w:tcBorders>
            <w:shd w:val="clear" w:color="auto" w:fill="auto"/>
            <w:vAlign w:val="center"/>
          </w:tcPr>
          <w:p w14:paraId="7C642C1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N.not.0</w:t>
            </w:r>
          </w:p>
        </w:tc>
        <w:tc>
          <w:tcPr>
            <w:tcW w:w="765" w:type="dxa"/>
            <w:tcBorders>
              <w:bottom w:val="single" w:sz="4" w:space="0" w:color="000000"/>
            </w:tcBorders>
            <w:shd w:val="clear" w:color="auto" w:fill="auto"/>
            <w:vAlign w:val="center"/>
          </w:tcPr>
          <w:p w14:paraId="29FC487F" w14:textId="77777777" w:rsidR="00BE5532" w:rsidRPr="007E698C" w:rsidRDefault="00BE5532"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pval</w:t>
            </w:r>
            <w:proofErr w:type="spellEnd"/>
          </w:p>
        </w:tc>
        <w:tc>
          <w:tcPr>
            <w:tcW w:w="761" w:type="dxa"/>
            <w:tcBorders>
              <w:bottom w:val="single" w:sz="4" w:space="0" w:color="000000"/>
            </w:tcBorders>
            <w:shd w:val="clear" w:color="auto" w:fill="auto"/>
            <w:vAlign w:val="center"/>
          </w:tcPr>
          <w:p w14:paraId="4E75F765" w14:textId="77777777" w:rsidR="00BE5532" w:rsidRPr="007E698C" w:rsidRDefault="00BE5532"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qval</w:t>
            </w:r>
            <w:proofErr w:type="spellEnd"/>
          </w:p>
        </w:tc>
      </w:tr>
      <w:tr w:rsidR="00C96956" w:rsidRPr="007E698C" w14:paraId="5EA3F1B0" w14:textId="77777777" w:rsidTr="00C96956">
        <w:trPr>
          <w:trHeight w:val="144"/>
        </w:trPr>
        <w:tc>
          <w:tcPr>
            <w:tcW w:w="5850" w:type="dxa"/>
            <w:shd w:val="clear" w:color="auto" w:fill="F2F2F2" w:themeFill="background1" w:themeFillShade="F2"/>
            <w:vAlign w:val="center"/>
          </w:tcPr>
          <w:p w14:paraId="152F5F48"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cellular process</w:t>
            </w:r>
          </w:p>
        </w:tc>
        <w:tc>
          <w:tcPr>
            <w:tcW w:w="1170" w:type="dxa"/>
            <w:shd w:val="clear" w:color="auto" w:fill="F2F2F2" w:themeFill="background1" w:themeFillShade="F2"/>
            <w:vAlign w:val="center"/>
          </w:tcPr>
          <w:p w14:paraId="55670B3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GO:0009987</w:t>
            </w:r>
          </w:p>
        </w:tc>
        <w:tc>
          <w:tcPr>
            <w:tcW w:w="1113" w:type="dxa"/>
            <w:shd w:val="clear" w:color="auto" w:fill="F2F2F2" w:themeFill="background1" w:themeFillShade="F2"/>
            <w:vAlign w:val="center"/>
          </w:tcPr>
          <w:p w14:paraId="6D25664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4ED1F8A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0.016</w:t>
            </w:r>
          </w:p>
        </w:tc>
        <w:tc>
          <w:tcPr>
            <w:tcW w:w="762" w:type="dxa"/>
            <w:shd w:val="clear" w:color="auto" w:fill="F2F2F2" w:themeFill="background1" w:themeFillShade="F2"/>
            <w:vAlign w:val="center"/>
          </w:tcPr>
          <w:p w14:paraId="683CFB8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F2F2F2" w:themeFill="background1" w:themeFillShade="F2"/>
            <w:vAlign w:val="center"/>
          </w:tcPr>
          <w:p w14:paraId="06895FB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5F2A309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74.000</w:t>
            </w:r>
          </w:p>
        </w:tc>
        <w:tc>
          <w:tcPr>
            <w:tcW w:w="765" w:type="dxa"/>
            <w:shd w:val="clear" w:color="auto" w:fill="F2F2F2" w:themeFill="background1" w:themeFillShade="F2"/>
            <w:vAlign w:val="center"/>
          </w:tcPr>
          <w:p w14:paraId="70962E3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4C79259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3654D457" w14:textId="77777777" w:rsidTr="007E2E81">
        <w:trPr>
          <w:trHeight w:val="144"/>
        </w:trPr>
        <w:tc>
          <w:tcPr>
            <w:tcW w:w="5850" w:type="dxa"/>
            <w:shd w:val="clear" w:color="auto" w:fill="auto"/>
            <w:vAlign w:val="center"/>
          </w:tcPr>
          <w:p w14:paraId="527BD2FD"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metabolic process</w:t>
            </w:r>
          </w:p>
        </w:tc>
        <w:tc>
          <w:tcPr>
            <w:tcW w:w="1170" w:type="dxa"/>
            <w:shd w:val="clear" w:color="auto" w:fill="auto"/>
            <w:vAlign w:val="center"/>
          </w:tcPr>
          <w:p w14:paraId="735A1CE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GO:0008152</w:t>
            </w:r>
          </w:p>
        </w:tc>
        <w:tc>
          <w:tcPr>
            <w:tcW w:w="1113" w:type="dxa"/>
            <w:shd w:val="clear" w:color="auto" w:fill="auto"/>
            <w:vAlign w:val="center"/>
          </w:tcPr>
          <w:p w14:paraId="6312F64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697FA68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0.013</w:t>
            </w:r>
          </w:p>
        </w:tc>
        <w:tc>
          <w:tcPr>
            <w:tcW w:w="762" w:type="dxa"/>
            <w:shd w:val="clear" w:color="auto" w:fill="auto"/>
            <w:vAlign w:val="center"/>
          </w:tcPr>
          <w:p w14:paraId="6124C94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auto"/>
            <w:vAlign w:val="center"/>
          </w:tcPr>
          <w:p w14:paraId="5B4BB8F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03047AD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76.000</w:t>
            </w:r>
          </w:p>
        </w:tc>
        <w:tc>
          <w:tcPr>
            <w:tcW w:w="765" w:type="dxa"/>
            <w:shd w:val="clear" w:color="auto" w:fill="auto"/>
            <w:vAlign w:val="center"/>
          </w:tcPr>
          <w:p w14:paraId="5DE9FF3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74F0009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7069C705" w14:textId="77777777" w:rsidTr="00C96956">
        <w:trPr>
          <w:trHeight w:val="144"/>
        </w:trPr>
        <w:tc>
          <w:tcPr>
            <w:tcW w:w="5850" w:type="dxa"/>
            <w:shd w:val="clear" w:color="auto" w:fill="F2F2F2" w:themeFill="background1" w:themeFillShade="F2"/>
            <w:vAlign w:val="center"/>
          </w:tcPr>
          <w:p w14:paraId="6F62DBC1"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modulation by symbiont of host cellular process </w:t>
            </w:r>
          </w:p>
        </w:tc>
        <w:tc>
          <w:tcPr>
            <w:tcW w:w="1170" w:type="dxa"/>
            <w:shd w:val="clear" w:color="auto" w:fill="F2F2F2" w:themeFill="background1" w:themeFillShade="F2"/>
            <w:vAlign w:val="center"/>
          </w:tcPr>
          <w:p w14:paraId="3E95664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GO:0044068</w:t>
            </w:r>
          </w:p>
        </w:tc>
        <w:tc>
          <w:tcPr>
            <w:tcW w:w="1113" w:type="dxa"/>
            <w:shd w:val="clear" w:color="auto" w:fill="F2F2F2" w:themeFill="background1" w:themeFillShade="F2"/>
            <w:vAlign w:val="center"/>
          </w:tcPr>
          <w:p w14:paraId="0480E89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6067B0E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-0.007</w:t>
            </w:r>
          </w:p>
        </w:tc>
        <w:tc>
          <w:tcPr>
            <w:tcW w:w="762" w:type="dxa"/>
            <w:shd w:val="clear" w:color="auto" w:fill="F2F2F2" w:themeFill="background1" w:themeFillShade="F2"/>
            <w:vAlign w:val="center"/>
          </w:tcPr>
          <w:p w14:paraId="04FBB6F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47A7CC8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0B5ED90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11.000</w:t>
            </w:r>
          </w:p>
        </w:tc>
        <w:tc>
          <w:tcPr>
            <w:tcW w:w="765" w:type="dxa"/>
            <w:shd w:val="clear" w:color="auto" w:fill="F2F2F2" w:themeFill="background1" w:themeFillShade="F2"/>
            <w:vAlign w:val="center"/>
          </w:tcPr>
          <w:p w14:paraId="50B87D9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50B5FAF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6FC4ECA4" w14:textId="77777777" w:rsidTr="007E2E81">
        <w:trPr>
          <w:trHeight w:val="144"/>
        </w:trPr>
        <w:tc>
          <w:tcPr>
            <w:tcW w:w="5850" w:type="dxa"/>
            <w:shd w:val="clear" w:color="auto" w:fill="auto"/>
            <w:vAlign w:val="center"/>
          </w:tcPr>
          <w:p w14:paraId="2504FD3C"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modulation by virus of host cellular process </w:t>
            </w:r>
          </w:p>
        </w:tc>
        <w:tc>
          <w:tcPr>
            <w:tcW w:w="1170" w:type="dxa"/>
            <w:shd w:val="clear" w:color="auto" w:fill="auto"/>
            <w:vAlign w:val="center"/>
          </w:tcPr>
          <w:p w14:paraId="4B73A85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GO:0019054</w:t>
            </w:r>
          </w:p>
        </w:tc>
        <w:tc>
          <w:tcPr>
            <w:tcW w:w="1113" w:type="dxa"/>
            <w:shd w:val="clear" w:color="auto" w:fill="auto"/>
            <w:vAlign w:val="center"/>
          </w:tcPr>
          <w:p w14:paraId="2F0EA8C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606E1F4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-0.007</w:t>
            </w:r>
          </w:p>
        </w:tc>
        <w:tc>
          <w:tcPr>
            <w:tcW w:w="762" w:type="dxa"/>
            <w:shd w:val="clear" w:color="auto" w:fill="auto"/>
            <w:vAlign w:val="center"/>
          </w:tcPr>
          <w:p w14:paraId="7BB2D51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16A5953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695A524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11.000</w:t>
            </w:r>
          </w:p>
        </w:tc>
        <w:tc>
          <w:tcPr>
            <w:tcW w:w="765" w:type="dxa"/>
            <w:shd w:val="clear" w:color="auto" w:fill="auto"/>
            <w:vAlign w:val="center"/>
          </w:tcPr>
          <w:p w14:paraId="4913F5F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1DD0D69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4E82E6A5" w14:textId="77777777" w:rsidTr="00C96956">
        <w:trPr>
          <w:trHeight w:val="144"/>
        </w:trPr>
        <w:tc>
          <w:tcPr>
            <w:tcW w:w="5850" w:type="dxa"/>
            <w:shd w:val="clear" w:color="auto" w:fill="F2F2F2" w:themeFill="background1" w:themeFillShade="F2"/>
            <w:vAlign w:val="center"/>
          </w:tcPr>
          <w:p w14:paraId="70B73999"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modulation by virus of host process</w:t>
            </w:r>
          </w:p>
        </w:tc>
        <w:tc>
          <w:tcPr>
            <w:tcW w:w="1170" w:type="dxa"/>
            <w:shd w:val="clear" w:color="auto" w:fill="F2F2F2" w:themeFill="background1" w:themeFillShade="F2"/>
            <w:vAlign w:val="center"/>
          </w:tcPr>
          <w:p w14:paraId="4029A3A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GO:0019048</w:t>
            </w:r>
          </w:p>
        </w:tc>
        <w:tc>
          <w:tcPr>
            <w:tcW w:w="1113" w:type="dxa"/>
            <w:shd w:val="clear" w:color="auto" w:fill="F2F2F2" w:themeFill="background1" w:themeFillShade="F2"/>
            <w:vAlign w:val="center"/>
          </w:tcPr>
          <w:p w14:paraId="1879493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7FFA983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62" w:type="dxa"/>
            <w:shd w:val="clear" w:color="auto" w:fill="F2F2F2" w:themeFill="background1" w:themeFillShade="F2"/>
            <w:vAlign w:val="center"/>
          </w:tcPr>
          <w:p w14:paraId="4BAF9DD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2B477C8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70801F3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65" w:type="dxa"/>
            <w:shd w:val="clear" w:color="auto" w:fill="F2F2F2" w:themeFill="background1" w:themeFillShade="F2"/>
            <w:vAlign w:val="center"/>
          </w:tcPr>
          <w:p w14:paraId="7E39EC8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0F33BA6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6D68080A" w14:textId="77777777" w:rsidTr="007E2E81">
        <w:trPr>
          <w:trHeight w:val="144"/>
        </w:trPr>
        <w:tc>
          <w:tcPr>
            <w:tcW w:w="5850" w:type="dxa"/>
            <w:shd w:val="clear" w:color="auto" w:fill="auto"/>
            <w:vAlign w:val="center"/>
          </w:tcPr>
          <w:p w14:paraId="0ED730FF"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organic substance metabolic process</w:t>
            </w:r>
          </w:p>
        </w:tc>
        <w:tc>
          <w:tcPr>
            <w:tcW w:w="1170" w:type="dxa"/>
            <w:shd w:val="clear" w:color="auto" w:fill="auto"/>
            <w:vAlign w:val="center"/>
          </w:tcPr>
          <w:p w14:paraId="707F4D1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GO:0071704</w:t>
            </w:r>
          </w:p>
        </w:tc>
        <w:tc>
          <w:tcPr>
            <w:tcW w:w="1113" w:type="dxa"/>
            <w:shd w:val="clear" w:color="auto" w:fill="auto"/>
            <w:vAlign w:val="center"/>
          </w:tcPr>
          <w:p w14:paraId="5EBCB2B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0820BDA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62" w:type="dxa"/>
            <w:shd w:val="clear" w:color="auto" w:fill="auto"/>
            <w:vAlign w:val="center"/>
          </w:tcPr>
          <w:p w14:paraId="6B1922E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3E5C292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70A4343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76.000</w:t>
            </w:r>
          </w:p>
        </w:tc>
        <w:tc>
          <w:tcPr>
            <w:tcW w:w="765" w:type="dxa"/>
            <w:shd w:val="clear" w:color="auto" w:fill="auto"/>
            <w:vAlign w:val="center"/>
          </w:tcPr>
          <w:p w14:paraId="6673AA1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7E50660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3FEC6229" w14:textId="77777777" w:rsidTr="00C96956">
        <w:trPr>
          <w:trHeight w:val="144"/>
        </w:trPr>
        <w:tc>
          <w:tcPr>
            <w:tcW w:w="5850" w:type="dxa"/>
            <w:shd w:val="clear" w:color="auto" w:fill="F2F2F2" w:themeFill="background1" w:themeFillShade="F2"/>
            <w:vAlign w:val="center"/>
          </w:tcPr>
          <w:p w14:paraId="4B0969A2"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cellular macromolecule metabolic process</w:t>
            </w:r>
          </w:p>
        </w:tc>
        <w:tc>
          <w:tcPr>
            <w:tcW w:w="1170" w:type="dxa"/>
            <w:shd w:val="clear" w:color="auto" w:fill="F2F2F2" w:themeFill="background1" w:themeFillShade="F2"/>
            <w:vAlign w:val="center"/>
          </w:tcPr>
          <w:p w14:paraId="43264B6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GO:0044260</w:t>
            </w:r>
          </w:p>
        </w:tc>
        <w:tc>
          <w:tcPr>
            <w:tcW w:w="1113" w:type="dxa"/>
            <w:shd w:val="clear" w:color="auto" w:fill="F2F2F2" w:themeFill="background1" w:themeFillShade="F2"/>
            <w:vAlign w:val="center"/>
          </w:tcPr>
          <w:p w14:paraId="2F26DF2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014B618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F2F2F2" w:themeFill="background1" w:themeFillShade="F2"/>
            <w:vAlign w:val="center"/>
          </w:tcPr>
          <w:p w14:paraId="43E9AF7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76FD5B3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70A25E3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4.000</w:t>
            </w:r>
          </w:p>
        </w:tc>
        <w:tc>
          <w:tcPr>
            <w:tcW w:w="765" w:type="dxa"/>
            <w:shd w:val="clear" w:color="auto" w:fill="F2F2F2" w:themeFill="background1" w:themeFillShade="F2"/>
            <w:vAlign w:val="center"/>
          </w:tcPr>
          <w:p w14:paraId="20057E8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0DD5034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35FE2105" w14:textId="77777777" w:rsidTr="007E2E81">
        <w:trPr>
          <w:trHeight w:val="144"/>
        </w:trPr>
        <w:tc>
          <w:tcPr>
            <w:tcW w:w="5850" w:type="dxa"/>
            <w:shd w:val="clear" w:color="auto" w:fill="auto"/>
            <w:vAlign w:val="center"/>
          </w:tcPr>
          <w:p w14:paraId="6A7E99C8"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cellular metabolic process </w:t>
            </w:r>
          </w:p>
        </w:tc>
        <w:tc>
          <w:tcPr>
            <w:tcW w:w="1170" w:type="dxa"/>
            <w:shd w:val="clear" w:color="auto" w:fill="auto"/>
            <w:vAlign w:val="center"/>
          </w:tcPr>
          <w:p w14:paraId="15DE742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GO:0044237</w:t>
            </w:r>
          </w:p>
        </w:tc>
        <w:tc>
          <w:tcPr>
            <w:tcW w:w="1113" w:type="dxa"/>
            <w:shd w:val="clear" w:color="auto" w:fill="auto"/>
            <w:vAlign w:val="center"/>
          </w:tcPr>
          <w:p w14:paraId="121B0EF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33197A1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0.009</w:t>
            </w:r>
          </w:p>
        </w:tc>
        <w:tc>
          <w:tcPr>
            <w:tcW w:w="762" w:type="dxa"/>
            <w:shd w:val="clear" w:color="auto" w:fill="auto"/>
            <w:vAlign w:val="center"/>
          </w:tcPr>
          <w:p w14:paraId="736E6B5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6E1913B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531734C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72.000</w:t>
            </w:r>
          </w:p>
        </w:tc>
        <w:tc>
          <w:tcPr>
            <w:tcW w:w="765" w:type="dxa"/>
            <w:shd w:val="clear" w:color="auto" w:fill="auto"/>
            <w:vAlign w:val="center"/>
          </w:tcPr>
          <w:p w14:paraId="3C502DD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6AFAE3B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4C694D91" w14:textId="77777777" w:rsidTr="00C96956">
        <w:trPr>
          <w:trHeight w:val="144"/>
        </w:trPr>
        <w:tc>
          <w:tcPr>
            <w:tcW w:w="5850" w:type="dxa"/>
            <w:shd w:val="clear" w:color="auto" w:fill="F2F2F2" w:themeFill="background1" w:themeFillShade="F2"/>
            <w:vAlign w:val="center"/>
          </w:tcPr>
          <w:p w14:paraId="7145924F"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modulation by symbiont of host process</w:t>
            </w:r>
          </w:p>
        </w:tc>
        <w:tc>
          <w:tcPr>
            <w:tcW w:w="1170" w:type="dxa"/>
            <w:shd w:val="clear" w:color="auto" w:fill="F2F2F2" w:themeFill="background1" w:themeFillShade="F2"/>
            <w:vAlign w:val="center"/>
          </w:tcPr>
          <w:p w14:paraId="150AC43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GO:0044003</w:t>
            </w:r>
          </w:p>
        </w:tc>
        <w:tc>
          <w:tcPr>
            <w:tcW w:w="1113" w:type="dxa"/>
            <w:shd w:val="clear" w:color="auto" w:fill="F2F2F2" w:themeFill="background1" w:themeFillShade="F2"/>
            <w:vAlign w:val="center"/>
          </w:tcPr>
          <w:p w14:paraId="5915E11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376A411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62" w:type="dxa"/>
            <w:shd w:val="clear" w:color="auto" w:fill="F2F2F2" w:themeFill="background1" w:themeFillShade="F2"/>
            <w:vAlign w:val="center"/>
          </w:tcPr>
          <w:p w14:paraId="02511A7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7C70A5F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089BB5B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65" w:type="dxa"/>
            <w:shd w:val="clear" w:color="auto" w:fill="F2F2F2" w:themeFill="background1" w:themeFillShade="F2"/>
            <w:vAlign w:val="center"/>
          </w:tcPr>
          <w:p w14:paraId="58964AA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18BAAC1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0FB4B2F7" w14:textId="77777777" w:rsidTr="007E2E81">
        <w:trPr>
          <w:trHeight w:val="144"/>
        </w:trPr>
        <w:tc>
          <w:tcPr>
            <w:tcW w:w="5850" w:type="dxa"/>
            <w:shd w:val="clear" w:color="auto" w:fill="auto"/>
            <w:vAlign w:val="center"/>
          </w:tcPr>
          <w:p w14:paraId="7ED191A2"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modulation of process of </w:t>
            </w:r>
            <w:proofErr w:type="gramStart"/>
            <w:r w:rsidRPr="007E698C">
              <w:rPr>
                <w:rFonts w:eastAsia="Times New Roman" w:cstheme="minorHAnsi"/>
                <w:color w:val="000000"/>
                <w:sz w:val="18"/>
                <w:szCs w:val="18"/>
              </w:rPr>
              <w:t>other</w:t>
            </w:r>
            <w:proofErr w:type="gramEnd"/>
            <w:r w:rsidRPr="007E698C">
              <w:rPr>
                <w:rFonts w:eastAsia="Times New Roman" w:cstheme="minorHAnsi"/>
                <w:color w:val="000000"/>
                <w:sz w:val="18"/>
                <w:szCs w:val="18"/>
              </w:rPr>
              <w:t xml:space="preserve"> organism</w:t>
            </w:r>
          </w:p>
        </w:tc>
        <w:tc>
          <w:tcPr>
            <w:tcW w:w="1170" w:type="dxa"/>
            <w:shd w:val="clear" w:color="auto" w:fill="auto"/>
            <w:vAlign w:val="center"/>
          </w:tcPr>
          <w:p w14:paraId="48CCEB8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GO:0035821</w:t>
            </w:r>
          </w:p>
        </w:tc>
        <w:tc>
          <w:tcPr>
            <w:tcW w:w="1113" w:type="dxa"/>
            <w:shd w:val="clear" w:color="auto" w:fill="auto"/>
            <w:vAlign w:val="center"/>
          </w:tcPr>
          <w:p w14:paraId="7873DD9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10083A3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62" w:type="dxa"/>
            <w:shd w:val="clear" w:color="auto" w:fill="auto"/>
            <w:vAlign w:val="center"/>
          </w:tcPr>
          <w:p w14:paraId="26ADA2A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6E45984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7EEF39F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65" w:type="dxa"/>
            <w:shd w:val="clear" w:color="auto" w:fill="auto"/>
            <w:vAlign w:val="center"/>
          </w:tcPr>
          <w:p w14:paraId="3A90EEF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652D236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3AE71AED" w14:textId="77777777" w:rsidTr="00C96956">
        <w:trPr>
          <w:trHeight w:val="144"/>
        </w:trPr>
        <w:tc>
          <w:tcPr>
            <w:tcW w:w="5850" w:type="dxa"/>
            <w:shd w:val="clear" w:color="auto" w:fill="F2F2F2" w:themeFill="background1" w:themeFillShade="F2"/>
            <w:vAlign w:val="center"/>
          </w:tcPr>
          <w:p w14:paraId="22426135"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modulation of process of other organism involved in symbiotic interaction</w:t>
            </w:r>
          </w:p>
        </w:tc>
        <w:tc>
          <w:tcPr>
            <w:tcW w:w="1170" w:type="dxa"/>
            <w:shd w:val="clear" w:color="auto" w:fill="F2F2F2" w:themeFill="background1" w:themeFillShade="F2"/>
            <w:vAlign w:val="center"/>
          </w:tcPr>
          <w:p w14:paraId="6797FFE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GO:0051817</w:t>
            </w:r>
          </w:p>
        </w:tc>
        <w:tc>
          <w:tcPr>
            <w:tcW w:w="1113" w:type="dxa"/>
            <w:shd w:val="clear" w:color="auto" w:fill="F2F2F2" w:themeFill="background1" w:themeFillShade="F2"/>
            <w:vAlign w:val="center"/>
          </w:tcPr>
          <w:p w14:paraId="4D42007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781989A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62" w:type="dxa"/>
            <w:shd w:val="clear" w:color="auto" w:fill="F2F2F2" w:themeFill="background1" w:themeFillShade="F2"/>
            <w:vAlign w:val="center"/>
          </w:tcPr>
          <w:p w14:paraId="06C1FDF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5B38DF2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2FD5764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65" w:type="dxa"/>
            <w:shd w:val="clear" w:color="auto" w:fill="F2F2F2" w:themeFill="background1" w:themeFillShade="F2"/>
            <w:vAlign w:val="center"/>
          </w:tcPr>
          <w:p w14:paraId="2B27EBA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3587EEF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52E54F3A" w14:textId="77777777" w:rsidTr="007E2E81">
        <w:trPr>
          <w:trHeight w:val="144"/>
        </w:trPr>
        <w:tc>
          <w:tcPr>
            <w:tcW w:w="5850" w:type="dxa"/>
            <w:shd w:val="clear" w:color="auto" w:fill="auto"/>
            <w:vAlign w:val="center"/>
          </w:tcPr>
          <w:p w14:paraId="4F00BB7B"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hydrolase activity</w:t>
            </w:r>
          </w:p>
        </w:tc>
        <w:tc>
          <w:tcPr>
            <w:tcW w:w="1170" w:type="dxa"/>
            <w:shd w:val="clear" w:color="auto" w:fill="auto"/>
            <w:vAlign w:val="center"/>
          </w:tcPr>
          <w:p w14:paraId="6A253F2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GO:0016787</w:t>
            </w:r>
          </w:p>
        </w:tc>
        <w:tc>
          <w:tcPr>
            <w:tcW w:w="1113" w:type="dxa"/>
            <w:shd w:val="clear" w:color="auto" w:fill="auto"/>
            <w:vAlign w:val="center"/>
          </w:tcPr>
          <w:p w14:paraId="31F5142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221343E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62" w:type="dxa"/>
            <w:shd w:val="clear" w:color="auto" w:fill="auto"/>
            <w:vAlign w:val="center"/>
          </w:tcPr>
          <w:p w14:paraId="5821F5E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29E35CB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12696C8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69.000</w:t>
            </w:r>
          </w:p>
        </w:tc>
        <w:tc>
          <w:tcPr>
            <w:tcW w:w="765" w:type="dxa"/>
            <w:shd w:val="clear" w:color="auto" w:fill="auto"/>
            <w:vAlign w:val="center"/>
          </w:tcPr>
          <w:p w14:paraId="7174E41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2C5EFB8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408B2E72" w14:textId="77777777" w:rsidTr="00C96956">
        <w:trPr>
          <w:trHeight w:val="144"/>
        </w:trPr>
        <w:tc>
          <w:tcPr>
            <w:tcW w:w="5850" w:type="dxa"/>
            <w:shd w:val="clear" w:color="auto" w:fill="F2F2F2" w:themeFill="background1" w:themeFillShade="F2"/>
            <w:vAlign w:val="center"/>
          </w:tcPr>
          <w:p w14:paraId="421D3957"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interaction with host </w:t>
            </w:r>
          </w:p>
        </w:tc>
        <w:tc>
          <w:tcPr>
            <w:tcW w:w="1170" w:type="dxa"/>
            <w:shd w:val="clear" w:color="auto" w:fill="F2F2F2" w:themeFill="background1" w:themeFillShade="F2"/>
            <w:vAlign w:val="center"/>
          </w:tcPr>
          <w:p w14:paraId="762D8D3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GO:0051701</w:t>
            </w:r>
          </w:p>
        </w:tc>
        <w:tc>
          <w:tcPr>
            <w:tcW w:w="1113" w:type="dxa"/>
            <w:shd w:val="clear" w:color="auto" w:fill="F2F2F2" w:themeFill="background1" w:themeFillShade="F2"/>
            <w:vAlign w:val="center"/>
          </w:tcPr>
          <w:p w14:paraId="4C8EF27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22F95CC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-0.009</w:t>
            </w:r>
          </w:p>
        </w:tc>
        <w:tc>
          <w:tcPr>
            <w:tcW w:w="762" w:type="dxa"/>
            <w:shd w:val="clear" w:color="auto" w:fill="F2F2F2" w:themeFill="background1" w:themeFillShade="F2"/>
            <w:vAlign w:val="center"/>
          </w:tcPr>
          <w:p w14:paraId="5369476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F2F2F2" w:themeFill="background1" w:themeFillShade="F2"/>
            <w:vAlign w:val="center"/>
          </w:tcPr>
          <w:p w14:paraId="08E5706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65169A9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20.000</w:t>
            </w:r>
          </w:p>
        </w:tc>
        <w:tc>
          <w:tcPr>
            <w:tcW w:w="765" w:type="dxa"/>
            <w:shd w:val="clear" w:color="auto" w:fill="F2F2F2" w:themeFill="background1" w:themeFillShade="F2"/>
            <w:vAlign w:val="center"/>
          </w:tcPr>
          <w:p w14:paraId="2F34F43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1D898A4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60F45459" w14:textId="77777777" w:rsidTr="007E2E81">
        <w:trPr>
          <w:trHeight w:val="144"/>
        </w:trPr>
        <w:tc>
          <w:tcPr>
            <w:tcW w:w="5850" w:type="dxa"/>
            <w:shd w:val="clear" w:color="auto" w:fill="auto"/>
            <w:vAlign w:val="center"/>
          </w:tcPr>
          <w:p w14:paraId="3681A507"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viral process</w:t>
            </w:r>
          </w:p>
        </w:tc>
        <w:tc>
          <w:tcPr>
            <w:tcW w:w="1170" w:type="dxa"/>
            <w:shd w:val="clear" w:color="auto" w:fill="auto"/>
            <w:vAlign w:val="center"/>
          </w:tcPr>
          <w:p w14:paraId="26A4E0A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GO:0016032</w:t>
            </w:r>
          </w:p>
        </w:tc>
        <w:tc>
          <w:tcPr>
            <w:tcW w:w="1113" w:type="dxa"/>
            <w:shd w:val="clear" w:color="auto" w:fill="auto"/>
            <w:vAlign w:val="center"/>
          </w:tcPr>
          <w:p w14:paraId="1E4C0C3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667E4D4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-0.013</w:t>
            </w:r>
          </w:p>
        </w:tc>
        <w:tc>
          <w:tcPr>
            <w:tcW w:w="762" w:type="dxa"/>
            <w:shd w:val="clear" w:color="auto" w:fill="auto"/>
            <w:vAlign w:val="center"/>
          </w:tcPr>
          <w:p w14:paraId="1666D9A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auto"/>
            <w:vAlign w:val="center"/>
          </w:tcPr>
          <w:p w14:paraId="02B8E57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0A47BB2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31.000</w:t>
            </w:r>
          </w:p>
        </w:tc>
        <w:tc>
          <w:tcPr>
            <w:tcW w:w="765" w:type="dxa"/>
            <w:shd w:val="clear" w:color="auto" w:fill="auto"/>
            <w:vAlign w:val="center"/>
          </w:tcPr>
          <w:p w14:paraId="7CE2C3F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2284EFE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770EDE19" w14:textId="77777777" w:rsidTr="00C96956">
        <w:trPr>
          <w:trHeight w:val="144"/>
        </w:trPr>
        <w:tc>
          <w:tcPr>
            <w:tcW w:w="5850" w:type="dxa"/>
            <w:shd w:val="clear" w:color="auto" w:fill="F2F2F2" w:themeFill="background1" w:themeFillShade="F2"/>
            <w:vAlign w:val="center"/>
          </w:tcPr>
          <w:p w14:paraId="1854B599"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transferase activity</w:t>
            </w:r>
          </w:p>
        </w:tc>
        <w:tc>
          <w:tcPr>
            <w:tcW w:w="1170" w:type="dxa"/>
            <w:shd w:val="clear" w:color="auto" w:fill="F2F2F2" w:themeFill="background1" w:themeFillShade="F2"/>
            <w:vAlign w:val="center"/>
          </w:tcPr>
          <w:p w14:paraId="04C76B3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GO:0016740</w:t>
            </w:r>
          </w:p>
        </w:tc>
        <w:tc>
          <w:tcPr>
            <w:tcW w:w="1113" w:type="dxa"/>
            <w:shd w:val="clear" w:color="auto" w:fill="F2F2F2" w:themeFill="background1" w:themeFillShade="F2"/>
            <w:vAlign w:val="center"/>
          </w:tcPr>
          <w:p w14:paraId="71685B5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4B85145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0.009</w:t>
            </w:r>
          </w:p>
        </w:tc>
        <w:tc>
          <w:tcPr>
            <w:tcW w:w="762" w:type="dxa"/>
            <w:shd w:val="clear" w:color="auto" w:fill="F2F2F2" w:themeFill="background1" w:themeFillShade="F2"/>
            <w:vAlign w:val="center"/>
          </w:tcPr>
          <w:p w14:paraId="4B6916B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F2F2F2" w:themeFill="background1" w:themeFillShade="F2"/>
            <w:vAlign w:val="center"/>
          </w:tcPr>
          <w:p w14:paraId="1998E8D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1A290D5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58.000</w:t>
            </w:r>
          </w:p>
        </w:tc>
        <w:tc>
          <w:tcPr>
            <w:tcW w:w="765" w:type="dxa"/>
            <w:shd w:val="clear" w:color="auto" w:fill="F2F2F2" w:themeFill="background1" w:themeFillShade="F2"/>
            <w:vAlign w:val="center"/>
          </w:tcPr>
          <w:p w14:paraId="33F2AEC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002719A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73C0D0F8" w14:textId="77777777" w:rsidTr="007E2E81">
        <w:trPr>
          <w:trHeight w:val="144"/>
        </w:trPr>
        <w:tc>
          <w:tcPr>
            <w:tcW w:w="5850" w:type="dxa"/>
            <w:shd w:val="clear" w:color="auto" w:fill="auto"/>
            <w:vAlign w:val="center"/>
          </w:tcPr>
          <w:p w14:paraId="106B5029"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primary metabolic process </w:t>
            </w:r>
          </w:p>
        </w:tc>
        <w:tc>
          <w:tcPr>
            <w:tcW w:w="1170" w:type="dxa"/>
            <w:shd w:val="clear" w:color="auto" w:fill="auto"/>
            <w:vAlign w:val="center"/>
          </w:tcPr>
          <w:p w14:paraId="7FEEE61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GO:0044238</w:t>
            </w:r>
          </w:p>
        </w:tc>
        <w:tc>
          <w:tcPr>
            <w:tcW w:w="1113" w:type="dxa"/>
            <w:shd w:val="clear" w:color="auto" w:fill="auto"/>
            <w:vAlign w:val="center"/>
          </w:tcPr>
          <w:p w14:paraId="0AFF1A1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7797B9B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0.006</w:t>
            </w:r>
          </w:p>
        </w:tc>
        <w:tc>
          <w:tcPr>
            <w:tcW w:w="762" w:type="dxa"/>
            <w:shd w:val="clear" w:color="auto" w:fill="auto"/>
            <w:vAlign w:val="center"/>
          </w:tcPr>
          <w:p w14:paraId="12BD976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0E65005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53CAC18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74.000</w:t>
            </w:r>
          </w:p>
        </w:tc>
        <w:tc>
          <w:tcPr>
            <w:tcW w:w="765" w:type="dxa"/>
            <w:shd w:val="clear" w:color="auto" w:fill="auto"/>
            <w:vAlign w:val="center"/>
          </w:tcPr>
          <w:p w14:paraId="246E38A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3380EAE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718AE026" w14:textId="77777777" w:rsidTr="00C96956">
        <w:trPr>
          <w:trHeight w:val="144"/>
        </w:trPr>
        <w:tc>
          <w:tcPr>
            <w:tcW w:w="5850" w:type="dxa"/>
            <w:shd w:val="clear" w:color="auto" w:fill="F2F2F2" w:themeFill="background1" w:themeFillShade="F2"/>
            <w:vAlign w:val="center"/>
          </w:tcPr>
          <w:p w14:paraId="471DC29D"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symbiotic process</w:t>
            </w:r>
          </w:p>
        </w:tc>
        <w:tc>
          <w:tcPr>
            <w:tcW w:w="1170" w:type="dxa"/>
            <w:shd w:val="clear" w:color="auto" w:fill="F2F2F2" w:themeFill="background1" w:themeFillShade="F2"/>
            <w:vAlign w:val="center"/>
          </w:tcPr>
          <w:p w14:paraId="5BBFD91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GO:0044403</w:t>
            </w:r>
          </w:p>
        </w:tc>
        <w:tc>
          <w:tcPr>
            <w:tcW w:w="1113" w:type="dxa"/>
            <w:shd w:val="clear" w:color="auto" w:fill="F2F2F2" w:themeFill="background1" w:themeFillShade="F2"/>
            <w:vAlign w:val="center"/>
          </w:tcPr>
          <w:p w14:paraId="69F7982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5A94D95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-0.014</w:t>
            </w:r>
          </w:p>
        </w:tc>
        <w:tc>
          <w:tcPr>
            <w:tcW w:w="762" w:type="dxa"/>
            <w:shd w:val="clear" w:color="auto" w:fill="F2F2F2" w:themeFill="background1" w:themeFillShade="F2"/>
            <w:vAlign w:val="center"/>
          </w:tcPr>
          <w:p w14:paraId="1B63FD1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F2F2F2" w:themeFill="background1" w:themeFillShade="F2"/>
            <w:vAlign w:val="center"/>
          </w:tcPr>
          <w:p w14:paraId="65F1EEB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0D5FD0A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31.000</w:t>
            </w:r>
          </w:p>
        </w:tc>
        <w:tc>
          <w:tcPr>
            <w:tcW w:w="765" w:type="dxa"/>
            <w:shd w:val="clear" w:color="auto" w:fill="F2F2F2" w:themeFill="background1" w:themeFillShade="F2"/>
            <w:vAlign w:val="center"/>
          </w:tcPr>
          <w:p w14:paraId="2FD3646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5BC00BA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4A380CE4" w14:textId="77777777" w:rsidTr="007E2E81">
        <w:trPr>
          <w:trHeight w:val="144"/>
        </w:trPr>
        <w:tc>
          <w:tcPr>
            <w:tcW w:w="5850" w:type="dxa"/>
            <w:shd w:val="clear" w:color="auto" w:fill="auto"/>
            <w:vAlign w:val="center"/>
          </w:tcPr>
          <w:p w14:paraId="77C608A3"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interspecies interaction between organisms</w:t>
            </w:r>
          </w:p>
        </w:tc>
        <w:tc>
          <w:tcPr>
            <w:tcW w:w="1170" w:type="dxa"/>
            <w:shd w:val="clear" w:color="auto" w:fill="auto"/>
            <w:vAlign w:val="center"/>
          </w:tcPr>
          <w:p w14:paraId="034658B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GO:0044419</w:t>
            </w:r>
          </w:p>
        </w:tc>
        <w:tc>
          <w:tcPr>
            <w:tcW w:w="1113" w:type="dxa"/>
            <w:shd w:val="clear" w:color="auto" w:fill="auto"/>
            <w:vAlign w:val="center"/>
          </w:tcPr>
          <w:p w14:paraId="3CC635E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1B0FAFF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-0.014</w:t>
            </w:r>
          </w:p>
        </w:tc>
        <w:tc>
          <w:tcPr>
            <w:tcW w:w="762" w:type="dxa"/>
            <w:shd w:val="clear" w:color="auto" w:fill="auto"/>
            <w:vAlign w:val="center"/>
          </w:tcPr>
          <w:p w14:paraId="43DDC88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auto"/>
            <w:vAlign w:val="center"/>
          </w:tcPr>
          <w:p w14:paraId="2E61E4C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7C92F0B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31.000</w:t>
            </w:r>
          </w:p>
        </w:tc>
        <w:tc>
          <w:tcPr>
            <w:tcW w:w="765" w:type="dxa"/>
            <w:shd w:val="clear" w:color="auto" w:fill="auto"/>
            <w:vAlign w:val="center"/>
          </w:tcPr>
          <w:p w14:paraId="2C2AC7A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0039F35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5A86CB77" w14:textId="77777777" w:rsidTr="00C96956">
        <w:trPr>
          <w:trHeight w:val="144"/>
        </w:trPr>
        <w:tc>
          <w:tcPr>
            <w:tcW w:w="5850" w:type="dxa"/>
            <w:shd w:val="clear" w:color="auto" w:fill="F2F2F2" w:themeFill="background1" w:themeFillShade="F2"/>
            <w:vAlign w:val="center"/>
          </w:tcPr>
          <w:p w14:paraId="635375F2"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macromolecule metabolic process </w:t>
            </w:r>
          </w:p>
        </w:tc>
        <w:tc>
          <w:tcPr>
            <w:tcW w:w="1170" w:type="dxa"/>
            <w:shd w:val="clear" w:color="auto" w:fill="F2F2F2" w:themeFill="background1" w:themeFillShade="F2"/>
            <w:vAlign w:val="center"/>
          </w:tcPr>
          <w:p w14:paraId="13E0BB7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GO:0043170</w:t>
            </w:r>
          </w:p>
        </w:tc>
        <w:tc>
          <w:tcPr>
            <w:tcW w:w="1113" w:type="dxa"/>
            <w:shd w:val="clear" w:color="auto" w:fill="F2F2F2" w:themeFill="background1" w:themeFillShade="F2"/>
            <w:vAlign w:val="center"/>
          </w:tcPr>
          <w:p w14:paraId="2F84124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78BD1B8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F2F2F2" w:themeFill="background1" w:themeFillShade="F2"/>
            <w:vAlign w:val="center"/>
          </w:tcPr>
          <w:p w14:paraId="09D61B0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75D7C7A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7213A2B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66.000</w:t>
            </w:r>
          </w:p>
        </w:tc>
        <w:tc>
          <w:tcPr>
            <w:tcW w:w="765" w:type="dxa"/>
            <w:shd w:val="clear" w:color="auto" w:fill="F2F2F2" w:themeFill="background1" w:themeFillShade="F2"/>
            <w:vAlign w:val="center"/>
          </w:tcPr>
          <w:p w14:paraId="76563E4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65A087C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3D0C9259" w14:textId="77777777" w:rsidTr="007E2E81">
        <w:trPr>
          <w:trHeight w:val="144"/>
        </w:trPr>
        <w:tc>
          <w:tcPr>
            <w:tcW w:w="5850" w:type="dxa"/>
            <w:shd w:val="clear" w:color="auto" w:fill="auto"/>
            <w:vAlign w:val="center"/>
          </w:tcPr>
          <w:p w14:paraId="00388813"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organonitrogen compound metabolic process</w:t>
            </w:r>
          </w:p>
        </w:tc>
        <w:tc>
          <w:tcPr>
            <w:tcW w:w="1170" w:type="dxa"/>
            <w:shd w:val="clear" w:color="auto" w:fill="auto"/>
            <w:vAlign w:val="center"/>
          </w:tcPr>
          <w:p w14:paraId="13C8ED5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GO:1901564</w:t>
            </w:r>
          </w:p>
        </w:tc>
        <w:tc>
          <w:tcPr>
            <w:tcW w:w="1113" w:type="dxa"/>
            <w:shd w:val="clear" w:color="auto" w:fill="auto"/>
            <w:vAlign w:val="center"/>
          </w:tcPr>
          <w:p w14:paraId="1E45CB1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768C36A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auto"/>
            <w:vAlign w:val="center"/>
          </w:tcPr>
          <w:p w14:paraId="7C1A85A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20864CC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5B3C6AE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5.000</w:t>
            </w:r>
          </w:p>
        </w:tc>
        <w:tc>
          <w:tcPr>
            <w:tcW w:w="765" w:type="dxa"/>
            <w:shd w:val="clear" w:color="auto" w:fill="auto"/>
            <w:vAlign w:val="center"/>
          </w:tcPr>
          <w:p w14:paraId="37DDD60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546836D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666495D2" w14:textId="77777777" w:rsidTr="00C96956">
        <w:trPr>
          <w:trHeight w:val="144"/>
        </w:trPr>
        <w:tc>
          <w:tcPr>
            <w:tcW w:w="5850" w:type="dxa"/>
            <w:shd w:val="clear" w:color="auto" w:fill="F2F2F2" w:themeFill="background1" w:themeFillShade="F2"/>
            <w:vAlign w:val="center"/>
          </w:tcPr>
          <w:p w14:paraId="26573BAC"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binding </w:t>
            </w:r>
          </w:p>
        </w:tc>
        <w:tc>
          <w:tcPr>
            <w:tcW w:w="1170" w:type="dxa"/>
            <w:shd w:val="clear" w:color="auto" w:fill="F2F2F2" w:themeFill="background1" w:themeFillShade="F2"/>
            <w:vAlign w:val="center"/>
          </w:tcPr>
          <w:p w14:paraId="7B98F91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GO:0005488</w:t>
            </w:r>
          </w:p>
        </w:tc>
        <w:tc>
          <w:tcPr>
            <w:tcW w:w="1113" w:type="dxa"/>
            <w:shd w:val="clear" w:color="auto" w:fill="F2F2F2" w:themeFill="background1" w:themeFillShade="F2"/>
            <w:vAlign w:val="center"/>
          </w:tcPr>
          <w:p w14:paraId="3697FB3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7F8E029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F2F2F2" w:themeFill="background1" w:themeFillShade="F2"/>
            <w:vAlign w:val="center"/>
          </w:tcPr>
          <w:p w14:paraId="060633E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3700C3C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3362C9D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81.000</w:t>
            </w:r>
          </w:p>
        </w:tc>
        <w:tc>
          <w:tcPr>
            <w:tcW w:w="765" w:type="dxa"/>
            <w:shd w:val="clear" w:color="auto" w:fill="F2F2F2" w:themeFill="background1" w:themeFillShade="F2"/>
            <w:vAlign w:val="center"/>
          </w:tcPr>
          <w:p w14:paraId="6FE5E0D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60EFB0F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r>
      <w:tr w:rsidR="00BE5532" w:rsidRPr="007E698C" w14:paraId="0E04FD73" w14:textId="77777777" w:rsidTr="007E2E81">
        <w:trPr>
          <w:trHeight w:val="144"/>
        </w:trPr>
        <w:tc>
          <w:tcPr>
            <w:tcW w:w="5850" w:type="dxa"/>
            <w:shd w:val="clear" w:color="auto" w:fill="auto"/>
            <w:vAlign w:val="center"/>
          </w:tcPr>
          <w:p w14:paraId="3BD48BEE"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nitrogen compound metabolic process</w:t>
            </w:r>
          </w:p>
        </w:tc>
        <w:tc>
          <w:tcPr>
            <w:tcW w:w="1170" w:type="dxa"/>
            <w:shd w:val="clear" w:color="auto" w:fill="auto"/>
            <w:vAlign w:val="center"/>
          </w:tcPr>
          <w:p w14:paraId="6408FFD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GO:0006807</w:t>
            </w:r>
          </w:p>
        </w:tc>
        <w:tc>
          <w:tcPr>
            <w:tcW w:w="1113" w:type="dxa"/>
            <w:shd w:val="clear" w:color="auto" w:fill="auto"/>
            <w:vAlign w:val="center"/>
          </w:tcPr>
          <w:p w14:paraId="484C389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2F23F65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auto"/>
            <w:vAlign w:val="center"/>
          </w:tcPr>
          <w:p w14:paraId="11AF0AC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033D489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6116899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70.000</w:t>
            </w:r>
          </w:p>
        </w:tc>
        <w:tc>
          <w:tcPr>
            <w:tcW w:w="765" w:type="dxa"/>
            <w:shd w:val="clear" w:color="auto" w:fill="auto"/>
            <w:vAlign w:val="center"/>
          </w:tcPr>
          <w:p w14:paraId="38A963A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55613A4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r>
      <w:tr w:rsidR="00C96956" w:rsidRPr="007E698C" w14:paraId="5043C0E3" w14:textId="77777777" w:rsidTr="00C96956">
        <w:trPr>
          <w:trHeight w:val="144"/>
        </w:trPr>
        <w:tc>
          <w:tcPr>
            <w:tcW w:w="5850" w:type="dxa"/>
            <w:shd w:val="clear" w:color="auto" w:fill="F2F2F2" w:themeFill="background1" w:themeFillShade="F2"/>
            <w:vAlign w:val="center"/>
          </w:tcPr>
          <w:p w14:paraId="707BE7D6"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biosynthetic process</w:t>
            </w:r>
          </w:p>
        </w:tc>
        <w:tc>
          <w:tcPr>
            <w:tcW w:w="1170" w:type="dxa"/>
            <w:shd w:val="clear" w:color="auto" w:fill="F2F2F2" w:themeFill="background1" w:themeFillShade="F2"/>
            <w:vAlign w:val="center"/>
          </w:tcPr>
          <w:p w14:paraId="5C79EC6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GO:0009058</w:t>
            </w:r>
          </w:p>
        </w:tc>
        <w:tc>
          <w:tcPr>
            <w:tcW w:w="1113" w:type="dxa"/>
            <w:shd w:val="clear" w:color="auto" w:fill="F2F2F2" w:themeFill="background1" w:themeFillShade="F2"/>
            <w:vAlign w:val="center"/>
          </w:tcPr>
          <w:p w14:paraId="4C6E5E5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412526C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F2F2F2" w:themeFill="background1" w:themeFillShade="F2"/>
            <w:vAlign w:val="center"/>
          </w:tcPr>
          <w:p w14:paraId="494DD34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49AFE22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7B82C57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23.000</w:t>
            </w:r>
          </w:p>
        </w:tc>
        <w:tc>
          <w:tcPr>
            <w:tcW w:w="765" w:type="dxa"/>
            <w:shd w:val="clear" w:color="auto" w:fill="F2F2F2" w:themeFill="background1" w:themeFillShade="F2"/>
            <w:vAlign w:val="center"/>
          </w:tcPr>
          <w:p w14:paraId="62DDFF8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0.005</w:t>
            </w:r>
          </w:p>
        </w:tc>
        <w:tc>
          <w:tcPr>
            <w:tcW w:w="761" w:type="dxa"/>
            <w:shd w:val="clear" w:color="auto" w:fill="F2F2F2" w:themeFill="background1" w:themeFillShade="F2"/>
            <w:vAlign w:val="center"/>
          </w:tcPr>
          <w:p w14:paraId="79A1D3B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0.012</w:t>
            </w:r>
          </w:p>
        </w:tc>
      </w:tr>
      <w:tr w:rsidR="00BE5532" w:rsidRPr="007E698C" w14:paraId="433AE3C7" w14:textId="77777777" w:rsidTr="007E2E81">
        <w:trPr>
          <w:trHeight w:val="144"/>
        </w:trPr>
        <w:tc>
          <w:tcPr>
            <w:tcW w:w="5850" w:type="dxa"/>
            <w:shd w:val="clear" w:color="auto" w:fill="auto"/>
            <w:vAlign w:val="center"/>
          </w:tcPr>
          <w:p w14:paraId="524BA14D"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ion binding</w:t>
            </w:r>
          </w:p>
        </w:tc>
        <w:tc>
          <w:tcPr>
            <w:tcW w:w="1170" w:type="dxa"/>
            <w:shd w:val="clear" w:color="auto" w:fill="auto"/>
            <w:vAlign w:val="center"/>
          </w:tcPr>
          <w:p w14:paraId="3A77E2D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GO:0043167</w:t>
            </w:r>
          </w:p>
        </w:tc>
        <w:tc>
          <w:tcPr>
            <w:tcW w:w="1113" w:type="dxa"/>
            <w:shd w:val="clear" w:color="auto" w:fill="auto"/>
            <w:vAlign w:val="center"/>
          </w:tcPr>
          <w:p w14:paraId="2445F9B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2B8ACB3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62" w:type="dxa"/>
            <w:shd w:val="clear" w:color="auto" w:fill="auto"/>
            <w:vAlign w:val="center"/>
          </w:tcPr>
          <w:p w14:paraId="06A3952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4C9D3F7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4798E40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8.000</w:t>
            </w:r>
          </w:p>
        </w:tc>
        <w:tc>
          <w:tcPr>
            <w:tcW w:w="765" w:type="dxa"/>
            <w:shd w:val="clear" w:color="auto" w:fill="auto"/>
            <w:vAlign w:val="center"/>
          </w:tcPr>
          <w:p w14:paraId="4F7140B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0.006</w:t>
            </w:r>
          </w:p>
        </w:tc>
        <w:tc>
          <w:tcPr>
            <w:tcW w:w="761" w:type="dxa"/>
            <w:shd w:val="clear" w:color="auto" w:fill="auto"/>
            <w:vAlign w:val="center"/>
          </w:tcPr>
          <w:p w14:paraId="46CD0B6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0.012</w:t>
            </w:r>
          </w:p>
        </w:tc>
      </w:tr>
      <w:tr w:rsidR="00C96956" w:rsidRPr="007E698C" w14:paraId="7B17C58F" w14:textId="77777777" w:rsidTr="00C96956">
        <w:trPr>
          <w:trHeight w:val="144"/>
        </w:trPr>
        <w:tc>
          <w:tcPr>
            <w:tcW w:w="5850" w:type="dxa"/>
            <w:shd w:val="clear" w:color="auto" w:fill="F2F2F2" w:themeFill="background1" w:themeFillShade="F2"/>
            <w:vAlign w:val="center"/>
          </w:tcPr>
          <w:p w14:paraId="45412B13"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regulation of biological process</w:t>
            </w:r>
          </w:p>
        </w:tc>
        <w:tc>
          <w:tcPr>
            <w:tcW w:w="1170" w:type="dxa"/>
            <w:shd w:val="clear" w:color="auto" w:fill="F2F2F2" w:themeFill="background1" w:themeFillShade="F2"/>
            <w:vAlign w:val="center"/>
          </w:tcPr>
          <w:p w14:paraId="701E535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GO:0050789</w:t>
            </w:r>
          </w:p>
        </w:tc>
        <w:tc>
          <w:tcPr>
            <w:tcW w:w="1113" w:type="dxa"/>
            <w:shd w:val="clear" w:color="auto" w:fill="F2F2F2" w:themeFill="background1" w:themeFillShade="F2"/>
            <w:vAlign w:val="center"/>
          </w:tcPr>
          <w:p w14:paraId="566F14F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7E84B0D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62" w:type="dxa"/>
            <w:shd w:val="clear" w:color="auto" w:fill="F2F2F2" w:themeFill="background1" w:themeFillShade="F2"/>
            <w:vAlign w:val="center"/>
          </w:tcPr>
          <w:p w14:paraId="4380B87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3C30919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2E4EB6E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15.000</w:t>
            </w:r>
          </w:p>
        </w:tc>
        <w:tc>
          <w:tcPr>
            <w:tcW w:w="765" w:type="dxa"/>
            <w:shd w:val="clear" w:color="auto" w:fill="F2F2F2" w:themeFill="background1" w:themeFillShade="F2"/>
            <w:vAlign w:val="center"/>
          </w:tcPr>
          <w:p w14:paraId="1CCAD23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0.010</w:t>
            </w:r>
          </w:p>
        </w:tc>
        <w:tc>
          <w:tcPr>
            <w:tcW w:w="761" w:type="dxa"/>
            <w:shd w:val="clear" w:color="auto" w:fill="F2F2F2" w:themeFill="background1" w:themeFillShade="F2"/>
            <w:vAlign w:val="center"/>
          </w:tcPr>
          <w:p w14:paraId="2BEE96B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0.020</w:t>
            </w:r>
          </w:p>
        </w:tc>
      </w:tr>
      <w:tr w:rsidR="00BE5532" w:rsidRPr="007E698C" w14:paraId="620557D4" w14:textId="77777777" w:rsidTr="007E2E81">
        <w:trPr>
          <w:trHeight w:val="144"/>
        </w:trPr>
        <w:tc>
          <w:tcPr>
            <w:tcW w:w="5850" w:type="dxa"/>
            <w:shd w:val="clear" w:color="auto" w:fill="auto"/>
            <w:vAlign w:val="center"/>
          </w:tcPr>
          <w:p w14:paraId="5A03072B"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cellular nitrogen compound metabolic process </w:t>
            </w:r>
          </w:p>
        </w:tc>
        <w:tc>
          <w:tcPr>
            <w:tcW w:w="1170" w:type="dxa"/>
            <w:shd w:val="clear" w:color="auto" w:fill="auto"/>
            <w:vAlign w:val="center"/>
          </w:tcPr>
          <w:p w14:paraId="4136DF2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GO:0034641</w:t>
            </w:r>
          </w:p>
        </w:tc>
        <w:tc>
          <w:tcPr>
            <w:tcW w:w="1113" w:type="dxa"/>
            <w:shd w:val="clear" w:color="auto" w:fill="auto"/>
            <w:vAlign w:val="center"/>
          </w:tcPr>
          <w:p w14:paraId="711BAF8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4E2A08D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62" w:type="dxa"/>
            <w:shd w:val="clear" w:color="auto" w:fill="auto"/>
            <w:vAlign w:val="center"/>
          </w:tcPr>
          <w:p w14:paraId="3DA1F38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090755B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796FE34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53.000</w:t>
            </w:r>
          </w:p>
        </w:tc>
        <w:tc>
          <w:tcPr>
            <w:tcW w:w="765" w:type="dxa"/>
            <w:shd w:val="clear" w:color="auto" w:fill="auto"/>
            <w:vAlign w:val="center"/>
          </w:tcPr>
          <w:p w14:paraId="546F3BE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0.011</w:t>
            </w:r>
          </w:p>
        </w:tc>
        <w:tc>
          <w:tcPr>
            <w:tcW w:w="761" w:type="dxa"/>
            <w:shd w:val="clear" w:color="auto" w:fill="auto"/>
            <w:vAlign w:val="center"/>
          </w:tcPr>
          <w:p w14:paraId="4A5961A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0.021</w:t>
            </w:r>
          </w:p>
        </w:tc>
      </w:tr>
      <w:tr w:rsidR="00C96956" w:rsidRPr="007E698C" w14:paraId="2C3A023F" w14:textId="77777777" w:rsidTr="00C96956">
        <w:trPr>
          <w:trHeight w:val="144"/>
        </w:trPr>
        <w:tc>
          <w:tcPr>
            <w:tcW w:w="5850" w:type="dxa"/>
            <w:shd w:val="clear" w:color="auto" w:fill="F2F2F2" w:themeFill="background1" w:themeFillShade="F2"/>
            <w:vAlign w:val="center"/>
          </w:tcPr>
          <w:p w14:paraId="02075761"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transferase activity transferring phosphorus containing groups</w:t>
            </w:r>
          </w:p>
        </w:tc>
        <w:tc>
          <w:tcPr>
            <w:tcW w:w="1170" w:type="dxa"/>
            <w:shd w:val="clear" w:color="auto" w:fill="F2F2F2" w:themeFill="background1" w:themeFillShade="F2"/>
            <w:vAlign w:val="center"/>
          </w:tcPr>
          <w:p w14:paraId="6EAFE54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GO:0016772</w:t>
            </w:r>
          </w:p>
        </w:tc>
        <w:tc>
          <w:tcPr>
            <w:tcW w:w="1113" w:type="dxa"/>
            <w:shd w:val="clear" w:color="auto" w:fill="F2F2F2" w:themeFill="background1" w:themeFillShade="F2"/>
            <w:vAlign w:val="center"/>
          </w:tcPr>
          <w:p w14:paraId="6CFBA1B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0C78FBC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F2F2F2" w:themeFill="background1" w:themeFillShade="F2"/>
            <w:vAlign w:val="center"/>
          </w:tcPr>
          <w:p w14:paraId="185F974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263A2E3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210AF3A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14.000</w:t>
            </w:r>
          </w:p>
        </w:tc>
        <w:tc>
          <w:tcPr>
            <w:tcW w:w="765" w:type="dxa"/>
            <w:shd w:val="clear" w:color="auto" w:fill="F2F2F2" w:themeFill="background1" w:themeFillShade="F2"/>
            <w:vAlign w:val="center"/>
          </w:tcPr>
          <w:p w14:paraId="3C313B8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0.014</w:t>
            </w:r>
          </w:p>
        </w:tc>
        <w:tc>
          <w:tcPr>
            <w:tcW w:w="761" w:type="dxa"/>
            <w:shd w:val="clear" w:color="auto" w:fill="F2F2F2" w:themeFill="background1" w:themeFillShade="F2"/>
            <w:vAlign w:val="center"/>
          </w:tcPr>
          <w:p w14:paraId="47C6AF2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0.027</w:t>
            </w:r>
          </w:p>
        </w:tc>
      </w:tr>
      <w:tr w:rsidR="00BE5532" w:rsidRPr="007E698C" w14:paraId="4E248D8E" w14:textId="77777777" w:rsidTr="007E2E81">
        <w:trPr>
          <w:trHeight w:val="144"/>
        </w:trPr>
        <w:tc>
          <w:tcPr>
            <w:tcW w:w="5850" w:type="dxa"/>
            <w:shd w:val="clear" w:color="auto" w:fill="auto"/>
            <w:vAlign w:val="center"/>
          </w:tcPr>
          <w:p w14:paraId="487502A1"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catalytic activity</w:t>
            </w:r>
          </w:p>
        </w:tc>
        <w:tc>
          <w:tcPr>
            <w:tcW w:w="1170" w:type="dxa"/>
            <w:shd w:val="clear" w:color="auto" w:fill="auto"/>
            <w:vAlign w:val="center"/>
          </w:tcPr>
          <w:p w14:paraId="4BF2A8D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GO:0003824</w:t>
            </w:r>
          </w:p>
        </w:tc>
        <w:tc>
          <w:tcPr>
            <w:tcW w:w="1113" w:type="dxa"/>
            <w:shd w:val="clear" w:color="auto" w:fill="auto"/>
            <w:vAlign w:val="center"/>
          </w:tcPr>
          <w:p w14:paraId="3744FFF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6D1CDD8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0.009</w:t>
            </w:r>
          </w:p>
        </w:tc>
        <w:tc>
          <w:tcPr>
            <w:tcW w:w="762" w:type="dxa"/>
            <w:shd w:val="clear" w:color="auto" w:fill="auto"/>
            <w:vAlign w:val="center"/>
          </w:tcPr>
          <w:p w14:paraId="076C723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828" w:type="dxa"/>
            <w:shd w:val="clear" w:color="auto" w:fill="auto"/>
            <w:vAlign w:val="center"/>
          </w:tcPr>
          <w:p w14:paraId="66669BE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097779F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65" w:type="dxa"/>
            <w:shd w:val="clear" w:color="auto" w:fill="auto"/>
            <w:vAlign w:val="center"/>
          </w:tcPr>
          <w:p w14:paraId="478E76B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0.023</w:t>
            </w:r>
          </w:p>
        </w:tc>
        <w:tc>
          <w:tcPr>
            <w:tcW w:w="761" w:type="dxa"/>
            <w:shd w:val="clear" w:color="auto" w:fill="auto"/>
            <w:vAlign w:val="center"/>
          </w:tcPr>
          <w:p w14:paraId="3F6CDB4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0.041</w:t>
            </w:r>
          </w:p>
        </w:tc>
      </w:tr>
      <w:tr w:rsidR="00C96956" w:rsidRPr="007E698C" w14:paraId="732168B8" w14:textId="77777777" w:rsidTr="00C96956">
        <w:trPr>
          <w:trHeight w:val="144"/>
        </w:trPr>
        <w:tc>
          <w:tcPr>
            <w:tcW w:w="5850" w:type="dxa"/>
            <w:shd w:val="clear" w:color="auto" w:fill="F2F2F2" w:themeFill="background1" w:themeFillShade="F2"/>
            <w:vAlign w:val="center"/>
          </w:tcPr>
          <w:p w14:paraId="6B574FDC"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RNA metabolic process </w:t>
            </w:r>
          </w:p>
        </w:tc>
        <w:tc>
          <w:tcPr>
            <w:tcW w:w="1170" w:type="dxa"/>
            <w:shd w:val="clear" w:color="auto" w:fill="F2F2F2" w:themeFill="background1" w:themeFillShade="F2"/>
            <w:vAlign w:val="center"/>
          </w:tcPr>
          <w:p w14:paraId="0F9F8B8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GO:0016070</w:t>
            </w:r>
          </w:p>
        </w:tc>
        <w:tc>
          <w:tcPr>
            <w:tcW w:w="1113" w:type="dxa"/>
            <w:shd w:val="clear" w:color="auto" w:fill="F2F2F2" w:themeFill="background1" w:themeFillShade="F2"/>
            <w:vAlign w:val="center"/>
          </w:tcPr>
          <w:p w14:paraId="76B7B2F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0058DB0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62" w:type="dxa"/>
            <w:shd w:val="clear" w:color="auto" w:fill="F2F2F2" w:themeFill="background1" w:themeFillShade="F2"/>
            <w:vAlign w:val="center"/>
          </w:tcPr>
          <w:p w14:paraId="6BD6C78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29B22E5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33A77CD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6.000</w:t>
            </w:r>
          </w:p>
        </w:tc>
        <w:tc>
          <w:tcPr>
            <w:tcW w:w="765" w:type="dxa"/>
            <w:shd w:val="clear" w:color="auto" w:fill="F2F2F2" w:themeFill="background1" w:themeFillShade="F2"/>
            <w:vAlign w:val="center"/>
          </w:tcPr>
          <w:p w14:paraId="3B6E274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0.028</w:t>
            </w:r>
          </w:p>
        </w:tc>
        <w:tc>
          <w:tcPr>
            <w:tcW w:w="761" w:type="dxa"/>
            <w:shd w:val="clear" w:color="auto" w:fill="F2F2F2" w:themeFill="background1" w:themeFillShade="F2"/>
            <w:vAlign w:val="center"/>
          </w:tcPr>
          <w:p w14:paraId="0BE534A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0.048</w:t>
            </w:r>
          </w:p>
        </w:tc>
      </w:tr>
      <w:tr w:rsidR="00BE5532" w:rsidRPr="007E698C" w14:paraId="4F1DF62B" w14:textId="77777777" w:rsidTr="007E2E81">
        <w:trPr>
          <w:trHeight w:val="144"/>
        </w:trPr>
        <w:tc>
          <w:tcPr>
            <w:tcW w:w="5850" w:type="dxa"/>
            <w:shd w:val="clear" w:color="auto" w:fill="auto"/>
            <w:vAlign w:val="center"/>
          </w:tcPr>
          <w:p w14:paraId="63BB3F52"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regulation of cellular process</w:t>
            </w:r>
          </w:p>
        </w:tc>
        <w:tc>
          <w:tcPr>
            <w:tcW w:w="1170" w:type="dxa"/>
            <w:shd w:val="clear" w:color="auto" w:fill="auto"/>
            <w:vAlign w:val="center"/>
          </w:tcPr>
          <w:p w14:paraId="21791CF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GO:0050794</w:t>
            </w:r>
          </w:p>
        </w:tc>
        <w:tc>
          <w:tcPr>
            <w:tcW w:w="1113" w:type="dxa"/>
            <w:shd w:val="clear" w:color="auto" w:fill="auto"/>
            <w:vAlign w:val="center"/>
          </w:tcPr>
          <w:p w14:paraId="3E58B99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6CD5E1B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62" w:type="dxa"/>
            <w:shd w:val="clear" w:color="auto" w:fill="auto"/>
            <w:vAlign w:val="center"/>
          </w:tcPr>
          <w:p w14:paraId="6440812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19A8334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64C2F5E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12.000</w:t>
            </w:r>
          </w:p>
        </w:tc>
        <w:tc>
          <w:tcPr>
            <w:tcW w:w="765" w:type="dxa"/>
            <w:shd w:val="clear" w:color="auto" w:fill="auto"/>
            <w:vAlign w:val="center"/>
          </w:tcPr>
          <w:p w14:paraId="2660FFC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0.030</w:t>
            </w:r>
          </w:p>
        </w:tc>
        <w:tc>
          <w:tcPr>
            <w:tcW w:w="761" w:type="dxa"/>
            <w:shd w:val="clear" w:color="auto" w:fill="auto"/>
            <w:vAlign w:val="center"/>
          </w:tcPr>
          <w:p w14:paraId="7241531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0.050</w:t>
            </w:r>
          </w:p>
        </w:tc>
      </w:tr>
    </w:tbl>
    <w:p w14:paraId="355260DA" w14:textId="77777777" w:rsidR="00E76084" w:rsidRPr="007E698C" w:rsidRDefault="00E76084">
      <w:pPr>
        <w:spacing w:after="0" w:line="240" w:lineRule="auto"/>
        <w:rPr>
          <w:rFonts w:cstheme="minorHAnsi"/>
        </w:rPr>
      </w:pPr>
      <w:r w:rsidRPr="007E698C">
        <w:rPr>
          <w:rFonts w:cstheme="minorHAnsi"/>
        </w:rPr>
        <w:br w:type="page"/>
      </w:r>
    </w:p>
    <w:p w14:paraId="528B0DDD" w14:textId="77777777" w:rsidR="006E3400" w:rsidRPr="007E698C" w:rsidRDefault="006E3400" w:rsidP="00072444">
      <w:pPr>
        <w:spacing w:line="480" w:lineRule="auto"/>
        <w:jc w:val="both"/>
        <w:rPr>
          <w:rFonts w:cstheme="minorHAnsi"/>
        </w:rPr>
        <w:sectPr w:rsidR="006E3400" w:rsidRPr="007E698C" w:rsidSect="006E3400">
          <w:pgSz w:w="15840" w:h="12240" w:orient="landscape"/>
          <w:pgMar w:top="1440" w:right="1440" w:bottom="1440" w:left="1440" w:header="0" w:footer="0" w:gutter="0"/>
          <w:lnNumType w:countBy="1" w:distance="288" w:restart="continuous"/>
          <w:cols w:space="720"/>
          <w:formProt w:val="0"/>
          <w:docGrid w:linePitch="360" w:charSpace="4096"/>
        </w:sectPr>
      </w:pPr>
    </w:p>
    <w:p w14:paraId="4D1CCE28" w14:textId="356C58BF" w:rsidR="00CB1111" w:rsidRPr="007E698C" w:rsidRDefault="00017B48" w:rsidP="00CB1111">
      <w:pPr>
        <w:spacing w:line="480" w:lineRule="auto"/>
        <w:jc w:val="both"/>
        <w:rPr>
          <w:rFonts w:cstheme="minorHAnsi"/>
        </w:rPr>
      </w:pPr>
      <w:r w:rsidRPr="007E698C">
        <w:rPr>
          <w:rFonts w:cstheme="minorHAnsi"/>
        </w:rPr>
        <w:lastRenderedPageBreak/>
        <w:t>GO terms enriched in the COVID-19 cohort compared to the uninfected cohort included hydrolase activity [GO:0016787], as well as all significant GO terms with the parental terms of biological regulation [GO:0065007], viral process [GO:0016032], and interspecies interaction between organisms [GO:0044419]. Hydrolase activity [GO:0016787], nucleic acid metabolic process [GO:0090304], and many GO terms classified under interspecies interaction between organisms [GO:0044419] were also enriched in the COVID-19 cohort when compared to CAP. In contrast</w:t>
      </w:r>
      <w:bookmarkStart w:id="225" w:name="_Hlk90292086"/>
      <w:r w:rsidRPr="007E698C">
        <w:rPr>
          <w:rFonts w:cstheme="minorHAnsi"/>
        </w:rPr>
        <w:t xml:space="preserve">, GO terms enriched in the uninfected cohort compared to the COVID-19 cohort included all significant GO terms with the parental terms of cellular process [GO:0009987], metabolic process [GO:0008152], binding [GO.0005488], and terms classified under catalytic activity [GO:0003824] other than hydrolase activity [GO:0016787]. </w:t>
      </w:r>
      <w:bookmarkEnd w:id="225"/>
      <w:r w:rsidRPr="007E698C">
        <w:rPr>
          <w:rFonts w:cstheme="minorHAnsi"/>
        </w:rPr>
        <w:t xml:space="preserve">Results from the Dirichlet </w:t>
      </w:r>
      <w:r w:rsidR="00776D57" w:rsidRPr="007E698C">
        <w:rPr>
          <w:rFonts w:cstheme="minorHAnsi"/>
        </w:rPr>
        <w:t>m</w:t>
      </w:r>
      <w:r w:rsidRPr="007E698C">
        <w:rPr>
          <w:rFonts w:cstheme="minorHAnsi"/>
        </w:rPr>
        <w:t xml:space="preserve">ultinomial </w:t>
      </w:r>
      <w:r w:rsidR="00776D57" w:rsidRPr="007E698C">
        <w:rPr>
          <w:rFonts w:cstheme="minorHAnsi"/>
        </w:rPr>
        <w:t>m</w:t>
      </w:r>
      <w:r w:rsidRPr="007E698C">
        <w:rPr>
          <w:rFonts w:cstheme="minorHAnsi"/>
        </w:rPr>
        <w:t xml:space="preserve">ixtures clustering analysis using all 13,534 </w:t>
      </w:r>
      <w:r w:rsidR="00776D57" w:rsidRPr="007E698C">
        <w:rPr>
          <w:rFonts w:cstheme="minorHAnsi"/>
        </w:rPr>
        <w:t>g</w:t>
      </w:r>
      <w:r w:rsidRPr="007E698C">
        <w:rPr>
          <w:rFonts w:cstheme="minorHAnsi"/>
        </w:rPr>
        <w:t>ene ontolog</w:t>
      </w:r>
      <w:r w:rsidR="00776D57" w:rsidRPr="007E698C">
        <w:rPr>
          <w:rFonts w:cstheme="minorHAnsi"/>
        </w:rPr>
        <w:t>y</w:t>
      </w:r>
      <w:r w:rsidRPr="007E698C">
        <w:rPr>
          <w:rFonts w:cstheme="minorHAnsi"/>
        </w:rPr>
        <w:t xml:space="preserve"> counts resulted in a best model fit using 3 distinct clusters that were significantly associated with each case cohort [p&lt;0.0001] (Figure 1</w:t>
      </w:r>
      <w:r w:rsidRPr="007F0FD4">
        <w:rPr>
          <w:rFonts w:cstheme="minorHAnsi"/>
        </w:rPr>
        <w:t xml:space="preserve">, Suppl. Table </w:t>
      </w:r>
      <w:r w:rsidR="007F0FD4" w:rsidRPr="007F0FD4">
        <w:rPr>
          <w:rFonts w:cstheme="minorHAnsi"/>
        </w:rPr>
        <w:t>5</w:t>
      </w:r>
      <w:r w:rsidRPr="007F0FD4">
        <w:rPr>
          <w:rFonts w:cstheme="minorHAnsi"/>
        </w:rPr>
        <w:t>).</w:t>
      </w:r>
    </w:p>
    <w:p w14:paraId="15EBFECB" w14:textId="694C454B" w:rsidR="00CB1111" w:rsidRPr="007E698C" w:rsidRDefault="00CB1111" w:rsidP="00CB1111">
      <w:pPr>
        <w:spacing w:after="0" w:line="480" w:lineRule="auto"/>
        <w:rPr>
          <w:rFonts w:cstheme="minorHAnsi"/>
        </w:rPr>
        <w:sectPr w:rsidR="00CB1111" w:rsidRPr="007E698C" w:rsidSect="002A5BAE">
          <w:pgSz w:w="12240" w:h="15840"/>
          <w:pgMar w:top="1440" w:right="1440" w:bottom="1440" w:left="1440" w:header="0" w:footer="0" w:gutter="0"/>
          <w:lnNumType w:countBy="1" w:distance="283" w:restart="continuous"/>
          <w:cols w:space="720"/>
          <w:formProt w:val="0"/>
          <w:docGrid w:linePitch="360" w:charSpace="4096"/>
        </w:sectPr>
      </w:pPr>
      <w:commentRangeStart w:id="226"/>
      <w:r w:rsidRPr="007E698C">
        <w:rPr>
          <w:rFonts w:cstheme="minorHAnsi"/>
        </w:rPr>
        <w:t xml:space="preserve">Taxonomic </w:t>
      </w:r>
      <w:commentRangeEnd w:id="226"/>
      <w:r w:rsidR="00A711DA">
        <w:rPr>
          <w:rStyle w:val="CommentReference"/>
        </w:rPr>
        <w:commentReference w:id="226"/>
      </w:r>
      <w:r w:rsidRPr="007E698C">
        <w:rPr>
          <w:rFonts w:cstheme="minorHAnsi"/>
        </w:rPr>
        <w:t xml:space="preserve">comparisons of the COVID-19 cohort to uninfected and CAP cohorts revealed a statistically significant </w:t>
      </w:r>
      <w:commentRangeStart w:id="227"/>
      <w:r w:rsidRPr="007E698C">
        <w:rPr>
          <w:rFonts w:cstheme="minorHAnsi"/>
        </w:rPr>
        <w:t xml:space="preserve">decrease </w:t>
      </w:r>
      <w:commentRangeEnd w:id="227"/>
      <w:r w:rsidR="00953082">
        <w:rPr>
          <w:rStyle w:val="CommentReference"/>
        </w:rPr>
        <w:commentReference w:id="227"/>
      </w:r>
      <w:r w:rsidRPr="007E698C">
        <w:rPr>
          <w:rFonts w:cstheme="minorHAnsi"/>
        </w:rPr>
        <w:t xml:space="preserve">of several microbial genera within the phylum of Proteobacteria, including those of the families </w:t>
      </w:r>
      <w:proofErr w:type="spellStart"/>
      <w:r w:rsidRPr="007E698C">
        <w:rPr>
          <w:rFonts w:cstheme="minorHAnsi"/>
          <w:i/>
          <w:iCs/>
        </w:rPr>
        <w:t>Sphingomonadaceae</w:t>
      </w:r>
      <w:proofErr w:type="spellEnd"/>
      <w:r w:rsidRPr="007E698C">
        <w:rPr>
          <w:rFonts w:cstheme="minorHAnsi"/>
        </w:rPr>
        <w:t xml:space="preserve"> (i.e., </w:t>
      </w:r>
      <w:proofErr w:type="spellStart"/>
      <w:r w:rsidRPr="007E698C">
        <w:rPr>
          <w:rFonts w:cstheme="minorHAnsi"/>
          <w:i/>
          <w:iCs/>
        </w:rPr>
        <w:t>Sphingobium</w:t>
      </w:r>
      <w:proofErr w:type="spellEnd"/>
      <w:r w:rsidRPr="007E698C">
        <w:rPr>
          <w:rFonts w:cstheme="minorHAnsi"/>
        </w:rPr>
        <w:t xml:space="preserve">, </w:t>
      </w:r>
      <w:proofErr w:type="spellStart"/>
      <w:r w:rsidRPr="007E698C">
        <w:rPr>
          <w:rFonts w:cstheme="minorHAnsi"/>
          <w:i/>
          <w:iCs/>
        </w:rPr>
        <w:t>Sphingopyxis</w:t>
      </w:r>
      <w:proofErr w:type="spellEnd"/>
      <w:r w:rsidRPr="007E698C">
        <w:rPr>
          <w:rFonts w:cstheme="minorHAnsi"/>
        </w:rPr>
        <w:t xml:space="preserve">, </w:t>
      </w:r>
      <w:proofErr w:type="spellStart"/>
      <w:r w:rsidRPr="007E698C">
        <w:rPr>
          <w:rFonts w:cstheme="minorHAnsi"/>
          <w:i/>
          <w:iCs/>
        </w:rPr>
        <w:t>Sphingomonas</w:t>
      </w:r>
      <w:proofErr w:type="spellEnd"/>
      <w:r w:rsidRPr="007E698C">
        <w:rPr>
          <w:rFonts w:cstheme="minorHAnsi"/>
        </w:rPr>
        <w:t xml:space="preserve">) and </w:t>
      </w:r>
      <w:proofErr w:type="spellStart"/>
      <w:r w:rsidRPr="007E698C">
        <w:rPr>
          <w:rFonts w:cstheme="minorHAnsi"/>
          <w:i/>
          <w:iCs/>
        </w:rPr>
        <w:t>Rhodobacteraceae</w:t>
      </w:r>
      <w:proofErr w:type="spellEnd"/>
      <w:r w:rsidRPr="007E698C">
        <w:rPr>
          <w:rFonts w:cstheme="minorHAnsi"/>
        </w:rPr>
        <w:t xml:space="preserve"> (i.e., </w:t>
      </w:r>
      <w:proofErr w:type="spellStart"/>
      <w:r w:rsidRPr="007E698C">
        <w:rPr>
          <w:rFonts w:cstheme="minorHAnsi"/>
          <w:i/>
          <w:iCs/>
        </w:rPr>
        <w:t>Paracoccus</w:t>
      </w:r>
      <w:proofErr w:type="spellEnd"/>
      <w:r w:rsidRPr="007E698C">
        <w:rPr>
          <w:rFonts w:cstheme="minorHAnsi"/>
        </w:rPr>
        <w:t>) (</w:t>
      </w:r>
      <w:commentRangeStart w:id="228"/>
      <w:r w:rsidRPr="007E698C">
        <w:rPr>
          <w:rFonts w:cstheme="minorHAnsi"/>
        </w:rPr>
        <w:t xml:space="preserve">Figure </w:t>
      </w:r>
      <w:commentRangeEnd w:id="228"/>
      <w:r w:rsidR="004713B0">
        <w:rPr>
          <w:rStyle w:val="CommentReference"/>
        </w:rPr>
        <w:commentReference w:id="228"/>
      </w:r>
      <w:r w:rsidRPr="007E698C">
        <w:rPr>
          <w:rFonts w:cstheme="minorHAnsi"/>
        </w:rPr>
        <w:t xml:space="preserve">2, Table </w:t>
      </w:r>
      <w:r w:rsidR="0064363A" w:rsidRPr="007E698C">
        <w:rPr>
          <w:rFonts w:cstheme="minorHAnsi"/>
        </w:rPr>
        <w:t>4</w:t>
      </w:r>
      <w:r w:rsidRPr="007E698C">
        <w:rPr>
          <w:rFonts w:cstheme="minorHAnsi"/>
        </w:rPr>
        <w:t xml:space="preserve">). This included several species belonging to the genus </w:t>
      </w:r>
      <w:proofErr w:type="spellStart"/>
      <w:r w:rsidRPr="007E698C">
        <w:rPr>
          <w:rFonts w:cstheme="minorHAnsi"/>
          <w:i/>
          <w:iCs/>
        </w:rPr>
        <w:t>Sphingomonas</w:t>
      </w:r>
      <w:proofErr w:type="spellEnd"/>
      <w:r w:rsidRPr="007E698C">
        <w:rPr>
          <w:rFonts w:cstheme="minorHAnsi"/>
        </w:rPr>
        <w:t xml:space="preserve"> among BALF specimens from COVID-19 patients when compared to both the uninfected (p&lt;0.0001, q &lt;0.001) and CAP cohorts (p&lt;0.005, q &lt;0.05) (</w:t>
      </w:r>
      <w:r w:rsidRPr="00830D6C">
        <w:rPr>
          <w:rFonts w:cstheme="minorHAnsi"/>
        </w:rPr>
        <w:t xml:space="preserve">Suppl. </w:t>
      </w:r>
      <w:commentRangeStart w:id="229"/>
      <w:r w:rsidRPr="00830D6C">
        <w:rPr>
          <w:rFonts w:cstheme="minorHAnsi"/>
        </w:rPr>
        <w:t xml:space="preserve">Table </w:t>
      </w:r>
      <w:commentRangeEnd w:id="229"/>
      <w:r w:rsidR="000C4A26">
        <w:rPr>
          <w:rStyle w:val="CommentReference"/>
        </w:rPr>
        <w:commentReference w:id="229"/>
      </w:r>
      <w:r w:rsidR="00830D6C" w:rsidRPr="00830D6C">
        <w:rPr>
          <w:rFonts w:cstheme="minorHAnsi"/>
        </w:rPr>
        <w:t>6</w:t>
      </w:r>
      <w:r w:rsidRPr="007E698C">
        <w:rPr>
          <w:rFonts w:cstheme="minorHAnsi"/>
        </w:rPr>
        <w:t xml:space="preserve">). An analysis of the most common </w:t>
      </w:r>
      <w:proofErr w:type="spellStart"/>
      <w:r w:rsidRPr="007E698C">
        <w:rPr>
          <w:rFonts w:cstheme="minorHAnsi"/>
        </w:rPr>
        <w:t>SeqScreen</w:t>
      </w:r>
      <w:proofErr w:type="spellEnd"/>
      <w:r w:rsidRPr="007E698C">
        <w:rPr>
          <w:rFonts w:cstheme="minorHAnsi"/>
        </w:rPr>
        <w:t xml:space="preserve"> outputs taxonomically classified as </w:t>
      </w:r>
      <w:proofErr w:type="spellStart"/>
      <w:r w:rsidRPr="007E698C">
        <w:rPr>
          <w:rFonts w:cstheme="minorHAnsi"/>
          <w:i/>
          <w:iCs/>
        </w:rPr>
        <w:t>Sphingomonas</w:t>
      </w:r>
      <w:proofErr w:type="spellEnd"/>
      <w:r w:rsidRPr="007E698C">
        <w:rPr>
          <w:rFonts w:cstheme="minorHAnsi"/>
        </w:rPr>
        <w:t xml:space="preserve"> in BALF specimens among patients with COVID-19, irrespective of disease outcomes, included GO term assignments of hydrogen peroxide catabolic process [GO:0042744], response to oxidative stress [GO:0006979], catalase activity [GO:0004096], heme binding [GO:0020037], and metal ion binding [GO:0046872]. </w:t>
      </w:r>
    </w:p>
    <w:bookmarkEnd w:id="224"/>
    <w:p w14:paraId="199A6826" w14:textId="374F0227" w:rsidR="006E3400" w:rsidRPr="007E698C" w:rsidRDefault="0065779A" w:rsidP="00E40E16">
      <w:pPr>
        <w:spacing w:line="480" w:lineRule="auto"/>
        <w:jc w:val="both"/>
        <w:rPr>
          <w:rFonts w:cstheme="minorHAnsi"/>
        </w:rPr>
        <w:sectPr w:rsidR="006E3400" w:rsidRPr="007E698C" w:rsidSect="00E40E16">
          <w:pgSz w:w="12240" w:h="15840"/>
          <w:pgMar w:top="1440" w:right="1440" w:bottom="1440" w:left="1440" w:header="0" w:footer="0" w:gutter="0"/>
          <w:lnNumType w:countBy="1" w:distance="288" w:restart="continuous"/>
          <w:cols w:space="720"/>
          <w:formProt w:val="0"/>
          <w:docGrid w:linePitch="360" w:charSpace="4096"/>
        </w:sectPr>
      </w:pPr>
      <w:r w:rsidRPr="007E698C">
        <w:rPr>
          <w:noProof/>
        </w:rPr>
        <w:lastRenderedPageBreak/>
        <w:drawing>
          <wp:anchor distT="0" distB="0" distL="114300" distR="114300" simplePos="0" relativeHeight="251663360" behindDoc="1" locked="0" layoutInCell="0" allowOverlap="1" wp14:anchorId="4093375D" wp14:editId="03E6D37D">
            <wp:simplePos x="0" y="0"/>
            <wp:positionH relativeFrom="margin">
              <wp:posOffset>-327660</wp:posOffset>
            </wp:positionH>
            <wp:positionV relativeFrom="paragraph">
              <wp:posOffset>612</wp:posOffset>
            </wp:positionV>
            <wp:extent cx="6012815" cy="6012815"/>
            <wp:effectExtent l="0" t="0" r="0" b="0"/>
            <wp:wrapTopAndBottom/>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9"/>
                    <a:stretch>
                      <a:fillRect/>
                    </a:stretch>
                  </pic:blipFill>
                  <pic:spPr bwMode="auto">
                    <a:xfrm>
                      <a:off x="0" y="0"/>
                      <a:ext cx="6012815" cy="6012815"/>
                    </a:xfrm>
                    <a:prstGeom prst="rect">
                      <a:avLst/>
                    </a:prstGeom>
                  </pic:spPr>
                </pic:pic>
              </a:graphicData>
            </a:graphic>
            <wp14:sizeRelH relativeFrom="margin">
              <wp14:pctWidth>0</wp14:pctWidth>
            </wp14:sizeRelH>
            <wp14:sizeRelV relativeFrom="margin">
              <wp14:pctHeight>0</wp14:pctHeight>
            </wp14:sizeRelV>
          </wp:anchor>
        </w:drawing>
      </w:r>
      <w:r w:rsidRPr="007E698C">
        <w:rPr>
          <w:noProof/>
        </w:rPr>
        <mc:AlternateContent>
          <mc:Choice Requires="wps">
            <w:drawing>
              <wp:anchor distT="0" distB="0" distL="114300" distR="113665" simplePos="0" relativeHeight="251665408" behindDoc="1" locked="0" layoutInCell="0" allowOverlap="1" wp14:anchorId="68B5C8C0" wp14:editId="6151FF11">
                <wp:simplePos x="0" y="0"/>
                <wp:positionH relativeFrom="page">
                  <wp:posOffset>737870</wp:posOffset>
                </wp:positionH>
                <wp:positionV relativeFrom="paragraph">
                  <wp:posOffset>6112656</wp:posOffset>
                </wp:positionV>
                <wp:extent cx="6120130" cy="2114026"/>
                <wp:effectExtent l="0" t="0" r="1270" b="0"/>
                <wp:wrapTopAndBottom/>
                <wp:docPr id="16" name="Text Box 17"/>
                <wp:cNvGraphicFramePr/>
                <a:graphic xmlns:a="http://schemas.openxmlformats.org/drawingml/2006/main">
                  <a:graphicData uri="http://schemas.microsoft.com/office/word/2010/wordprocessingShape">
                    <wps:wsp>
                      <wps:cNvSpPr/>
                      <wps:spPr>
                        <a:xfrm>
                          <a:off x="0" y="0"/>
                          <a:ext cx="6120130" cy="2114026"/>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BDA000C" w14:textId="77777777" w:rsidR="00031657" w:rsidRDefault="00031657" w:rsidP="00CF6FE8">
                            <w:pPr>
                              <w:pStyle w:val="Caption"/>
                              <w:rPr>
                                <w:bCs/>
                              </w:rPr>
                            </w:pPr>
                            <w:r>
                              <w:t xml:space="preserve">Figure </w:t>
                            </w:r>
                            <w:r>
                              <w:fldChar w:fldCharType="begin"/>
                            </w:r>
                            <w:r>
                              <w:instrText>SEQ Figure \* ARABIC</w:instrText>
                            </w:r>
                            <w:r>
                              <w:fldChar w:fldCharType="separate"/>
                            </w:r>
                            <w:r>
                              <w:rPr>
                                <w:noProof/>
                              </w:rPr>
                              <w:t>2</w:t>
                            </w:r>
                            <w:r>
                              <w:fldChar w:fldCharType="end"/>
                            </w:r>
                            <w:r>
                              <w:t xml:space="preserve">. </w:t>
                            </w:r>
                            <w:r w:rsidRPr="004E359E">
                              <w:t xml:space="preserve">Heat Tree Matrix Visualizing Distinct COVID-19 vs. Uninfected &amp; Viral Pneumonia Taxonomic Profiles. </w:t>
                            </w:r>
                            <w:r w:rsidRPr="004776AC">
                              <w:rPr>
                                <w:bCs/>
                                <w:szCs w:val="24"/>
                              </w:rPr>
                              <w:t xml:space="preserve">This taxonomic heat tree data matrix visualization depicts the log2 median ratio differences across the three different cohorts. The tree depicted in grey in the lower left represents a taxonomic assignment key for all the other trees. Each of smaller trees represents a comparison between the different cohorts, as labelled in the columns and rows. The taxa colored brown are more abundant among the cohort labelled in the columns, whereas taxa colored green are more abundant in the cohort labelled in the rows. For example, there were significant increases (green) identified in log2 median ratio of several species belonging to the genus </w:t>
                            </w:r>
                            <w:proofErr w:type="spellStart"/>
                            <w:r w:rsidRPr="004776AC">
                              <w:rPr>
                                <w:bCs/>
                                <w:i/>
                                <w:szCs w:val="24"/>
                              </w:rPr>
                              <w:t>Sphingomonas</w:t>
                            </w:r>
                            <w:proofErr w:type="spellEnd"/>
                            <w:r w:rsidRPr="004776AC">
                              <w:rPr>
                                <w:bCs/>
                                <w:szCs w:val="24"/>
                              </w:rPr>
                              <w:t xml:space="preserve"> when comparing the COVID-19 to the uninfected cohort (top left) and decreases (brown) when comparing the uninfected cohort to the Community Acquired Pneumonia (CAP) cohort (bottom right).</w:t>
                            </w:r>
                          </w:p>
                          <w:p w14:paraId="15407F17" w14:textId="77777777" w:rsidR="00031657" w:rsidRDefault="00031657" w:rsidP="00031657"/>
                          <w:p w14:paraId="665847B5" w14:textId="77777777" w:rsidR="00031657" w:rsidRPr="00B301F7" w:rsidRDefault="00031657" w:rsidP="00031657"/>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68B5C8C0" id="Text Box 17" o:spid="_x0000_s1027" style="position:absolute;left:0;text-align:left;margin-left:58.1pt;margin-top:481.3pt;width:481.9pt;height:166.45pt;z-index:-251651072;visibility:visible;mso-wrap-style:square;mso-width-percent:0;mso-height-percent:0;mso-wrap-distance-left:9pt;mso-wrap-distance-top:0;mso-wrap-distance-right:8.95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" o:allowincell="f" stroked="f" strokeweight="0">
                <v:textbox inset="0,0,0,0">
                  <w:txbxContent>
                    <w:p w14:paraId="1BDA000C" w14:textId="77777777" w:rsidR="00031657" w:rsidRDefault="00031657" w:rsidP="00CF6FE8">
                      <w:pPr>
                        <w:pStyle w:val="Caption"/>
                        <w:rPr>
                          <w:bCs/>
                        </w:rPr>
                      </w:pPr>
                      <w:r>
                        <w:t xml:space="preserve">Figure </w:t>
                      </w:r>
                      <w:r>
                        <w:fldChar w:fldCharType="begin"/>
                      </w:r>
                      <w:r>
                        <w:instrText>SEQ Figure \* ARABIC</w:instrText>
                      </w:r>
                      <w:r>
                        <w:fldChar w:fldCharType="separate"/>
                      </w:r>
                      <w:r>
                        <w:rPr>
                          <w:noProof/>
                        </w:rPr>
                        <w:t>2</w:t>
                      </w:r>
                      <w:r>
                        <w:fldChar w:fldCharType="end"/>
                      </w:r>
                      <w:r>
                        <w:t xml:space="preserve">. </w:t>
                      </w:r>
                      <w:r w:rsidRPr="004E359E">
                        <w:t xml:space="preserve">Heat Tree Matrix Visualizing Distinct COVID-19 vs. Uninfected &amp; Viral Pneumonia Taxonomic Profiles. </w:t>
                      </w:r>
                      <w:r w:rsidRPr="004776AC">
                        <w:rPr>
                          <w:bCs/>
                          <w:szCs w:val="24"/>
                        </w:rPr>
                        <w:t xml:space="preserve">This taxonomic heat tree data matrix visualization depicts the log2 median ratio differences across the three different cohorts. The tree depicted in grey in the lower left represents a taxonomic assignment key for all the other trees. Each of smaller trees represents a comparison between the different cohorts, as labelled in the columns and rows. The taxa colored brown are more abundant among the cohort labelled in the columns, whereas taxa colored green are more abundant in the cohort labelled in the rows. For example, there were significant increases (green) identified in log2 median ratio of several species belonging to the genus </w:t>
                      </w:r>
                      <w:proofErr w:type="spellStart"/>
                      <w:r w:rsidRPr="004776AC">
                        <w:rPr>
                          <w:bCs/>
                          <w:i/>
                          <w:szCs w:val="24"/>
                        </w:rPr>
                        <w:t>Sphingomonas</w:t>
                      </w:r>
                      <w:proofErr w:type="spellEnd"/>
                      <w:r w:rsidRPr="004776AC">
                        <w:rPr>
                          <w:bCs/>
                          <w:szCs w:val="24"/>
                        </w:rPr>
                        <w:t xml:space="preserve"> when comparing the COVID-19 to the uninfected cohort (top left) and decreases (brown) when comparing the uninfected cohort to the Community Acquired Pneumonia (CAP) cohort (bottom right).</w:t>
                      </w:r>
                    </w:p>
                    <w:p w14:paraId="15407F17" w14:textId="77777777" w:rsidR="00031657" w:rsidRDefault="00031657" w:rsidP="00031657"/>
                    <w:p w14:paraId="665847B5" w14:textId="77777777" w:rsidR="00031657" w:rsidRPr="00B301F7" w:rsidRDefault="00031657" w:rsidP="00031657"/>
                  </w:txbxContent>
                </v:textbox>
                <w10:wrap type="topAndBottom" anchorx="page"/>
              </v:rect>
            </w:pict>
          </mc:Fallback>
        </mc:AlternateContent>
      </w:r>
    </w:p>
    <w:p w14:paraId="2C413505" w14:textId="5995F181" w:rsidR="00CB1111" w:rsidRPr="007E698C" w:rsidRDefault="00CB1111" w:rsidP="00CF6FE8">
      <w:pPr>
        <w:pStyle w:val="Caption"/>
      </w:pPr>
      <w:r w:rsidRPr="007E698C">
        <w:lastRenderedPageBreak/>
        <w:t xml:space="preserve">Table </w:t>
      </w:r>
      <w:r w:rsidR="0064363A" w:rsidRPr="007E698C">
        <w:t>4</w:t>
      </w:r>
      <w:r w:rsidRPr="007E698C">
        <w:t xml:space="preserve">. Log2 Median Ratio values of Top Taxa Associated with COVID-19 (n= 29) Compared to Community Acquired Pneumonia (n=25) and Uninfected (n=32) Cohorts. </w:t>
      </w:r>
      <w:r w:rsidRPr="007E698C">
        <w:rPr>
          <w:bCs/>
        </w:rPr>
        <w:t xml:space="preserve">Values depicted in the table are mean values at the genus level for taxa that containing &gt;10 species level significant </w:t>
      </w:r>
      <w:r w:rsidRPr="00D037DD">
        <w:rPr>
          <w:bCs/>
        </w:rPr>
        <w:t xml:space="preserve">comparisons with a </w:t>
      </w:r>
      <w:proofErr w:type="spellStart"/>
      <w:r w:rsidRPr="00D037DD">
        <w:rPr>
          <w:bCs/>
        </w:rPr>
        <w:t>qvalue</w:t>
      </w:r>
      <w:proofErr w:type="spellEnd"/>
      <w:r w:rsidRPr="00D037DD">
        <w:rPr>
          <w:bCs/>
        </w:rPr>
        <w:t xml:space="preserve"> &lt; 0.05 and a log2 median ratio &gt;1.0 using Wilcoxon rank sum test adjusted for multiple test comparison. A full list of significant taxonomic comparison values at the species level (when applicable) can be found in Supplementary Table </w:t>
      </w:r>
      <w:r w:rsidR="00D037DD" w:rsidRPr="00D037DD">
        <w:rPr>
          <w:bCs/>
        </w:rPr>
        <w:t>6</w:t>
      </w:r>
      <w:r w:rsidRPr="00D037DD">
        <w:rPr>
          <w:bCs/>
        </w:rPr>
        <w:t>.</w:t>
      </w:r>
    </w:p>
    <w:tbl>
      <w:tblPr>
        <w:tblpPr w:leftFromText="180" w:rightFromText="180" w:vertAnchor="text" w:horzAnchor="margin" w:tblpXSpec="center" w:tblpY="258"/>
        <w:tblW w:w="12922" w:type="dxa"/>
        <w:jc w:val="center"/>
        <w:tblLayout w:type="fixed"/>
        <w:tblLook w:val="04A0" w:firstRow="1" w:lastRow="0" w:firstColumn="1" w:lastColumn="0" w:noHBand="0" w:noVBand="1"/>
      </w:tblPr>
      <w:tblGrid>
        <w:gridCol w:w="1401"/>
        <w:gridCol w:w="3261"/>
        <w:gridCol w:w="1903"/>
        <w:gridCol w:w="1347"/>
        <w:gridCol w:w="1183"/>
        <w:gridCol w:w="971"/>
        <w:gridCol w:w="972"/>
        <w:gridCol w:w="1884"/>
      </w:tblGrid>
      <w:tr w:rsidR="00CB1111" w:rsidRPr="007E698C" w14:paraId="0893E1D7" w14:textId="77777777" w:rsidTr="001368C1">
        <w:trPr>
          <w:trHeight w:val="300"/>
          <w:jc w:val="center"/>
        </w:trPr>
        <w:tc>
          <w:tcPr>
            <w:tcW w:w="1401" w:type="dxa"/>
            <w:tcBorders>
              <w:bottom w:val="single" w:sz="4" w:space="0" w:color="000000"/>
            </w:tcBorders>
            <w:shd w:val="clear" w:color="auto" w:fill="auto"/>
            <w:vAlign w:val="bottom"/>
          </w:tcPr>
          <w:p w14:paraId="5C9BDC3A"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treatment 1</w:t>
            </w:r>
          </w:p>
        </w:tc>
        <w:tc>
          <w:tcPr>
            <w:tcW w:w="3261" w:type="dxa"/>
            <w:tcBorders>
              <w:bottom w:val="single" w:sz="4" w:space="0" w:color="000000"/>
            </w:tcBorders>
            <w:shd w:val="clear" w:color="auto" w:fill="auto"/>
            <w:vAlign w:val="bottom"/>
          </w:tcPr>
          <w:p w14:paraId="625C8DF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treatment 2</w:t>
            </w:r>
          </w:p>
        </w:tc>
        <w:tc>
          <w:tcPr>
            <w:tcW w:w="1903" w:type="dxa"/>
            <w:tcBorders>
              <w:bottom w:val="single" w:sz="4" w:space="0" w:color="000000"/>
            </w:tcBorders>
            <w:shd w:val="clear" w:color="auto" w:fill="auto"/>
            <w:vAlign w:val="bottom"/>
          </w:tcPr>
          <w:p w14:paraId="13BFF27D"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log2 median ratio</w:t>
            </w:r>
          </w:p>
        </w:tc>
        <w:tc>
          <w:tcPr>
            <w:tcW w:w="1347" w:type="dxa"/>
            <w:tcBorders>
              <w:bottom w:val="single" w:sz="4" w:space="0" w:color="000000"/>
            </w:tcBorders>
            <w:shd w:val="clear" w:color="auto" w:fill="auto"/>
            <w:vAlign w:val="bottom"/>
          </w:tcPr>
          <w:p w14:paraId="45C65524"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median diff</w:t>
            </w:r>
          </w:p>
        </w:tc>
        <w:tc>
          <w:tcPr>
            <w:tcW w:w="1183" w:type="dxa"/>
            <w:tcBorders>
              <w:bottom w:val="single" w:sz="4" w:space="0" w:color="000000"/>
            </w:tcBorders>
            <w:shd w:val="clear" w:color="auto" w:fill="auto"/>
            <w:vAlign w:val="bottom"/>
          </w:tcPr>
          <w:p w14:paraId="64BD149A"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mean diff</w:t>
            </w:r>
          </w:p>
        </w:tc>
        <w:tc>
          <w:tcPr>
            <w:tcW w:w="971" w:type="dxa"/>
            <w:tcBorders>
              <w:bottom w:val="single" w:sz="4" w:space="0" w:color="000000"/>
            </w:tcBorders>
            <w:shd w:val="clear" w:color="auto" w:fill="auto"/>
            <w:vAlign w:val="bottom"/>
          </w:tcPr>
          <w:p w14:paraId="44CC3F92"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p value</w:t>
            </w:r>
          </w:p>
        </w:tc>
        <w:tc>
          <w:tcPr>
            <w:tcW w:w="972" w:type="dxa"/>
            <w:tcBorders>
              <w:bottom w:val="single" w:sz="4" w:space="0" w:color="000000"/>
            </w:tcBorders>
            <w:shd w:val="clear" w:color="auto" w:fill="auto"/>
            <w:vAlign w:val="bottom"/>
          </w:tcPr>
          <w:p w14:paraId="6AAFA5E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q value</w:t>
            </w:r>
          </w:p>
        </w:tc>
        <w:tc>
          <w:tcPr>
            <w:tcW w:w="1884" w:type="dxa"/>
            <w:tcBorders>
              <w:bottom w:val="single" w:sz="4" w:space="0" w:color="000000"/>
            </w:tcBorders>
            <w:shd w:val="clear" w:color="auto" w:fill="auto"/>
            <w:vAlign w:val="bottom"/>
          </w:tcPr>
          <w:p w14:paraId="6F7C2492"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taxon name</w:t>
            </w:r>
          </w:p>
        </w:tc>
      </w:tr>
      <w:tr w:rsidR="00CB1111" w:rsidRPr="007E698C" w14:paraId="7F300776" w14:textId="77777777" w:rsidTr="001368C1">
        <w:trPr>
          <w:trHeight w:val="300"/>
          <w:jc w:val="center"/>
        </w:trPr>
        <w:tc>
          <w:tcPr>
            <w:tcW w:w="1401" w:type="dxa"/>
            <w:shd w:val="clear" w:color="auto" w:fill="F2F2F2" w:themeFill="background1" w:themeFillShade="F2"/>
            <w:vAlign w:val="bottom"/>
          </w:tcPr>
          <w:p w14:paraId="2C4B9EB1"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F2F2F2" w:themeFill="background1" w:themeFillShade="F2"/>
            <w:vAlign w:val="bottom"/>
          </w:tcPr>
          <w:p w14:paraId="6C13BEDF"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Community acquired pneumonia</w:t>
            </w:r>
          </w:p>
        </w:tc>
        <w:tc>
          <w:tcPr>
            <w:tcW w:w="1903" w:type="dxa"/>
            <w:shd w:val="clear" w:color="auto" w:fill="F2F2F2" w:themeFill="background1" w:themeFillShade="F2"/>
            <w:vAlign w:val="bottom"/>
          </w:tcPr>
          <w:p w14:paraId="4C8E514B"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-2.0539</w:t>
            </w:r>
          </w:p>
        </w:tc>
        <w:tc>
          <w:tcPr>
            <w:tcW w:w="1347" w:type="dxa"/>
            <w:shd w:val="clear" w:color="auto" w:fill="F2F2F2" w:themeFill="background1" w:themeFillShade="F2"/>
            <w:vAlign w:val="bottom"/>
          </w:tcPr>
          <w:p w14:paraId="0AD193D3"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-0.0728</w:t>
            </w:r>
          </w:p>
        </w:tc>
        <w:tc>
          <w:tcPr>
            <w:tcW w:w="1183" w:type="dxa"/>
            <w:shd w:val="clear" w:color="auto" w:fill="F2F2F2" w:themeFill="background1" w:themeFillShade="F2"/>
            <w:vAlign w:val="bottom"/>
          </w:tcPr>
          <w:p w14:paraId="2520B682"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-0.1332</w:t>
            </w:r>
          </w:p>
        </w:tc>
        <w:tc>
          <w:tcPr>
            <w:tcW w:w="971" w:type="dxa"/>
            <w:shd w:val="clear" w:color="auto" w:fill="F2F2F2" w:themeFill="background1" w:themeFillShade="F2"/>
            <w:vAlign w:val="bottom"/>
          </w:tcPr>
          <w:p w14:paraId="73065D2F"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0.0067</w:t>
            </w:r>
          </w:p>
        </w:tc>
        <w:tc>
          <w:tcPr>
            <w:tcW w:w="972" w:type="dxa"/>
            <w:shd w:val="clear" w:color="auto" w:fill="F2F2F2" w:themeFill="background1" w:themeFillShade="F2"/>
            <w:vAlign w:val="bottom"/>
          </w:tcPr>
          <w:p w14:paraId="5631CA9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0.0224</w:t>
            </w:r>
          </w:p>
        </w:tc>
        <w:tc>
          <w:tcPr>
            <w:tcW w:w="1884" w:type="dxa"/>
            <w:shd w:val="clear" w:color="auto" w:fill="F2F2F2" w:themeFill="background1" w:themeFillShade="F2"/>
            <w:vAlign w:val="bottom"/>
          </w:tcPr>
          <w:p w14:paraId="4F36AA4C"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Paracoccus</w:t>
            </w:r>
            <w:proofErr w:type="spellEnd"/>
          </w:p>
        </w:tc>
      </w:tr>
      <w:tr w:rsidR="00CB1111" w:rsidRPr="007E698C" w14:paraId="36711BB9" w14:textId="77777777" w:rsidTr="001368C1">
        <w:trPr>
          <w:trHeight w:val="300"/>
          <w:jc w:val="center"/>
        </w:trPr>
        <w:tc>
          <w:tcPr>
            <w:tcW w:w="1401" w:type="dxa"/>
            <w:shd w:val="clear" w:color="auto" w:fill="auto"/>
            <w:vAlign w:val="bottom"/>
          </w:tcPr>
          <w:p w14:paraId="709B429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auto"/>
            <w:vAlign w:val="bottom"/>
          </w:tcPr>
          <w:p w14:paraId="0F57478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Community acquired pneumonia</w:t>
            </w:r>
          </w:p>
        </w:tc>
        <w:tc>
          <w:tcPr>
            <w:tcW w:w="1903" w:type="dxa"/>
            <w:shd w:val="clear" w:color="auto" w:fill="auto"/>
            <w:vAlign w:val="bottom"/>
          </w:tcPr>
          <w:p w14:paraId="2260767D"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-2.0539</w:t>
            </w:r>
          </w:p>
        </w:tc>
        <w:tc>
          <w:tcPr>
            <w:tcW w:w="1347" w:type="dxa"/>
            <w:shd w:val="clear" w:color="auto" w:fill="auto"/>
            <w:vAlign w:val="bottom"/>
          </w:tcPr>
          <w:p w14:paraId="69AE6ED4"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-0.0728</w:t>
            </w:r>
          </w:p>
        </w:tc>
        <w:tc>
          <w:tcPr>
            <w:tcW w:w="1183" w:type="dxa"/>
            <w:shd w:val="clear" w:color="auto" w:fill="auto"/>
            <w:vAlign w:val="bottom"/>
          </w:tcPr>
          <w:p w14:paraId="63DE978D"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-0.1332</w:t>
            </w:r>
          </w:p>
        </w:tc>
        <w:tc>
          <w:tcPr>
            <w:tcW w:w="971" w:type="dxa"/>
            <w:shd w:val="clear" w:color="auto" w:fill="auto"/>
            <w:vAlign w:val="bottom"/>
          </w:tcPr>
          <w:p w14:paraId="6D68E292"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0.0067</w:t>
            </w:r>
          </w:p>
        </w:tc>
        <w:tc>
          <w:tcPr>
            <w:tcW w:w="972" w:type="dxa"/>
            <w:shd w:val="clear" w:color="auto" w:fill="auto"/>
            <w:vAlign w:val="bottom"/>
          </w:tcPr>
          <w:p w14:paraId="6BC8FFE2"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0.0224</w:t>
            </w:r>
          </w:p>
        </w:tc>
        <w:tc>
          <w:tcPr>
            <w:tcW w:w="1884" w:type="dxa"/>
            <w:shd w:val="clear" w:color="auto" w:fill="auto"/>
            <w:vAlign w:val="bottom"/>
          </w:tcPr>
          <w:p w14:paraId="190D8341"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Sphingobium</w:t>
            </w:r>
            <w:proofErr w:type="spellEnd"/>
          </w:p>
        </w:tc>
      </w:tr>
      <w:tr w:rsidR="00CB1111" w:rsidRPr="007E698C" w14:paraId="1C4D3477" w14:textId="77777777" w:rsidTr="001368C1">
        <w:trPr>
          <w:trHeight w:val="300"/>
          <w:jc w:val="center"/>
        </w:trPr>
        <w:tc>
          <w:tcPr>
            <w:tcW w:w="1401" w:type="dxa"/>
            <w:shd w:val="clear" w:color="auto" w:fill="F2F2F2" w:themeFill="background1" w:themeFillShade="F2"/>
            <w:vAlign w:val="bottom"/>
          </w:tcPr>
          <w:p w14:paraId="2C414A2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F2F2F2" w:themeFill="background1" w:themeFillShade="F2"/>
            <w:vAlign w:val="bottom"/>
          </w:tcPr>
          <w:p w14:paraId="5FC64149"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Community acquired pneumonia</w:t>
            </w:r>
          </w:p>
        </w:tc>
        <w:tc>
          <w:tcPr>
            <w:tcW w:w="1903" w:type="dxa"/>
            <w:shd w:val="clear" w:color="auto" w:fill="F2F2F2" w:themeFill="background1" w:themeFillShade="F2"/>
            <w:vAlign w:val="bottom"/>
          </w:tcPr>
          <w:p w14:paraId="53C3712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-2.0539</w:t>
            </w:r>
          </w:p>
        </w:tc>
        <w:tc>
          <w:tcPr>
            <w:tcW w:w="1347" w:type="dxa"/>
            <w:shd w:val="clear" w:color="auto" w:fill="F2F2F2" w:themeFill="background1" w:themeFillShade="F2"/>
            <w:vAlign w:val="bottom"/>
          </w:tcPr>
          <w:p w14:paraId="0BD99528"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-0.0728</w:t>
            </w:r>
          </w:p>
        </w:tc>
        <w:tc>
          <w:tcPr>
            <w:tcW w:w="1183" w:type="dxa"/>
            <w:shd w:val="clear" w:color="auto" w:fill="F2F2F2" w:themeFill="background1" w:themeFillShade="F2"/>
            <w:vAlign w:val="bottom"/>
          </w:tcPr>
          <w:p w14:paraId="353BCFC9"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-0.1332</w:t>
            </w:r>
          </w:p>
        </w:tc>
        <w:tc>
          <w:tcPr>
            <w:tcW w:w="971" w:type="dxa"/>
            <w:shd w:val="clear" w:color="auto" w:fill="F2F2F2" w:themeFill="background1" w:themeFillShade="F2"/>
            <w:vAlign w:val="bottom"/>
          </w:tcPr>
          <w:p w14:paraId="529F2AF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0.0067</w:t>
            </w:r>
          </w:p>
        </w:tc>
        <w:tc>
          <w:tcPr>
            <w:tcW w:w="972" w:type="dxa"/>
            <w:shd w:val="clear" w:color="auto" w:fill="F2F2F2" w:themeFill="background1" w:themeFillShade="F2"/>
            <w:vAlign w:val="bottom"/>
          </w:tcPr>
          <w:p w14:paraId="3F3FEA2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0.0224</w:t>
            </w:r>
          </w:p>
        </w:tc>
        <w:tc>
          <w:tcPr>
            <w:tcW w:w="1884" w:type="dxa"/>
            <w:shd w:val="clear" w:color="auto" w:fill="F2F2F2" w:themeFill="background1" w:themeFillShade="F2"/>
            <w:vAlign w:val="bottom"/>
          </w:tcPr>
          <w:p w14:paraId="120671EC"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Sphingopyxis</w:t>
            </w:r>
            <w:proofErr w:type="spellEnd"/>
          </w:p>
        </w:tc>
      </w:tr>
      <w:tr w:rsidR="00CB1111" w:rsidRPr="007E698C" w14:paraId="3B153206" w14:textId="77777777" w:rsidTr="001368C1">
        <w:trPr>
          <w:trHeight w:val="300"/>
          <w:jc w:val="center"/>
        </w:trPr>
        <w:tc>
          <w:tcPr>
            <w:tcW w:w="1401" w:type="dxa"/>
            <w:shd w:val="clear" w:color="auto" w:fill="auto"/>
            <w:vAlign w:val="bottom"/>
          </w:tcPr>
          <w:p w14:paraId="58E288E1"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auto"/>
            <w:vAlign w:val="bottom"/>
          </w:tcPr>
          <w:p w14:paraId="05A9FCCE"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Community acquired pneumonia</w:t>
            </w:r>
          </w:p>
        </w:tc>
        <w:tc>
          <w:tcPr>
            <w:tcW w:w="1903" w:type="dxa"/>
            <w:shd w:val="clear" w:color="auto" w:fill="auto"/>
            <w:vAlign w:val="bottom"/>
          </w:tcPr>
          <w:p w14:paraId="65540EE0"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-2.0539</w:t>
            </w:r>
          </w:p>
        </w:tc>
        <w:tc>
          <w:tcPr>
            <w:tcW w:w="1347" w:type="dxa"/>
            <w:shd w:val="clear" w:color="auto" w:fill="auto"/>
            <w:vAlign w:val="bottom"/>
          </w:tcPr>
          <w:p w14:paraId="64CB8F60"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-0.0728</w:t>
            </w:r>
          </w:p>
        </w:tc>
        <w:tc>
          <w:tcPr>
            <w:tcW w:w="1183" w:type="dxa"/>
            <w:shd w:val="clear" w:color="auto" w:fill="auto"/>
            <w:vAlign w:val="bottom"/>
          </w:tcPr>
          <w:p w14:paraId="7048343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-0.1332</w:t>
            </w:r>
          </w:p>
        </w:tc>
        <w:tc>
          <w:tcPr>
            <w:tcW w:w="971" w:type="dxa"/>
            <w:shd w:val="clear" w:color="auto" w:fill="auto"/>
            <w:vAlign w:val="bottom"/>
          </w:tcPr>
          <w:p w14:paraId="1D07C96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0.0067</w:t>
            </w:r>
          </w:p>
        </w:tc>
        <w:tc>
          <w:tcPr>
            <w:tcW w:w="972" w:type="dxa"/>
            <w:shd w:val="clear" w:color="auto" w:fill="auto"/>
            <w:vAlign w:val="bottom"/>
          </w:tcPr>
          <w:p w14:paraId="4EC5F026"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0.0224</w:t>
            </w:r>
          </w:p>
        </w:tc>
        <w:tc>
          <w:tcPr>
            <w:tcW w:w="1884" w:type="dxa"/>
            <w:shd w:val="clear" w:color="auto" w:fill="auto"/>
            <w:vAlign w:val="bottom"/>
          </w:tcPr>
          <w:p w14:paraId="1A9AAE16"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Sphingomonas</w:t>
            </w:r>
            <w:proofErr w:type="spellEnd"/>
          </w:p>
        </w:tc>
      </w:tr>
      <w:tr w:rsidR="00CB1111" w:rsidRPr="007E698C" w14:paraId="3A2B3C2A" w14:textId="77777777" w:rsidTr="001368C1">
        <w:trPr>
          <w:trHeight w:val="300"/>
          <w:jc w:val="center"/>
        </w:trPr>
        <w:tc>
          <w:tcPr>
            <w:tcW w:w="1401" w:type="dxa"/>
            <w:shd w:val="clear" w:color="auto" w:fill="F2F2F2" w:themeFill="background1" w:themeFillShade="F2"/>
            <w:vAlign w:val="bottom"/>
          </w:tcPr>
          <w:p w14:paraId="372CD437"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F2F2F2" w:themeFill="background1" w:themeFillShade="F2"/>
            <w:vAlign w:val="bottom"/>
          </w:tcPr>
          <w:p w14:paraId="4DD6191F"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Uninfected</w:t>
            </w:r>
          </w:p>
        </w:tc>
        <w:tc>
          <w:tcPr>
            <w:tcW w:w="1903" w:type="dxa"/>
            <w:shd w:val="clear" w:color="auto" w:fill="F2F2F2" w:themeFill="background1" w:themeFillShade="F2"/>
            <w:vAlign w:val="bottom"/>
          </w:tcPr>
          <w:p w14:paraId="298E9D9E"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-4.3829</w:t>
            </w:r>
          </w:p>
        </w:tc>
        <w:tc>
          <w:tcPr>
            <w:tcW w:w="1347" w:type="dxa"/>
            <w:shd w:val="clear" w:color="auto" w:fill="F2F2F2" w:themeFill="background1" w:themeFillShade="F2"/>
            <w:vAlign w:val="bottom"/>
          </w:tcPr>
          <w:p w14:paraId="5F418AB1"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-0.4587</w:t>
            </w:r>
          </w:p>
        </w:tc>
        <w:tc>
          <w:tcPr>
            <w:tcW w:w="1183" w:type="dxa"/>
            <w:shd w:val="clear" w:color="auto" w:fill="F2F2F2" w:themeFill="background1" w:themeFillShade="F2"/>
            <w:vAlign w:val="bottom"/>
          </w:tcPr>
          <w:p w14:paraId="70728F66"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-0.3767</w:t>
            </w:r>
          </w:p>
        </w:tc>
        <w:tc>
          <w:tcPr>
            <w:tcW w:w="971" w:type="dxa"/>
            <w:shd w:val="clear" w:color="auto" w:fill="F2F2F2" w:themeFill="background1" w:themeFillShade="F2"/>
          </w:tcPr>
          <w:p w14:paraId="75F439DB"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&lt;0.001</w:t>
            </w:r>
          </w:p>
        </w:tc>
        <w:tc>
          <w:tcPr>
            <w:tcW w:w="972" w:type="dxa"/>
            <w:shd w:val="clear" w:color="auto" w:fill="F2F2F2" w:themeFill="background1" w:themeFillShade="F2"/>
            <w:vAlign w:val="bottom"/>
          </w:tcPr>
          <w:p w14:paraId="355C85DD"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&lt;0.0001</w:t>
            </w:r>
          </w:p>
        </w:tc>
        <w:tc>
          <w:tcPr>
            <w:tcW w:w="1884" w:type="dxa"/>
            <w:shd w:val="clear" w:color="auto" w:fill="F2F2F2" w:themeFill="background1" w:themeFillShade="F2"/>
            <w:vAlign w:val="bottom"/>
          </w:tcPr>
          <w:p w14:paraId="39883A24"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Paracoccus</w:t>
            </w:r>
            <w:proofErr w:type="spellEnd"/>
          </w:p>
        </w:tc>
      </w:tr>
      <w:tr w:rsidR="00CB1111" w:rsidRPr="007E698C" w14:paraId="0E631EAD" w14:textId="77777777" w:rsidTr="001368C1">
        <w:trPr>
          <w:trHeight w:val="300"/>
          <w:jc w:val="center"/>
        </w:trPr>
        <w:tc>
          <w:tcPr>
            <w:tcW w:w="1401" w:type="dxa"/>
            <w:shd w:val="clear" w:color="auto" w:fill="auto"/>
            <w:vAlign w:val="bottom"/>
          </w:tcPr>
          <w:p w14:paraId="27AFDCDE"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auto"/>
            <w:vAlign w:val="bottom"/>
          </w:tcPr>
          <w:p w14:paraId="20B900AD"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Uninfected</w:t>
            </w:r>
          </w:p>
        </w:tc>
        <w:tc>
          <w:tcPr>
            <w:tcW w:w="1903" w:type="dxa"/>
            <w:shd w:val="clear" w:color="auto" w:fill="auto"/>
            <w:vAlign w:val="bottom"/>
          </w:tcPr>
          <w:p w14:paraId="745BA00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-4.3829</w:t>
            </w:r>
          </w:p>
        </w:tc>
        <w:tc>
          <w:tcPr>
            <w:tcW w:w="1347" w:type="dxa"/>
            <w:shd w:val="clear" w:color="auto" w:fill="auto"/>
            <w:vAlign w:val="bottom"/>
          </w:tcPr>
          <w:p w14:paraId="7A16E257"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-0.4587</w:t>
            </w:r>
          </w:p>
        </w:tc>
        <w:tc>
          <w:tcPr>
            <w:tcW w:w="1183" w:type="dxa"/>
            <w:shd w:val="clear" w:color="auto" w:fill="auto"/>
            <w:vAlign w:val="bottom"/>
          </w:tcPr>
          <w:p w14:paraId="5AF60DA1"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-0.3767</w:t>
            </w:r>
          </w:p>
        </w:tc>
        <w:tc>
          <w:tcPr>
            <w:tcW w:w="971" w:type="dxa"/>
            <w:shd w:val="clear" w:color="auto" w:fill="auto"/>
          </w:tcPr>
          <w:p w14:paraId="2C75B43A"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&lt;0.001</w:t>
            </w:r>
          </w:p>
        </w:tc>
        <w:tc>
          <w:tcPr>
            <w:tcW w:w="972" w:type="dxa"/>
            <w:shd w:val="clear" w:color="auto" w:fill="auto"/>
          </w:tcPr>
          <w:p w14:paraId="3A8FEDA3"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&lt;0.0001</w:t>
            </w:r>
          </w:p>
        </w:tc>
        <w:tc>
          <w:tcPr>
            <w:tcW w:w="1884" w:type="dxa"/>
            <w:shd w:val="clear" w:color="auto" w:fill="auto"/>
            <w:vAlign w:val="bottom"/>
          </w:tcPr>
          <w:p w14:paraId="3E9C5484"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Sphingobium</w:t>
            </w:r>
            <w:proofErr w:type="spellEnd"/>
          </w:p>
        </w:tc>
      </w:tr>
      <w:tr w:rsidR="00CB1111" w:rsidRPr="007E698C" w14:paraId="72ACBFD5" w14:textId="77777777" w:rsidTr="001368C1">
        <w:trPr>
          <w:trHeight w:val="300"/>
          <w:jc w:val="center"/>
        </w:trPr>
        <w:tc>
          <w:tcPr>
            <w:tcW w:w="1401" w:type="dxa"/>
            <w:shd w:val="clear" w:color="auto" w:fill="F2F2F2" w:themeFill="background1" w:themeFillShade="F2"/>
            <w:vAlign w:val="bottom"/>
          </w:tcPr>
          <w:p w14:paraId="0B9C9AB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F2F2F2" w:themeFill="background1" w:themeFillShade="F2"/>
            <w:vAlign w:val="bottom"/>
          </w:tcPr>
          <w:p w14:paraId="11E7CCA7"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Uninfected</w:t>
            </w:r>
          </w:p>
        </w:tc>
        <w:tc>
          <w:tcPr>
            <w:tcW w:w="1903" w:type="dxa"/>
            <w:shd w:val="clear" w:color="auto" w:fill="F2F2F2" w:themeFill="background1" w:themeFillShade="F2"/>
            <w:vAlign w:val="bottom"/>
          </w:tcPr>
          <w:p w14:paraId="04A2CD4E"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-4.3829</w:t>
            </w:r>
          </w:p>
        </w:tc>
        <w:tc>
          <w:tcPr>
            <w:tcW w:w="1347" w:type="dxa"/>
            <w:shd w:val="clear" w:color="auto" w:fill="F2F2F2" w:themeFill="background1" w:themeFillShade="F2"/>
            <w:vAlign w:val="bottom"/>
          </w:tcPr>
          <w:p w14:paraId="74AAEA5F"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-0.4587</w:t>
            </w:r>
          </w:p>
        </w:tc>
        <w:tc>
          <w:tcPr>
            <w:tcW w:w="1183" w:type="dxa"/>
            <w:shd w:val="clear" w:color="auto" w:fill="F2F2F2" w:themeFill="background1" w:themeFillShade="F2"/>
            <w:vAlign w:val="bottom"/>
          </w:tcPr>
          <w:p w14:paraId="5BEE31D3"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-0.3767</w:t>
            </w:r>
          </w:p>
        </w:tc>
        <w:tc>
          <w:tcPr>
            <w:tcW w:w="971" w:type="dxa"/>
            <w:shd w:val="clear" w:color="auto" w:fill="F2F2F2" w:themeFill="background1" w:themeFillShade="F2"/>
          </w:tcPr>
          <w:p w14:paraId="5BFA5A78"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&lt;0.001</w:t>
            </w:r>
          </w:p>
        </w:tc>
        <w:tc>
          <w:tcPr>
            <w:tcW w:w="972" w:type="dxa"/>
            <w:shd w:val="clear" w:color="auto" w:fill="F2F2F2" w:themeFill="background1" w:themeFillShade="F2"/>
          </w:tcPr>
          <w:p w14:paraId="2E6DA03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&lt;0.0001</w:t>
            </w:r>
          </w:p>
        </w:tc>
        <w:tc>
          <w:tcPr>
            <w:tcW w:w="1884" w:type="dxa"/>
            <w:shd w:val="clear" w:color="auto" w:fill="F2F2F2" w:themeFill="background1" w:themeFillShade="F2"/>
            <w:vAlign w:val="bottom"/>
          </w:tcPr>
          <w:p w14:paraId="3EA8F431"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Sphingopyxis</w:t>
            </w:r>
            <w:proofErr w:type="spellEnd"/>
          </w:p>
        </w:tc>
      </w:tr>
      <w:tr w:rsidR="00CB1111" w:rsidRPr="007E698C" w14:paraId="409E4455" w14:textId="77777777" w:rsidTr="001368C1">
        <w:trPr>
          <w:trHeight w:val="300"/>
          <w:jc w:val="center"/>
        </w:trPr>
        <w:tc>
          <w:tcPr>
            <w:tcW w:w="1401" w:type="dxa"/>
            <w:shd w:val="clear" w:color="auto" w:fill="auto"/>
            <w:vAlign w:val="bottom"/>
          </w:tcPr>
          <w:p w14:paraId="68484BE2"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auto"/>
            <w:vAlign w:val="bottom"/>
          </w:tcPr>
          <w:p w14:paraId="38940088"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Uninfected</w:t>
            </w:r>
          </w:p>
        </w:tc>
        <w:tc>
          <w:tcPr>
            <w:tcW w:w="1903" w:type="dxa"/>
            <w:shd w:val="clear" w:color="auto" w:fill="auto"/>
            <w:vAlign w:val="bottom"/>
          </w:tcPr>
          <w:p w14:paraId="20E53CA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-4.3829</w:t>
            </w:r>
          </w:p>
        </w:tc>
        <w:tc>
          <w:tcPr>
            <w:tcW w:w="1347" w:type="dxa"/>
            <w:shd w:val="clear" w:color="auto" w:fill="auto"/>
            <w:vAlign w:val="bottom"/>
          </w:tcPr>
          <w:p w14:paraId="15554F1B"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-0.4587</w:t>
            </w:r>
          </w:p>
        </w:tc>
        <w:tc>
          <w:tcPr>
            <w:tcW w:w="1183" w:type="dxa"/>
            <w:shd w:val="clear" w:color="auto" w:fill="auto"/>
            <w:vAlign w:val="bottom"/>
          </w:tcPr>
          <w:p w14:paraId="04C87044"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-0.3767</w:t>
            </w:r>
          </w:p>
        </w:tc>
        <w:tc>
          <w:tcPr>
            <w:tcW w:w="971" w:type="dxa"/>
            <w:shd w:val="clear" w:color="auto" w:fill="auto"/>
          </w:tcPr>
          <w:p w14:paraId="18878FB0"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&lt;0.001</w:t>
            </w:r>
          </w:p>
        </w:tc>
        <w:tc>
          <w:tcPr>
            <w:tcW w:w="972" w:type="dxa"/>
            <w:shd w:val="clear" w:color="auto" w:fill="auto"/>
          </w:tcPr>
          <w:p w14:paraId="23A0022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&lt;0.0001</w:t>
            </w:r>
          </w:p>
        </w:tc>
        <w:tc>
          <w:tcPr>
            <w:tcW w:w="1884" w:type="dxa"/>
            <w:shd w:val="clear" w:color="auto" w:fill="auto"/>
            <w:vAlign w:val="bottom"/>
          </w:tcPr>
          <w:p w14:paraId="4C7F098D"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Sphingomonas</w:t>
            </w:r>
            <w:proofErr w:type="spellEnd"/>
          </w:p>
        </w:tc>
      </w:tr>
      <w:tr w:rsidR="00CB1111" w:rsidRPr="007E698C" w14:paraId="0A108376" w14:textId="77777777" w:rsidTr="001368C1">
        <w:trPr>
          <w:trHeight w:val="300"/>
          <w:jc w:val="center"/>
        </w:trPr>
        <w:tc>
          <w:tcPr>
            <w:tcW w:w="1401" w:type="dxa"/>
            <w:shd w:val="clear" w:color="auto" w:fill="F2F2F2" w:themeFill="background1" w:themeFillShade="F2"/>
            <w:vAlign w:val="bottom"/>
          </w:tcPr>
          <w:p w14:paraId="12B0501E"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F2F2F2" w:themeFill="background1" w:themeFillShade="F2"/>
            <w:vAlign w:val="bottom"/>
          </w:tcPr>
          <w:p w14:paraId="10FE3D3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Uninfected</w:t>
            </w:r>
          </w:p>
        </w:tc>
        <w:tc>
          <w:tcPr>
            <w:tcW w:w="1903" w:type="dxa"/>
            <w:shd w:val="clear" w:color="auto" w:fill="F2F2F2" w:themeFill="background1" w:themeFillShade="F2"/>
            <w:vAlign w:val="bottom"/>
          </w:tcPr>
          <w:p w14:paraId="047ED779"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-5.1294</w:t>
            </w:r>
          </w:p>
        </w:tc>
        <w:tc>
          <w:tcPr>
            <w:tcW w:w="1347" w:type="dxa"/>
            <w:shd w:val="clear" w:color="auto" w:fill="F2F2F2" w:themeFill="background1" w:themeFillShade="F2"/>
            <w:vAlign w:val="bottom"/>
          </w:tcPr>
          <w:p w14:paraId="111CFFC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-0.4164</w:t>
            </w:r>
          </w:p>
        </w:tc>
        <w:tc>
          <w:tcPr>
            <w:tcW w:w="1183" w:type="dxa"/>
            <w:shd w:val="clear" w:color="auto" w:fill="F2F2F2" w:themeFill="background1" w:themeFillShade="F2"/>
            <w:vAlign w:val="bottom"/>
          </w:tcPr>
          <w:p w14:paraId="208DE97D"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-0.3356</w:t>
            </w:r>
          </w:p>
        </w:tc>
        <w:tc>
          <w:tcPr>
            <w:tcW w:w="971" w:type="dxa"/>
            <w:shd w:val="clear" w:color="auto" w:fill="F2F2F2" w:themeFill="background1" w:themeFillShade="F2"/>
          </w:tcPr>
          <w:p w14:paraId="7F43129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&lt;0.001</w:t>
            </w:r>
          </w:p>
        </w:tc>
        <w:tc>
          <w:tcPr>
            <w:tcW w:w="972" w:type="dxa"/>
            <w:shd w:val="clear" w:color="auto" w:fill="F2F2F2" w:themeFill="background1" w:themeFillShade="F2"/>
          </w:tcPr>
          <w:p w14:paraId="4B2DDF56"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&lt;0.0001</w:t>
            </w:r>
          </w:p>
        </w:tc>
        <w:tc>
          <w:tcPr>
            <w:tcW w:w="1884" w:type="dxa"/>
            <w:shd w:val="clear" w:color="auto" w:fill="F2F2F2" w:themeFill="background1" w:themeFillShade="F2"/>
            <w:vAlign w:val="bottom"/>
          </w:tcPr>
          <w:p w14:paraId="39DDB90A"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Bradyrhizobium</w:t>
            </w:r>
            <w:proofErr w:type="spellEnd"/>
          </w:p>
        </w:tc>
      </w:tr>
      <w:tr w:rsidR="00CB1111" w:rsidRPr="007E698C" w14:paraId="408853DF" w14:textId="77777777" w:rsidTr="001368C1">
        <w:trPr>
          <w:trHeight w:val="300"/>
          <w:jc w:val="center"/>
        </w:trPr>
        <w:tc>
          <w:tcPr>
            <w:tcW w:w="1401" w:type="dxa"/>
            <w:shd w:val="clear" w:color="auto" w:fill="auto"/>
            <w:vAlign w:val="bottom"/>
          </w:tcPr>
          <w:p w14:paraId="368FFCA4"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auto"/>
            <w:vAlign w:val="bottom"/>
          </w:tcPr>
          <w:p w14:paraId="4CDBF0F3"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Uninfected</w:t>
            </w:r>
          </w:p>
        </w:tc>
        <w:tc>
          <w:tcPr>
            <w:tcW w:w="1903" w:type="dxa"/>
            <w:shd w:val="clear" w:color="auto" w:fill="auto"/>
            <w:vAlign w:val="bottom"/>
          </w:tcPr>
          <w:p w14:paraId="2CB77E29"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-5.1294</w:t>
            </w:r>
          </w:p>
        </w:tc>
        <w:tc>
          <w:tcPr>
            <w:tcW w:w="1347" w:type="dxa"/>
            <w:shd w:val="clear" w:color="auto" w:fill="auto"/>
            <w:vAlign w:val="bottom"/>
          </w:tcPr>
          <w:p w14:paraId="166FA33E"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-0.4164</w:t>
            </w:r>
          </w:p>
        </w:tc>
        <w:tc>
          <w:tcPr>
            <w:tcW w:w="1183" w:type="dxa"/>
            <w:shd w:val="clear" w:color="auto" w:fill="auto"/>
            <w:vAlign w:val="bottom"/>
          </w:tcPr>
          <w:p w14:paraId="53D64BC7"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-0.3356</w:t>
            </w:r>
          </w:p>
        </w:tc>
        <w:tc>
          <w:tcPr>
            <w:tcW w:w="971" w:type="dxa"/>
            <w:shd w:val="clear" w:color="auto" w:fill="auto"/>
          </w:tcPr>
          <w:p w14:paraId="5F25EB5B"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&lt;0.001</w:t>
            </w:r>
          </w:p>
        </w:tc>
        <w:tc>
          <w:tcPr>
            <w:tcW w:w="972" w:type="dxa"/>
            <w:shd w:val="clear" w:color="auto" w:fill="auto"/>
          </w:tcPr>
          <w:p w14:paraId="4CC2E8A3"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&lt;0.0001</w:t>
            </w:r>
          </w:p>
        </w:tc>
        <w:tc>
          <w:tcPr>
            <w:tcW w:w="1884" w:type="dxa"/>
            <w:shd w:val="clear" w:color="auto" w:fill="auto"/>
            <w:vAlign w:val="bottom"/>
          </w:tcPr>
          <w:p w14:paraId="6C63823D"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Methylobacterium</w:t>
            </w:r>
            <w:proofErr w:type="spellEnd"/>
          </w:p>
        </w:tc>
      </w:tr>
    </w:tbl>
    <w:p w14:paraId="20BE7B60" w14:textId="04940B11" w:rsidR="00E25EB6" w:rsidRPr="007E698C" w:rsidRDefault="00CB1111" w:rsidP="00CB1111">
      <w:pPr>
        <w:spacing w:after="0" w:line="240" w:lineRule="auto"/>
        <w:rPr>
          <w:rFonts w:cstheme="minorHAnsi"/>
        </w:rPr>
      </w:pPr>
      <w:r w:rsidRPr="007E698C">
        <w:rPr>
          <w:rFonts w:cstheme="minorHAnsi"/>
        </w:rPr>
        <w:t xml:space="preserve"> </w:t>
      </w:r>
      <w:r w:rsidR="00E25EB6" w:rsidRPr="007E698C">
        <w:rPr>
          <w:rFonts w:cstheme="minorHAnsi"/>
        </w:rPr>
        <w:br w:type="page"/>
      </w:r>
    </w:p>
    <w:p w14:paraId="20BB9753" w14:textId="77777777" w:rsidR="001654AA" w:rsidRPr="007E698C" w:rsidRDefault="001654AA" w:rsidP="00072444">
      <w:pPr>
        <w:spacing w:line="480" w:lineRule="auto"/>
        <w:jc w:val="both"/>
        <w:rPr>
          <w:rFonts w:cstheme="minorHAnsi"/>
          <w:i/>
          <w:iCs/>
        </w:rPr>
        <w:sectPr w:rsidR="001654AA" w:rsidRPr="007E698C" w:rsidSect="001654AA">
          <w:pgSz w:w="15840" w:h="12240" w:orient="landscape"/>
          <w:pgMar w:top="1440" w:right="1440" w:bottom="1440" w:left="1440" w:header="0" w:footer="0" w:gutter="0"/>
          <w:lnNumType w:countBy="1" w:distance="288" w:restart="continuous"/>
          <w:cols w:space="720"/>
          <w:formProt w:val="0"/>
          <w:docGrid w:linePitch="360" w:charSpace="4096"/>
        </w:sectPr>
      </w:pPr>
    </w:p>
    <w:p w14:paraId="506278FD" w14:textId="67FE7827" w:rsidR="00115EC0" w:rsidRPr="007E698C" w:rsidRDefault="00017B48" w:rsidP="00072444">
      <w:pPr>
        <w:spacing w:line="480" w:lineRule="auto"/>
        <w:jc w:val="both"/>
        <w:rPr>
          <w:rFonts w:cstheme="minorHAnsi"/>
          <w:i/>
          <w:iCs/>
        </w:rPr>
      </w:pPr>
      <w:proofErr w:type="spellStart"/>
      <w:r w:rsidRPr="007E698C">
        <w:rPr>
          <w:rFonts w:cstheme="minorHAnsi"/>
          <w:i/>
          <w:iCs/>
        </w:rPr>
        <w:lastRenderedPageBreak/>
        <w:t>Metatranscriptomic</w:t>
      </w:r>
      <w:proofErr w:type="spellEnd"/>
      <w:r w:rsidRPr="007E698C">
        <w:rPr>
          <w:rFonts w:cstheme="minorHAnsi"/>
          <w:i/>
          <w:iCs/>
        </w:rPr>
        <w:t xml:space="preserve"> comparison of BALF specimens from COVID-19 subjects </w:t>
      </w:r>
      <w:r w:rsidR="00605BB1" w:rsidRPr="007E698C">
        <w:rPr>
          <w:rFonts w:cstheme="minorHAnsi"/>
          <w:i/>
          <w:iCs/>
        </w:rPr>
        <w:t xml:space="preserve">sub-categorized and </w:t>
      </w:r>
      <w:r w:rsidRPr="007E698C">
        <w:rPr>
          <w:rFonts w:cstheme="minorHAnsi"/>
          <w:i/>
          <w:iCs/>
        </w:rPr>
        <w:t>stratified by disease survival or death</w:t>
      </w:r>
    </w:p>
    <w:p w14:paraId="6CC86CE8" w14:textId="17303F60" w:rsidR="00115EC0" w:rsidRPr="007E698C" w:rsidRDefault="00017B48" w:rsidP="00072444">
      <w:pPr>
        <w:spacing w:line="480" w:lineRule="auto"/>
        <w:jc w:val="both"/>
        <w:rPr>
          <w:rFonts w:cstheme="minorHAnsi"/>
        </w:rPr>
      </w:pPr>
      <w:moveFromRangeStart w:id="230" w:author="Enrico Barrozo" w:date="2022-09-09T13:44:00Z" w:name="move113623482"/>
      <w:moveFrom w:id="231" w:author="Enrico Barrozo" w:date="2022-09-09T13:44:00Z">
        <w:r w:rsidRPr="007E698C" w:rsidDel="00980951">
          <w:rPr>
            <w:rFonts w:cstheme="minorHAnsi"/>
          </w:rPr>
          <w:t xml:space="preserve">A stratified analysis amongst </w:t>
        </w:r>
        <w:r w:rsidR="00605BB1" w:rsidRPr="007E698C" w:rsidDel="00980951">
          <w:rPr>
            <w:rFonts w:cstheme="minorHAnsi"/>
          </w:rPr>
          <w:t xml:space="preserve">the categorical class of </w:t>
        </w:r>
        <w:r w:rsidRPr="007E698C" w:rsidDel="00980951">
          <w:rPr>
            <w:rFonts w:cstheme="minorHAnsi"/>
          </w:rPr>
          <w:t xml:space="preserve">COVID-19 </w:t>
        </w:r>
        <w:r w:rsidR="00605BB1" w:rsidRPr="007E698C" w:rsidDel="00980951">
          <w:rPr>
            <w:rFonts w:cstheme="minorHAnsi"/>
          </w:rPr>
          <w:t xml:space="preserve">disease was next undertaken. </w:t>
        </w:r>
      </w:moveFrom>
      <w:moveFromRangeEnd w:id="230"/>
      <w:ins w:id="232" w:author="Enrico Barrozo" w:date="2022-09-09T12:10:00Z">
        <w:r w:rsidR="00121436">
          <w:rPr>
            <w:rFonts w:cstheme="minorHAnsi"/>
          </w:rPr>
          <w:t>F</w:t>
        </w:r>
      </w:ins>
      <w:del w:id="233" w:author="Enrico Barrozo" w:date="2022-09-09T12:10:00Z">
        <w:r w:rsidR="00605BB1" w:rsidRPr="007E698C" w:rsidDel="00121436">
          <w:rPr>
            <w:rFonts w:cstheme="minorHAnsi"/>
          </w:rPr>
          <w:delText>Briefly, f</w:delText>
        </w:r>
      </w:del>
      <w:r w:rsidR="00605BB1" w:rsidRPr="007E698C">
        <w:rPr>
          <w:rFonts w:cstheme="minorHAnsi"/>
        </w:rPr>
        <w:t xml:space="preserve">rom subjects with </w:t>
      </w:r>
      <w:del w:id="234" w:author="Enrico Barrozo" w:date="2022-09-09T12:10:00Z">
        <w:r w:rsidR="00605BB1" w:rsidRPr="007E698C" w:rsidDel="00121436">
          <w:rPr>
            <w:rFonts w:cstheme="minorHAnsi"/>
          </w:rPr>
          <w:delText>COVID-19 disease</w:delText>
        </w:r>
        <w:r w:rsidRPr="007E698C" w:rsidDel="00121436">
          <w:rPr>
            <w:rFonts w:cstheme="minorHAnsi"/>
          </w:rPr>
          <w:delText xml:space="preserve"> </w:delText>
        </w:r>
        <w:r w:rsidR="00605BB1" w:rsidRPr="007E698C" w:rsidDel="00121436">
          <w:rPr>
            <w:rFonts w:cstheme="minorHAnsi"/>
          </w:rPr>
          <w:delText>and</w:delText>
        </w:r>
        <w:r w:rsidRPr="007E698C" w:rsidDel="00121436">
          <w:rPr>
            <w:rFonts w:cstheme="minorHAnsi"/>
          </w:rPr>
          <w:delText xml:space="preserve"> </w:delText>
        </w:r>
      </w:del>
      <w:r w:rsidRPr="007E698C">
        <w:rPr>
          <w:rFonts w:cstheme="minorHAnsi"/>
        </w:rPr>
        <w:t xml:space="preserve">known </w:t>
      </w:r>
      <w:ins w:id="235" w:author="Enrico Barrozo" w:date="2022-09-09T12:10:00Z">
        <w:r w:rsidR="00121436">
          <w:rPr>
            <w:rFonts w:cstheme="minorHAnsi"/>
          </w:rPr>
          <w:t xml:space="preserve">COVID-19 </w:t>
        </w:r>
      </w:ins>
      <w:r w:rsidRPr="007E698C">
        <w:rPr>
          <w:rFonts w:cstheme="minorHAnsi"/>
        </w:rPr>
        <w:t>survival outcomes (i.e., of 32 samples,</w:t>
      </w:r>
      <w:r w:rsidR="005031BB" w:rsidRPr="007E698C">
        <w:rPr>
          <w:rFonts w:cstheme="minorHAnsi"/>
          <w:i/>
        </w:rPr>
        <w:t xml:space="preserve"> n=</w:t>
      </w:r>
      <w:r w:rsidRPr="007E698C">
        <w:rPr>
          <w:rFonts w:cstheme="minorHAnsi"/>
        </w:rPr>
        <w:t xml:space="preserve">10 </w:t>
      </w:r>
      <w:del w:id="236" w:author="Enrico Barrozo" w:date="2022-09-09T12:10:00Z">
        <w:r w:rsidRPr="007E698C" w:rsidDel="00121436">
          <w:rPr>
            <w:rFonts w:cstheme="minorHAnsi"/>
          </w:rPr>
          <w:delText xml:space="preserve">were known </w:delText>
        </w:r>
      </w:del>
      <w:r w:rsidRPr="007E698C">
        <w:rPr>
          <w:rFonts w:cstheme="minorHAnsi"/>
        </w:rPr>
        <w:t>deceased, and</w:t>
      </w:r>
      <w:r w:rsidR="005031BB" w:rsidRPr="007E698C">
        <w:rPr>
          <w:rFonts w:cstheme="minorHAnsi"/>
          <w:i/>
        </w:rPr>
        <w:t xml:space="preserve"> n=</w:t>
      </w:r>
      <w:r w:rsidRPr="007E698C">
        <w:rPr>
          <w:rFonts w:cstheme="minorHAnsi"/>
        </w:rPr>
        <w:t xml:space="preserve">15 </w:t>
      </w:r>
      <w:del w:id="237" w:author="Enrico Barrozo" w:date="2022-09-09T12:10:00Z">
        <w:r w:rsidRPr="007E698C" w:rsidDel="00121436">
          <w:rPr>
            <w:rFonts w:cstheme="minorHAnsi"/>
          </w:rPr>
          <w:delText xml:space="preserve">were known </w:delText>
        </w:r>
      </w:del>
      <w:r w:rsidRPr="007E698C">
        <w:rPr>
          <w:rFonts w:cstheme="minorHAnsi"/>
        </w:rPr>
        <w:t xml:space="preserve">survived) </w:t>
      </w:r>
      <w:ins w:id="238" w:author="Enrico Barrozo" w:date="2022-09-09T13:44:00Z">
        <w:r w:rsidR="00980951">
          <w:rPr>
            <w:rFonts w:cstheme="minorHAnsi"/>
          </w:rPr>
          <w:t>a</w:t>
        </w:r>
      </w:ins>
      <w:moveToRangeStart w:id="239" w:author="Enrico Barrozo" w:date="2022-09-09T13:44:00Z" w:name="move113623482"/>
      <w:moveTo w:id="240" w:author="Enrico Barrozo" w:date="2022-09-09T13:44:00Z">
        <w:del w:id="241" w:author="Enrico Barrozo" w:date="2022-09-09T13:44:00Z">
          <w:r w:rsidR="00980951" w:rsidRPr="007E698C" w:rsidDel="00980951">
            <w:rPr>
              <w:rFonts w:cstheme="minorHAnsi"/>
            </w:rPr>
            <w:delText>A</w:delText>
          </w:r>
        </w:del>
        <w:r w:rsidR="00980951" w:rsidRPr="007E698C">
          <w:rPr>
            <w:rFonts w:cstheme="minorHAnsi"/>
          </w:rPr>
          <w:t xml:space="preserve"> stratified analysis amongst the categorical class of COVID-19 disease was </w:t>
        </w:r>
        <w:del w:id="242" w:author="Enrico Barrozo" w:date="2022-09-09T13:44:00Z">
          <w:r w:rsidR="00980951" w:rsidRPr="007E698C" w:rsidDel="00980951">
            <w:rPr>
              <w:rFonts w:cstheme="minorHAnsi"/>
            </w:rPr>
            <w:delText>next undertaken.</w:delText>
          </w:r>
        </w:del>
      </w:moveTo>
      <w:moveToRangeEnd w:id="239"/>
      <w:del w:id="243" w:author="Enrico Barrozo" w:date="2022-09-09T13:44:00Z">
        <w:r w:rsidRPr="007E698C" w:rsidDel="00980951">
          <w:rPr>
            <w:rFonts w:cstheme="minorHAnsi"/>
          </w:rPr>
          <w:delText xml:space="preserve">was </w:delText>
        </w:r>
      </w:del>
      <w:r w:rsidRPr="007E698C">
        <w:rPr>
          <w:rFonts w:cstheme="minorHAnsi"/>
        </w:rPr>
        <w:t xml:space="preserve">performed via MaAsLin2. </w:t>
      </w:r>
      <w:r w:rsidR="004B5920" w:rsidRPr="007E698C">
        <w:rPr>
          <w:rFonts w:cstheme="minorHAnsi"/>
        </w:rPr>
        <w:t>After controlling for random effects of patient</w:t>
      </w:r>
      <w:bookmarkStart w:id="244" w:name="_Hlk90289434"/>
      <w:r w:rsidR="004B5920" w:rsidRPr="007E698C">
        <w:rPr>
          <w:rFonts w:cstheme="minorHAnsi"/>
        </w:rPr>
        <w:t xml:space="preserve">, </w:t>
      </w:r>
      <w:r w:rsidR="00657E5C" w:rsidRPr="007E698C">
        <w:rPr>
          <w:rFonts w:cstheme="minorHAnsi"/>
        </w:rPr>
        <w:t>w</w:t>
      </w:r>
      <w:r w:rsidRPr="007E698C">
        <w:rPr>
          <w:rFonts w:cstheme="minorHAnsi"/>
        </w:rPr>
        <w:t xml:space="preserve">e observed </w:t>
      </w:r>
      <w:commentRangeStart w:id="245"/>
      <w:commentRangeStart w:id="246"/>
      <w:r w:rsidRPr="007E698C">
        <w:rPr>
          <w:rFonts w:cstheme="minorHAnsi"/>
        </w:rPr>
        <w:t xml:space="preserve">21 unique GO terms </w:t>
      </w:r>
      <w:commentRangeEnd w:id="245"/>
      <w:r w:rsidR="00980951">
        <w:rPr>
          <w:rStyle w:val="CommentReference"/>
        </w:rPr>
        <w:commentReference w:id="245"/>
      </w:r>
      <w:commentRangeEnd w:id="246"/>
      <w:r w:rsidR="000C4A26">
        <w:rPr>
          <w:rStyle w:val="CommentReference"/>
        </w:rPr>
        <w:commentReference w:id="246"/>
      </w:r>
      <w:r w:rsidRPr="007E698C">
        <w:rPr>
          <w:rFonts w:cstheme="minorHAnsi"/>
        </w:rPr>
        <w:t>which were significantly increased in their association with death or survival from COVID-19 disease (q-value &lt; 0.05), with parental GO terms (depth=1) of metabolic process [GO:0090304], binding [GO.0005488], and catalytic activity [GO:0003824] (</w:t>
      </w:r>
      <w:r w:rsidRPr="007E698C">
        <w:rPr>
          <w:rFonts w:cstheme="minorHAnsi"/>
        </w:rPr>
        <w:fldChar w:fldCharType="begin"/>
      </w:r>
      <w:r w:rsidRPr="007E698C">
        <w:rPr>
          <w:rFonts w:cs="Calibri"/>
        </w:rPr>
        <w:instrText>REF _Ref78896849 \h</w:instrText>
      </w:r>
      <w:r w:rsidR="008C607D" w:rsidRPr="007E698C">
        <w:rPr>
          <w:rFonts w:cstheme="minorHAnsi"/>
        </w:rPr>
        <w:instrText xml:space="preserve"> \* MERGEFORMAT </w:instrText>
      </w:r>
      <w:r w:rsidRPr="007E698C">
        <w:rPr>
          <w:rFonts w:cstheme="minorHAnsi"/>
        </w:rPr>
      </w:r>
      <w:r w:rsidRPr="007E698C">
        <w:rPr>
          <w:rFonts w:cs="Calibri"/>
        </w:rPr>
        <w:fldChar w:fldCharType="separate"/>
      </w:r>
      <w:r w:rsidR="00FE117F" w:rsidRPr="007E698C">
        <w:rPr>
          <w:rFonts w:cs="Calibri"/>
        </w:rPr>
        <w:t xml:space="preserve">Table </w:t>
      </w:r>
      <w:r w:rsidR="0064363A" w:rsidRPr="007E698C">
        <w:rPr>
          <w:rFonts w:cs="Calibri"/>
        </w:rPr>
        <w:t>5</w:t>
      </w:r>
      <w:r w:rsidRPr="007E698C">
        <w:rPr>
          <w:rFonts w:cs="Calibri"/>
        </w:rPr>
        <w:fldChar w:fldCharType="end"/>
      </w:r>
      <w:r w:rsidRPr="007E698C">
        <w:rPr>
          <w:rFonts w:cstheme="minorHAnsi"/>
        </w:rPr>
        <w:t>, Figure 3).</w:t>
      </w:r>
      <w:bookmarkEnd w:id="244"/>
      <w:r w:rsidRPr="007E698C">
        <w:rPr>
          <w:rFonts w:cstheme="minorHAnsi"/>
        </w:rPr>
        <w:t xml:space="preserve"> </w:t>
      </w:r>
      <w:bookmarkStart w:id="247" w:name="_Hlk90291825"/>
      <w:r w:rsidRPr="007E698C">
        <w:rPr>
          <w:rFonts w:cstheme="minorHAnsi"/>
        </w:rPr>
        <w:t>GO terms with significant q-values (&lt; 0.05) that were terminal in the observed GO term lineage (i.e., as specific as possible within the lineages of our result set), included nucleobase-containing compound biosynthetic process [GO:0034654], organonitrogen compound catabolic process [GO:1901565], pyrimidine-containing compound biosynthetic process [GO:0072528], and DNA recombination [GO:0006310] classified under the parental GO term of metabolic process [GO:0008152]; RNA binding [GO:0003723], magnesium ion binding [GO:0000287], and zinc ion binding [GO:0008270] classified under the parental GO term of binding [GO.0005488]; and oxidoreductase activity [GO:0016491] and endopeptidase activity [GO:0004175] classified under the parental GO term of catalytic activity [GO:0003824] (</w:t>
      </w:r>
      <w:r w:rsidRPr="00830D6C">
        <w:rPr>
          <w:rFonts w:cstheme="minorHAnsi"/>
        </w:rPr>
        <w:t>Suppl. Table</w:t>
      </w:r>
      <w:r w:rsidR="00352F45">
        <w:rPr>
          <w:rFonts w:cstheme="minorHAnsi"/>
        </w:rPr>
        <w:t>s</w:t>
      </w:r>
      <w:r w:rsidRPr="00830D6C">
        <w:rPr>
          <w:rFonts w:cstheme="minorHAnsi"/>
        </w:rPr>
        <w:t xml:space="preserve"> </w:t>
      </w:r>
      <w:r w:rsidR="00830D6C" w:rsidRPr="00830D6C">
        <w:rPr>
          <w:rFonts w:cstheme="minorHAnsi"/>
        </w:rPr>
        <w:t>4</w:t>
      </w:r>
      <w:r w:rsidR="00352F45">
        <w:rPr>
          <w:rFonts w:cstheme="minorHAnsi"/>
        </w:rPr>
        <w:t>, 8-16</w:t>
      </w:r>
      <w:r w:rsidRPr="007E698C">
        <w:rPr>
          <w:rFonts w:cstheme="minorHAnsi"/>
        </w:rPr>
        <w:t xml:space="preserve">). </w:t>
      </w:r>
    </w:p>
    <w:p w14:paraId="02C7A208" w14:textId="77777777" w:rsidR="00E76084" w:rsidRPr="007E698C" w:rsidRDefault="00E76084">
      <w:pPr>
        <w:spacing w:after="0" w:line="240" w:lineRule="auto"/>
        <w:rPr>
          <w:rFonts w:cstheme="minorHAnsi"/>
        </w:rPr>
      </w:pPr>
      <w:r w:rsidRPr="007E698C">
        <w:rPr>
          <w:rFonts w:cstheme="minorHAnsi"/>
        </w:rPr>
        <w:br w:type="page"/>
      </w:r>
    </w:p>
    <w:p w14:paraId="08D3732A" w14:textId="77777777" w:rsidR="001654AA" w:rsidRPr="007E698C" w:rsidRDefault="001654AA" w:rsidP="00072444">
      <w:pPr>
        <w:spacing w:line="480" w:lineRule="auto"/>
        <w:jc w:val="both"/>
        <w:rPr>
          <w:rFonts w:cstheme="minorHAnsi"/>
        </w:rPr>
        <w:sectPr w:rsidR="001654AA" w:rsidRPr="007E698C" w:rsidSect="002A5BAE">
          <w:pgSz w:w="12240" w:h="15840"/>
          <w:pgMar w:top="1440" w:right="1440" w:bottom="1440" w:left="1440" w:header="0" w:footer="0" w:gutter="0"/>
          <w:lnNumType w:countBy="1" w:distance="283" w:restart="continuous"/>
          <w:cols w:space="720"/>
          <w:formProt w:val="0"/>
          <w:docGrid w:linePitch="360" w:charSpace="4096"/>
        </w:sectPr>
      </w:pPr>
    </w:p>
    <w:p w14:paraId="7C344238" w14:textId="6DDE269D" w:rsidR="00CB1111" w:rsidRPr="007E698C" w:rsidRDefault="00CB1111" w:rsidP="00CF6FE8">
      <w:pPr>
        <w:pStyle w:val="Caption"/>
      </w:pPr>
      <w:bookmarkStart w:id="248" w:name="_Ref78896849"/>
      <w:r w:rsidRPr="007E698C">
        <w:lastRenderedPageBreak/>
        <w:t xml:space="preserve">Table </w:t>
      </w:r>
      <w:r w:rsidR="0064363A" w:rsidRPr="007E698C">
        <w:t>5</w:t>
      </w:r>
      <w:bookmarkEnd w:id="248"/>
      <w:r w:rsidRPr="007E698C">
        <w:t xml:space="preserve">. MaAsLin2-Derived Significant Gene Ontologies Associated with COVID-19 Disease Outcome (Deceased vs. Survived). Comparisons were conducted using compositional transformed and CLR normalized count matrices, controlled for the random effect of patient ID, and adjusted for multiple test comparisons using the </w:t>
      </w:r>
      <w:proofErr w:type="spellStart"/>
      <w:r w:rsidRPr="007E698C">
        <w:t>Benajmini</w:t>
      </w:r>
      <w:proofErr w:type="spellEnd"/>
      <w:r w:rsidRPr="007E698C">
        <w:t xml:space="preserve"> Hochberg correction method.</w:t>
      </w:r>
    </w:p>
    <w:p w14:paraId="7BDD5CF8" w14:textId="77777777" w:rsidR="00CB1111" w:rsidRPr="007E698C" w:rsidRDefault="00CB1111" w:rsidP="00CF6FE8">
      <w:pPr>
        <w:pStyle w:val="Caption"/>
      </w:pPr>
    </w:p>
    <w:tbl>
      <w:tblPr>
        <w:tblW w:w="13680" w:type="dxa"/>
        <w:jc w:val="center"/>
        <w:tblLayout w:type="fixed"/>
        <w:tblLook w:val="04A0" w:firstRow="1" w:lastRow="0" w:firstColumn="1" w:lastColumn="0" w:noHBand="0" w:noVBand="1"/>
      </w:tblPr>
      <w:tblGrid>
        <w:gridCol w:w="4254"/>
        <w:gridCol w:w="1966"/>
        <w:gridCol w:w="1450"/>
        <w:gridCol w:w="746"/>
        <w:gridCol w:w="880"/>
        <w:gridCol w:w="880"/>
        <w:gridCol w:w="880"/>
        <w:gridCol w:w="881"/>
        <w:gridCol w:w="663"/>
        <w:gridCol w:w="1080"/>
      </w:tblGrid>
      <w:tr w:rsidR="00CB1111" w:rsidRPr="007E698C" w14:paraId="3F66B47C" w14:textId="77777777" w:rsidTr="001368C1">
        <w:trPr>
          <w:trHeight w:val="144"/>
          <w:jc w:val="center"/>
        </w:trPr>
        <w:tc>
          <w:tcPr>
            <w:tcW w:w="4254" w:type="dxa"/>
            <w:tcBorders>
              <w:bottom w:val="single" w:sz="4" w:space="0" w:color="000000"/>
            </w:tcBorders>
            <w:shd w:val="clear" w:color="auto" w:fill="auto"/>
            <w:vAlign w:val="center"/>
          </w:tcPr>
          <w:p w14:paraId="7644956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name</w:t>
            </w:r>
          </w:p>
        </w:tc>
        <w:tc>
          <w:tcPr>
            <w:tcW w:w="1966" w:type="dxa"/>
            <w:tcBorders>
              <w:bottom w:val="single" w:sz="4" w:space="0" w:color="000000"/>
            </w:tcBorders>
            <w:shd w:val="clear" w:color="auto" w:fill="auto"/>
            <w:vAlign w:val="center"/>
          </w:tcPr>
          <w:p w14:paraId="402434E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ontology</w:t>
            </w:r>
          </w:p>
        </w:tc>
        <w:tc>
          <w:tcPr>
            <w:tcW w:w="1450" w:type="dxa"/>
            <w:tcBorders>
              <w:bottom w:val="single" w:sz="4" w:space="0" w:color="000000"/>
            </w:tcBorders>
            <w:shd w:val="clear" w:color="auto" w:fill="auto"/>
            <w:vAlign w:val="center"/>
          </w:tcPr>
          <w:p w14:paraId="480E93C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namespace</w:t>
            </w:r>
          </w:p>
        </w:tc>
        <w:tc>
          <w:tcPr>
            <w:tcW w:w="746" w:type="dxa"/>
            <w:tcBorders>
              <w:bottom w:val="single" w:sz="4" w:space="0" w:color="000000"/>
            </w:tcBorders>
            <w:shd w:val="clear" w:color="auto" w:fill="auto"/>
            <w:vAlign w:val="center"/>
          </w:tcPr>
          <w:p w14:paraId="7249126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depth</w:t>
            </w:r>
          </w:p>
        </w:tc>
        <w:tc>
          <w:tcPr>
            <w:tcW w:w="880" w:type="dxa"/>
            <w:tcBorders>
              <w:bottom w:val="single" w:sz="4" w:space="0" w:color="000000"/>
            </w:tcBorders>
            <w:shd w:val="clear" w:color="auto" w:fill="auto"/>
            <w:vAlign w:val="center"/>
          </w:tcPr>
          <w:p w14:paraId="78543868"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coef</w:t>
            </w:r>
            <w:proofErr w:type="spellEnd"/>
          </w:p>
        </w:tc>
        <w:tc>
          <w:tcPr>
            <w:tcW w:w="880" w:type="dxa"/>
            <w:tcBorders>
              <w:bottom w:val="single" w:sz="4" w:space="0" w:color="000000"/>
            </w:tcBorders>
            <w:shd w:val="clear" w:color="auto" w:fill="auto"/>
            <w:vAlign w:val="center"/>
          </w:tcPr>
          <w:p w14:paraId="5204EE2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stderr</w:t>
            </w:r>
          </w:p>
        </w:tc>
        <w:tc>
          <w:tcPr>
            <w:tcW w:w="880" w:type="dxa"/>
            <w:tcBorders>
              <w:bottom w:val="single" w:sz="4" w:space="0" w:color="000000"/>
            </w:tcBorders>
            <w:shd w:val="clear" w:color="auto" w:fill="auto"/>
            <w:vAlign w:val="center"/>
          </w:tcPr>
          <w:p w14:paraId="22306E0A"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pval</w:t>
            </w:r>
            <w:proofErr w:type="spellEnd"/>
          </w:p>
        </w:tc>
        <w:tc>
          <w:tcPr>
            <w:tcW w:w="881" w:type="dxa"/>
            <w:tcBorders>
              <w:bottom w:val="single" w:sz="4" w:space="0" w:color="000000"/>
            </w:tcBorders>
            <w:shd w:val="clear" w:color="auto" w:fill="auto"/>
            <w:vAlign w:val="center"/>
          </w:tcPr>
          <w:p w14:paraId="36FA2763"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qval</w:t>
            </w:r>
            <w:proofErr w:type="spellEnd"/>
          </w:p>
        </w:tc>
        <w:tc>
          <w:tcPr>
            <w:tcW w:w="663" w:type="dxa"/>
            <w:tcBorders>
              <w:bottom w:val="single" w:sz="4" w:space="0" w:color="000000"/>
            </w:tcBorders>
            <w:shd w:val="clear" w:color="auto" w:fill="auto"/>
            <w:vAlign w:val="center"/>
          </w:tcPr>
          <w:p w14:paraId="35C5CBD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w:t>
            </w:r>
          </w:p>
        </w:tc>
        <w:tc>
          <w:tcPr>
            <w:tcW w:w="1080" w:type="dxa"/>
            <w:tcBorders>
              <w:bottom w:val="single" w:sz="4" w:space="0" w:color="000000"/>
            </w:tcBorders>
            <w:shd w:val="clear" w:color="auto" w:fill="auto"/>
            <w:vAlign w:val="center"/>
          </w:tcPr>
          <w:p w14:paraId="0028FC61"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N.not.zero</w:t>
            </w:r>
            <w:proofErr w:type="spellEnd"/>
          </w:p>
        </w:tc>
      </w:tr>
      <w:tr w:rsidR="00CB1111" w:rsidRPr="007E698C" w14:paraId="4A18126A" w14:textId="77777777" w:rsidTr="001368C1">
        <w:trPr>
          <w:trHeight w:val="144"/>
          <w:jc w:val="center"/>
        </w:trPr>
        <w:tc>
          <w:tcPr>
            <w:tcW w:w="4254" w:type="dxa"/>
            <w:shd w:val="clear" w:color="auto" w:fill="F2F2F2" w:themeFill="background1" w:themeFillShade="F2"/>
            <w:vAlign w:val="center"/>
          </w:tcPr>
          <w:p w14:paraId="6226C912"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pyrimidine-containing compound metabolic process</w:t>
            </w:r>
          </w:p>
        </w:tc>
        <w:tc>
          <w:tcPr>
            <w:tcW w:w="1966" w:type="dxa"/>
            <w:shd w:val="clear" w:color="auto" w:fill="F2F2F2" w:themeFill="background1" w:themeFillShade="F2"/>
            <w:vAlign w:val="center"/>
          </w:tcPr>
          <w:p w14:paraId="04FC9F78"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F2F2F2" w:themeFill="background1" w:themeFillShade="F2"/>
            <w:vAlign w:val="center"/>
          </w:tcPr>
          <w:p w14:paraId="6A7E6F9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GO:0072527</w:t>
            </w:r>
          </w:p>
        </w:tc>
        <w:tc>
          <w:tcPr>
            <w:tcW w:w="746" w:type="dxa"/>
            <w:shd w:val="clear" w:color="auto" w:fill="F2F2F2" w:themeFill="background1" w:themeFillShade="F2"/>
            <w:vAlign w:val="center"/>
          </w:tcPr>
          <w:p w14:paraId="0F8C127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F2F2F2" w:themeFill="background1" w:themeFillShade="F2"/>
            <w:vAlign w:val="center"/>
          </w:tcPr>
          <w:p w14:paraId="0BADC09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-4.815</w:t>
            </w:r>
          </w:p>
        </w:tc>
        <w:tc>
          <w:tcPr>
            <w:tcW w:w="880" w:type="dxa"/>
            <w:shd w:val="clear" w:color="auto" w:fill="F2F2F2" w:themeFill="background1" w:themeFillShade="F2"/>
            <w:vAlign w:val="center"/>
          </w:tcPr>
          <w:p w14:paraId="23C32F4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0.867</w:t>
            </w:r>
          </w:p>
        </w:tc>
        <w:tc>
          <w:tcPr>
            <w:tcW w:w="880" w:type="dxa"/>
            <w:shd w:val="clear" w:color="auto" w:fill="F2F2F2" w:themeFill="background1" w:themeFillShade="F2"/>
            <w:vAlign w:val="center"/>
          </w:tcPr>
          <w:p w14:paraId="11F8EA3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F2F2F2" w:themeFill="background1" w:themeFillShade="F2"/>
            <w:vAlign w:val="center"/>
          </w:tcPr>
          <w:p w14:paraId="153E27C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663" w:type="dxa"/>
            <w:shd w:val="clear" w:color="auto" w:fill="F2F2F2" w:themeFill="background1" w:themeFillShade="F2"/>
            <w:vAlign w:val="center"/>
          </w:tcPr>
          <w:p w14:paraId="0C8806E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597DCC6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12</w:t>
            </w:r>
          </w:p>
        </w:tc>
      </w:tr>
      <w:tr w:rsidR="00CB1111" w:rsidRPr="007E698C" w14:paraId="5FA7E407" w14:textId="77777777" w:rsidTr="001368C1">
        <w:trPr>
          <w:trHeight w:val="144"/>
          <w:jc w:val="center"/>
        </w:trPr>
        <w:tc>
          <w:tcPr>
            <w:tcW w:w="4254" w:type="dxa"/>
            <w:shd w:val="clear" w:color="auto" w:fill="auto"/>
            <w:vAlign w:val="center"/>
          </w:tcPr>
          <w:p w14:paraId="18875BC7"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nucleobase-containing compound biosynthetic process</w:t>
            </w:r>
          </w:p>
        </w:tc>
        <w:tc>
          <w:tcPr>
            <w:tcW w:w="1966" w:type="dxa"/>
            <w:shd w:val="clear" w:color="auto" w:fill="auto"/>
            <w:vAlign w:val="center"/>
          </w:tcPr>
          <w:p w14:paraId="1BD8B105"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auto"/>
            <w:vAlign w:val="center"/>
          </w:tcPr>
          <w:p w14:paraId="630BCA7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GO:0034654</w:t>
            </w:r>
          </w:p>
        </w:tc>
        <w:tc>
          <w:tcPr>
            <w:tcW w:w="746" w:type="dxa"/>
            <w:shd w:val="clear" w:color="auto" w:fill="auto"/>
            <w:vAlign w:val="center"/>
          </w:tcPr>
          <w:p w14:paraId="5663BD5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w:t>
            </w:r>
          </w:p>
        </w:tc>
        <w:tc>
          <w:tcPr>
            <w:tcW w:w="880" w:type="dxa"/>
            <w:shd w:val="clear" w:color="auto" w:fill="auto"/>
            <w:vAlign w:val="center"/>
          </w:tcPr>
          <w:p w14:paraId="4B6327E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-0.630</w:t>
            </w:r>
          </w:p>
        </w:tc>
        <w:tc>
          <w:tcPr>
            <w:tcW w:w="880" w:type="dxa"/>
            <w:shd w:val="clear" w:color="auto" w:fill="auto"/>
            <w:vAlign w:val="center"/>
          </w:tcPr>
          <w:p w14:paraId="35FE30A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0.117</w:t>
            </w:r>
          </w:p>
        </w:tc>
        <w:tc>
          <w:tcPr>
            <w:tcW w:w="880" w:type="dxa"/>
            <w:shd w:val="clear" w:color="auto" w:fill="auto"/>
            <w:vAlign w:val="center"/>
          </w:tcPr>
          <w:p w14:paraId="739CE31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auto"/>
            <w:vAlign w:val="center"/>
          </w:tcPr>
          <w:p w14:paraId="64C199B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663" w:type="dxa"/>
            <w:shd w:val="clear" w:color="auto" w:fill="auto"/>
            <w:vAlign w:val="center"/>
          </w:tcPr>
          <w:p w14:paraId="7232D4B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2317B5D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257D3232" w14:textId="77777777" w:rsidTr="001368C1">
        <w:trPr>
          <w:trHeight w:val="144"/>
          <w:jc w:val="center"/>
        </w:trPr>
        <w:tc>
          <w:tcPr>
            <w:tcW w:w="4254" w:type="dxa"/>
            <w:shd w:val="clear" w:color="auto" w:fill="F2F2F2" w:themeFill="background1" w:themeFillShade="F2"/>
            <w:vAlign w:val="center"/>
          </w:tcPr>
          <w:p w14:paraId="46E3C219"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transition metal ion binding</w:t>
            </w:r>
          </w:p>
        </w:tc>
        <w:tc>
          <w:tcPr>
            <w:tcW w:w="1966" w:type="dxa"/>
            <w:shd w:val="clear" w:color="auto" w:fill="F2F2F2" w:themeFill="background1" w:themeFillShade="F2"/>
            <w:vAlign w:val="center"/>
          </w:tcPr>
          <w:p w14:paraId="2A9A25F4"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shd w:val="clear" w:color="auto" w:fill="F2F2F2" w:themeFill="background1" w:themeFillShade="F2"/>
            <w:vAlign w:val="center"/>
          </w:tcPr>
          <w:p w14:paraId="76AED88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GO:0046914</w:t>
            </w:r>
          </w:p>
        </w:tc>
        <w:tc>
          <w:tcPr>
            <w:tcW w:w="746" w:type="dxa"/>
            <w:shd w:val="clear" w:color="auto" w:fill="F2F2F2" w:themeFill="background1" w:themeFillShade="F2"/>
            <w:vAlign w:val="center"/>
          </w:tcPr>
          <w:p w14:paraId="2CB6B46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w:t>
            </w:r>
          </w:p>
        </w:tc>
        <w:tc>
          <w:tcPr>
            <w:tcW w:w="880" w:type="dxa"/>
            <w:shd w:val="clear" w:color="auto" w:fill="F2F2F2" w:themeFill="background1" w:themeFillShade="F2"/>
            <w:vAlign w:val="center"/>
          </w:tcPr>
          <w:p w14:paraId="78338DC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-0.545</w:t>
            </w:r>
          </w:p>
        </w:tc>
        <w:tc>
          <w:tcPr>
            <w:tcW w:w="880" w:type="dxa"/>
            <w:shd w:val="clear" w:color="auto" w:fill="F2F2F2" w:themeFill="background1" w:themeFillShade="F2"/>
            <w:vAlign w:val="center"/>
          </w:tcPr>
          <w:p w14:paraId="6CD344F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0.106</w:t>
            </w:r>
          </w:p>
        </w:tc>
        <w:tc>
          <w:tcPr>
            <w:tcW w:w="880" w:type="dxa"/>
            <w:shd w:val="clear" w:color="auto" w:fill="F2F2F2" w:themeFill="background1" w:themeFillShade="F2"/>
            <w:vAlign w:val="center"/>
          </w:tcPr>
          <w:p w14:paraId="000995C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F2F2F2" w:themeFill="background1" w:themeFillShade="F2"/>
            <w:vAlign w:val="center"/>
          </w:tcPr>
          <w:p w14:paraId="0AC3588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663" w:type="dxa"/>
            <w:shd w:val="clear" w:color="auto" w:fill="F2F2F2" w:themeFill="background1" w:themeFillShade="F2"/>
            <w:vAlign w:val="center"/>
          </w:tcPr>
          <w:p w14:paraId="0328AC4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4A65265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4FD91103" w14:textId="77777777" w:rsidTr="001368C1">
        <w:trPr>
          <w:trHeight w:val="144"/>
          <w:jc w:val="center"/>
        </w:trPr>
        <w:tc>
          <w:tcPr>
            <w:tcW w:w="4254" w:type="dxa"/>
            <w:shd w:val="clear" w:color="auto" w:fill="auto"/>
            <w:vAlign w:val="center"/>
          </w:tcPr>
          <w:p w14:paraId="4EFB64DB"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aromatic compound biosynthetic process</w:t>
            </w:r>
          </w:p>
        </w:tc>
        <w:tc>
          <w:tcPr>
            <w:tcW w:w="1966" w:type="dxa"/>
            <w:shd w:val="clear" w:color="auto" w:fill="auto"/>
            <w:vAlign w:val="center"/>
          </w:tcPr>
          <w:p w14:paraId="1D590458"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auto"/>
            <w:vAlign w:val="center"/>
          </w:tcPr>
          <w:p w14:paraId="7B08753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GO:0019438</w:t>
            </w:r>
          </w:p>
        </w:tc>
        <w:tc>
          <w:tcPr>
            <w:tcW w:w="746" w:type="dxa"/>
            <w:shd w:val="clear" w:color="auto" w:fill="auto"/>
            <w:vAlign w:val="center"/>
          </w:tcPr>
          <w:p w14:paraId="0E84AEB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auto"/>
            <w:vAlign w:val="center"/>
          </w:tcPr>
          <w:p w14:paraId="1330960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-0.478</w:t>
            </w:r>
          </w:p>
        </w:tc>
        <w:tc>
          <w:tcPr>
            <w:tcW w:w="880" w:type="dxa"/>
            <w:shd w:val="clear" w:color="auto" w:fill="auto"/>
            <w:vAlign w:val="center"/>
          </w:tcPr>
          <w:p w14:paraId="49F9413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0.116</w:t>
            </w:r>
          </w:p>
        </w:tc>
        <w:tc>
          <w:tcPr>
            <w:tcW w:w="880" w:type="dxa"/>
            <w:shd w:val="clear" w:color="auto" w:fill="auto"/>
            <w:vAlign w:val="center"/>
          </w:tcPr>
          <w:p w14:paraId="7A46F82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auto"/>
            <w:vAlign w:val="center"/>
          </w:tcPr>
          <w:p w14:paraId="0FAAB39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663" w:type="dxa"/>
            <w:shd w:val="clear" w:color="auto" w:fill="auto"/>
            <w:vAlign w:val="center"/>
          </w:tcPr>
          <w:p w14:paraId="22B9071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2F50F52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08188328" w14:textId="77777777" w:rsidTr="001368C1">
        <w:trPr>
          <w:trHeight w:val="144"/>
          <w:jc w:val="center"/>
        </w:trPr>
        <w:tc>
          <w:tcPr>
            <w:tcW w:w="4254" w:type="dxa"/>
            <w:shd w:val="clear" w:color="auto" w:fill="F2F2F2" w:themeFill="background1" w:themeFillShade="F2"/>
            <w:vAlign w:val="center"/>
          </w:tcPr>
          <w:p w14:paraId="556E7D00"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heterocycle biosynthetic process</w:t>
            </w:r>
          </w:p>
        </w:tc>
        <w:tc>
          <w:tcPr>
            <w:tcW w:w="1966" w:type="dxa"/>
            <w:shd w:val="clear" w:color="auto" w:fill="F2F2F2" w:themeFill="background1" w:themeFillShade="F2"/>
            <w:vAlign w:val="center"/>
          </w:tcPr>
          <w:p w14:paraId="0ABE4BD6"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F2F2F2" w:themeFill="background1" w:themeFillShade="F2"/>
            <w:vAlign w:val="center"/>
          </w:tcPr>
          <w:p w14:paraId="416FF44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GO:0018130</w:t>
            </w:r>
          </w:p>
        </w:tc>
        <w:tc>
          <w:tcPr>
            <w:tcW w:w="746" w:type="dxa"/>
            <w:shd w:val="clear" w:color="auto" w:fill="F2F2F2" w:themeFill="background1" w:themeFillShade="F2"/>
            <w:vAlign w:val="center"/>
          </w:tcPr>
          <w:p w14:paraId="7EFA658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F2F2F2" w:themeFill="background1" w:themeFillShade="F2"/>
            <w:vAlign w:val="center"/>
          </w:tcPr>
          <w:p w14:paraId="67171A2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-0.393</w:t>
            </w:r>
          </w:p>
        </w:tc>
        <w:tc>
          <w:tcPr>
            <w:tcW w:w="880" w:type="dxa"/>
            <w:shd w:val="clear" w:color="auto" w:fill="F2F2F2" w:themeFill="background1" w:themeFillShade="F2"/>
            <w:vAlign w:val="center"/>
          </w:tcPr>
          <w:p w14:paraId="7C52558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0.100</w:t>
            </w:r>
          </w:p>
        </w:tc>
        <w:tc>
          <w:tcPr>
            <w:tcW w:w="880" w:type="dxa"/>
            <w:shd w:val="clear" w:color="auto" w:fill="F2F2F2" w:themeFill="background1" w:themeFillShade="F2"/>
            <w:vAlign w:val="center"/>
          </w:tcPr>
          <w:p w14:paraId="7DA716D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F2F2F2" w:themeFill="background1" w:themeFillShade="F2"/>
            <w:vAlign w:val="center"/>
          </w:tcPr>
          <w:p w14:paraId="0E2351E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0.007</w:t>
            </w:r>
          </w:p>
        </w:tc>
        <w:tc>
          <w:tcPr>
            <w:tcW w:w="663" w:type="dxa"/>
            <w:shd w:val="clear" w:color="auto" w:fill="F2F2F2" w:themeFill="background1" w:themeFillShade="F2"/>
            <w:vAlign w:val="center"/>
          </w:tcPr>
          <w:p w14:paraId="7C0AD0A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45F2A10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69480509" w14:textId="77777777" w:rsidTr="001368C1">
        <w:trPr>
          <w:trHeight w:val="144"/>
          <w:jc w:val="center"/>
        </w:trPr>
        <w:tc>
          <w:tcPr>
            <w:tcW w:w="4254" w:type="dxa"/>
            <w:shd w:val="clear" w:color="auto" w:fill="auto"/>
            <w:vAlign w:val="center"/>
          </w:tcPr>
          <w:p w14:paraId="2F6C4171"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macromolecule biosynthetic process</w:t>
            </w:r>
          </w:p>
        </w:tc>
        <w:tc>
          <w:tcPr>
            <w:tcW w:w="1966" w:type="dxa"/>
            <w:shd w:val="clear" w:color="auto" w:fill="auto"/>
            <w:vAlign w:val="center"/>
          </w:tcPr>
          <w:p w14:paraId="67175075"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auto"/>
            <w:vAlign w:val="center"/>
          </w:tcPr>
          <w:p w14:paraId="0476927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GO:0009059</w:t>
            </w:r>
          </w:p>
        </w:tc>
        <w:tc>
          <w:tcPr>
            <w:tcW w:w="746" w:type="dxa"/>
            <w:shd w:val="clear" w:color="auto" w:fill="auto"/>
            <w:vAlign w:val="center"/>
          </w:tcPr>
          <w:p w14:paraId="53DE942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auto"/>
            <w:vAlign w:val="center"/>
          </w:tcPr>
          <w:p w14:paraId="1CE6BF1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0.382</w:t>
            </w:r>
          </w:p>
        </w:tc>
        <w:tc>
          <w:tcPr>
            <w:tcW w:w="880" w:type="dxa"/>
            <w:shd w:val="clear" w:color="auto" w:fill="auto"/>
            <w:vAlign w:val="center"/>
          </w:tcPr>
          <w:p w14:paraId="5B3C9E4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0.103</w:t>
            </w:r>
          </w:p>
        </w:tc>
        <w:tc>
          <w:tcPr>
            <w:tcW w:w="880" w:type="dxa"/>
            <w:shd w:val="clear" w:color="auto" w:fill="auto"/>
            <w:vAlign w:val="center"/>
          </w:tcPr>
          <w:p w14:paraId="3F91F9D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auto"/>
            <w:vAlign w:val="center"/>
          </w:tcPr>
          <w:p w14:paraId="5E2A8F5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0.015</w:t>
            </w:r>
          </w:p>
        </w:tc>
        <w:tc>
          <w:tcPr>
            <w:tcW w:w="663" w:type="dxa"/>
            <w:shd w:val="clear" w:color="auto" w:fill="auto"/>
            <w:vAlign w:val="center"/>
          </w:tcPr>
          <w:p w14:paraId="21C9B51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52357EA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697873A1" w14:textId="77777777" w:rsidTr="001368C1">
        <w:trPr>
          <w:trHeight w:val="144"/>
          <w:jc w:val="center"/>
        </w:trPr>
        <w:tc>
          <w:tcPr>
            <w:tcW w:w="4254" w:type="dxa"/>
            <w:shd w:val="clear" w:color="auto" w:fill="F2F2F2" w:themeFill="background1" w:themeFillShade="F2"/>
            <w:vAlign w:val="center"/>
          </w:tcPr>
          <w:p w14:paraId="0AF61199"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RNA metabolic process</w:t>
            </w:r>
          </w:p>
        </w:tc>
        <w:tc>
          <w:tcPr>
            <w:tcW w:w="1966" w:type="dxa"/>
            <w:shd w:val="clear" w:color="auto" w:fill="F2F2F2" w:themeFill="background1" w:themeFillShade="F2"/>
            <w:vAlign w:val="center"/>
          </w:tcPr>
          <w:p w14:paraId="1D0DE091"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F2F2F2" w:themeFill="background1" w:themeFillShade="F2"/>
            <w:vAlign w:val="center"/>
          </w:tcPr>
          <w:p w14:paraId="386CE72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GO:0016070</w:t>
            </w:r>
          </w:p>
        </w:tc>
        <w:tc>
          <w:tcPr>
            <w:tcW w:w="746" w:type="dxa"/>
            <w:shd w:val="clear" w:color="auto" w:fill="F2F2F2" w:themeFill="background1" w:themeFillShade="F2"/>
            <w:vAlign w:val="center"/>
          </w:tcPr>
          <w:p w14:paraId="44ED94A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6</w:t>
            </w:r>
          </w:p>
        </w:tc>
        <w:tc>
          <w:tcPr>
            <w:tcW w:w="880" w:type="dxa"/>
            <w:shd w:val="clear" w:color="auto" w:fill="F2F2F2" w:themeFill="background1" w:themeFillShade="F2"/>
            <w:vAlign w:val="center"/>
          </w:tcPr>
          <w:p w14:paraId="696C5BF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-0.310</w:t>
            </w:r>
          </w:p>
        </w:tc>
        <w:tc>
          <w:tcPr>
            <w:tcW w:w="880" w:type="dxa"/>
            <w:shd w:val="clear" w:color="auto" w:fill="F2F2F2" w:themeFill="background1" w:themeFillShade="F2"/>
            <w:vAlign w:val="center"/>
          </w:tcPr>
          <w:p w14:paraId="7D115E1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0.086</w:t>
            </w:r>
          </w:p>
        </w:tc>
        <w:tc>
          <w:tcPr>
            <w:tcW w:w="880" w:type="dxa"/>
            <w:shd w:val="clear" w:color="auto" w:fill="F2F2F2" w:themeFill="background1" w:themeFillShade="F2"/>
            <w:vAlign w:val="center"/>
          </w:tcPr>
          <w:p w14:paraId="1E534AC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F2F2F2" w:themeFill="background1" w:themeFillShade="F2"/>
            <w:vAlign w:val="center"/>
          </w:tcPr>
          <w:p w14:paraId="7C68BDE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0.018</w:t>
            </w:r>
          </w:p>
        </w:tc>
        <w:tc>
          <w:tcPr>
            <w:tcW w:w="663" w:type="dxa"/>
            <w:shd w:val="clear" w:color="auto" w:fill="F2F2F2" w:themeFill="background1" w:themeFillShade="F2"/>
            <w:vAlign w:val="center"/>
          </w:tcPr>
          <w:p w14:paraId="594B6D8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3DB525D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5F039193" w14:textId="77777777" w:rsidTr="001368C1">
        <w:trPr>
          <w:trHeight w:val="144"/>
          <w:jc w:val="center"/>
        </w:trPr>
        <w:tc>
          <w:tcPr>
            <w:tcW w:w="4254" w:type="dxa"/>
            <w:shd w:val="clear" w:color="auto" w:fill="auto"/>
            <w:vAlign w:val="center"/>
          </w:tcPr>
          <w:p w14:paraId="4CF8C3E0"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RNA phosphodiester bond hydrolysis</w:t>
            </w:r>
          </w:p>
        </w:tc>
        <w:tc>
          <w:tcPr>
            <w:tcW w:w="1966" w:type="dxa"/>
            <w:shd w:val="clear" w:color="auto" w:fill="auto"/>
            <w:vAlign w:val="center"/>
          </w:tcPr>
          <w:p w14:paraId="7E7F40C9"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auto"/>
            <w:vAlign w:val="center"/>
          </w:tcPr>
          <w:p w14:paraId="72E56C1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GO:0090501</w:t>
            </w:r>
          </w:p>
        </w:tc>
        <w:tc>
          <w:tcPr>
            <w:tcW w:w="746" w:type="dxa"/>
            <w:shd w:val="clear" w:color="auto" w:fill="auto"/>
            <w:vAlign w:val="center"/>
          </w:tcPr>
          <w:p w14:paraId="6671493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w:t>
            </w:r>
          </w:p>
        </w:tc>
        <w:tc>
          <w:tcPr>
            <w:tcW w:w="880" w:type="dxa"/>
            <w:shd w:val="clear" w:color="auto" w:fill="auto"/>
            <w:vAlign w:val="center"/>
          </w:tcPr>
          <w:p w14:paraId="23126AC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-1.412</w:t>
            </w:r>
          </w:p>
        </w:tc>
        <w:tc>
          <w:tcPr>
            <w:tcW w:w="880" w:type="dxa"/>
            <w:shd w:val="clear" w:color="auto" w:fill="auto"/>
            <w:vAlign w:val="center"/>
          </w:tcPr>
          <w:p w14:paraId="1496CC5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0.402</w:t>
            </w:r>
          </w:p>
        </w:tc>
        <w:tc>
          <w:tcPr>
            <w:tcW w:w="880" w:type="dxa"/>
            <w:shd w:val="clear" w:color="auto" w:fill="auto"/>
            <w:vAlign w:val="center"/>
          </w:tcPr>
          <w:p w14:paraId="782A68C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auto"/>
            <w:vAlign w:val="center"/>
          </w:tcPr>
          <w:p w14:paraId="0E03144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0.024</w:t>
            </w:r>
          </w:p>
        </w:tc>
        <w:tc>
          <w:tcPr>
            <w:tcW w:w="663" w:type="dxa"/>
            <w:shd w:val="clear" w:color="auto" w:fill="auto"/>
            <w:vAlign w:val="center"/>
          </w:tcPr>
          <w:p w14:paraId="272CD9A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7EA6C5E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17</w:t>
            </w:r>
          </w:p>
        </w:tc>
      </w:tr>
      <w:tr w:rsidR="00CB1111" w:rsidRPr="007E698C" w14:paraId="32833BBB" w14:textId="77777777" w:rsidTr="001368C1">
        <w:trPr>
          <w:trHeight w:val="144"/>
          <w:jc w:val="center"/>
        </w:trPr>
        <w:tc>
          <w:tcPr>
            <w:tcW w:w="4254" w:type="dxa"/>
            <w:shd w:val="clear" w:color="auto" w:fill="F2F2F2" w:themeFill="background1" w:themeFillShade="F2"/>
            <w:vAlign w:val="center"/>
          </w:tcPr>
          <w:p w14:paraId="26F4A013"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magnesium ion binding</w:t>
            </w:r>
          </w:p>
        </w:tc>
        <w:tc>
          <w:tcPr>
            <w:tcW w:w="1966" w:type="dxa"/>
            <w:shd w:val="clear" w:color="auto" w:fill="F2F2F2" w:themeFill="background1" w:themeFillShade="F2"/>
            <w:vAlign w:val="center"/>
          </w:tcPr>
          <w:p w14:paraId="11ADD36B"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shd w:val="clear" w:color="auto" w:fill="F2F2F2" w:themeFill="background1" w:themeFillShade="F2"/>
            <w:vAlign w:val="center"/>
          </w:tcPr>
          <w:p w14:paraId="5494738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GO:0000287</w:t>
            </w:r>
          </w:p>
        </w:tc>
        <w:tc>
          <w:tcPr>
            <w:tcW w:w="746" w:type="dxa"/>
            <w:shd w:val="clear" w:color="auto" w:fill="F2F2F2" w:themeFill="background1" w:themeFillShade="F2"/>
            <w:vAlign w:val="center"/>
          </w:tcPr>
          <w:p w14:paraId="5E21031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w:t>
            </w:r>
          </w:p>
        </w:tc>
        <w:tc>
          <w:tcPr>
            <w:tcW w:w="880" w:type="dxa"/>
            <w:shd w:val="clear" w:color="auto" w:fill="F2F2F2" w:themeFill="background1" w:themeFillShade="F2"/>
            <w:vAlign w:val="center"/>
          </w:tcPr>
          <w:p w14:paraId="337F9B2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-2.336</w:t>
            </w:r>
          </w:p>
        </w:tc>
        <w:tc>
          <w:tcPr>
            <w:tcW w:w="880" w:type="dxa"/>
            <w:shd w:val="clear" w:color="auto" w:fill="F2F2F2" w:themeFill="background1" w:themeFillShade="F2"/>
            <w:vAlign w:val="center"/>
          </w:tcPr>
          <w:p w14:paraId="416F602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0.709</w:t>
            </w:r>
          </w:p>
        </w:tc>
        <w:tc>
          <w:tcPr>
            <w:tcW w:w="880" w:type="dxa"/>
            <w:shd w:val="clear" w:color="auto" w:fill="F2F2F2" w:themeFill="background1" w:themeFillShade="F2"/>
            <w:vAlign w:val="center"/>
          </w:tcPr>
          <w:p w14:paraId="68C7F10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F2F2F2" w:themeFill="background1" w:themeFillShade="F2"/>
            <w:vAlign w:val="center"/>
          </w:tcPr>
          <w:p w14:paraId="5977BE3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0.036</w:t>
            </w:r>
          </w:p>
        </w:tc>
        <w:tc>
          <w:tcPr>
            <w:tcW w:w="663" w:type="dxa"/>
            <w:shd w:val="clear" w:color="auto" w:fill="F2F2F2" w:themeFill="background1" w:themeFillShade="F2"/>
            <w:vAlign w:val="center"/>
          </w:tcPr>
          <w:p w14:paraId="61C82D4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577EB21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11</w:t>
            </w:r>
          </w:p>
        </w:tc>
      </w:tr>
      <w:tr w:rsidR="00CB1111" w:rsidRPr="007E698C" w14:paraId="2EE6FB14" w14:textId="77777777" w:rsidTr="001368C1">
        <w:trPr>
          <w:trHeight w:val="144"/>
          <w:jc w:val="center"/>
        </w:trPr>
        <w:tc>
          <w:tcPr>
            <w:tcW w:w="4254" w:type="dxa"/>
            <w:shd w:val="clear" w:color="auto" w:fill="auto"/>
            <w:vAlign w:val="center"/>
          </w:tcPr>
          <w:p w14:paraId="6F9735D2"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RNA binding</w:t>
            </w:r>
          </w:p>
        </w:tc>
        <w:tc>
          <w:tcPr>
            <w:tcW w:w="1966" w:type="dxa"/>
            <w:shd w:val="clear" w:color="auto" w:fill="auto"/>
            <w:vAlign w:val="center"/>
          </w:tcPr>
          <w:p w14:paraId="16F89EAB"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shd w:val="clear" w:color="auto" w:fill="auto"/>
            <w:vAlign w:val="center"/>
          </w:tcPr>
          <w:p w14:paraId="5AEBD6D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GO:0003723</w:t>
            </w:r>
          </w:p>
        </w:tc>
        <w:tc>
          <w:tcPr>
            <w:tcW w:w="746" w:type="dxa"/>
            <w:shd w:val="clear" w:color="auto" w:fill="auto"/>
            <w:vAlign w:val="center"/>
          </w:tcPr>
          <w:p w14:paraId="249D01D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auto"/>
            <w:vAlign w:val="center"/>
          </w:tcPr>
          <w:p w14:paraId="365B8C5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0.989</w:t>
            </w:r>
          </w:p>
        </w:tc>
        <w:tc>
          <w:tcPr>
            <w:tcW w:w="880" w:type="dxa"/>
            <w:shd w:val="clear" w:color="auto" w:fill="auto"/>
            <w:vAlign w:val="center"/>
          </w:tcPr>
          <w:p w14:paraId="712492A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0.303</w:t>
            </w:r>
          </w:p>
        </w:tc>
        <w:tc>
          <w:tcPr>
            <w:tcW w:w="880" w:type="dxa"/>
            <w:shd w:val="clear" w:color="auto" w:fill="auto"/>
            <w:vAlign w:val="center"/>
          </w:tcPr>
          <w:p w14:paraId="231B7D8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auto"/>
            <w:vAlign w:val="center"/>
          </w:tcPr>
          <w:p w14:paraId="70AB113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0.036</w:t>
            </w:r>
          </w:p>
        </w:tc>
        <w:tc>
          <w:tcPr>
            <w:tcW w:w="663" w:type="dxa"/>
            <w:shd w:val="clear" w:color="auto" w:fill="auto"/>
            <w:vAlign w:val="center"/>
          </w:tcPr>
          <w:p w14:paraId="6DC1144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233477D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23</w:t>
            </w:r>
          </w:p>
        </w:tc>
      </w:tr>
      <w:tr w:rsidR="00CB1111" w:rsidRPr="007E698C" w14:paraId="09B6E376" w14:textId="77777777" w:rsidTr="001368C1">
        <w:trPr>
          <w:trHeight w:val="144"/>
          <w:jc w:val="center"/>
        </w:trPr>
        <w:tc>
          <w:tcPr>
            <w:tcW w:w="4254" w:type="dxa"/>
            <w:shd w:val="clear" w:color="auto" w:fill="F2F2F2" w:themeFill="background1" w:themeFillShade="F2"/>
            <w:vAlign w:val="center"/>
          </w:tcPr>
          <w:p w14:paraId="6E3B0508"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zinc ion binding</w:t>
            </w:r>
          </w:p>
        </w:tc>
        <w:tc>
          <w:tcPr>
            <w:tcW w:w="1966" w:type="dxa"/>
            <w:shd w:val="clear" w:color="auto" w:fill="F2F2F2" w:themeFill="background1" w:themeFillShade="F2"/>
            <w:vAlign w:val="center"/>
          </w:tcPr>
          <w:p w14:paraId="693CEAC8"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shd w:val="clear" w:color="auto" w:fill="F2F2F2" w:themeFill="background1" w:themeFillShade="F2"/>
            <w:vAlign w:val="center"/>
          </w:tcPr>
          <w:p w14:paraId="6107E3A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GO:0008270</w:t>
            </w:r>
          </w:p>
        </w:tc>
        <w:tc>
          <w:tcPr>
            <w:tcW w:w="746" w:type="dxa"/>
            <w:shd w:val="clear" w:color="auto" w:fill="F2F2F2" w:themeFill="background1" w:themeFillShade="F2"/>
            <w:vAlign w:val="center"/>
          </w:tcPr>
          <w:p w14:paraId="06B483B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6</w:t>
            </w:r>
          </w:p>
        </w:tc>
        <w:tc>
          <w:tcPr>
            <w:tcW w:w="880" w:type="dxa"/>
            <w:shd w:val="clear" w:color="auto" w:fill="F2F2F2" w:themeFill="background1" w:themeFillShade="F2"/>
            <w:vAlign w:val="center"/>
          </w:tcPr>
          <w:p w14:paraId="562CB58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-0.880</w:t>
            </w:r>
          </w:p>
        </w:tc>
        <w:tc>
          <w:tcPr>
            <w:tcW w:w="880" w:type="dxa"/>
            <w:shd w:val="clear" w:color="auto" w:fill="F2F2F2" w:themeFill="background1" w:themeFillShade="F2"/>
            <w:vAlign w:val="center"/>
          </w:tcPr>
          <w:p w14:paraId="0C3BE30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0.266</w:t>
            </w:r>
          </w:p>
        </w:tc>
        <w:tc>
          <w:tcPr>
            <w:tcW w:w="880" w:type="dxa"/>
            <w:shd w:val="clear" w:color="auto" w:fill="F2F2F2" w:themeFill="background1" w:themeFillShade="F2"/>
            <w:vAlign w:val="center"/>
          </w:tcPr>
          <w:p w14:paraId="7081D3E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F2F2F2" w:themeFill="background1" w:themeFillShade="F2"/>
            <w:vAlign w:val="center"/>
          </w:tcPr>
          <w:p w14:paraId="3FABBDA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0.036</w:t>
            </w:r>
          </w:p>
        </w:tc>
        <w:tc>
          <w:tcPr>
            <w:tcW w:w="663" w:type="dxa"/>
            <w:shd w:val="clear" w:color="auto" w:fill="F2F2F2" w:themeFill="background1" w:themeFillShade="F2"/>
            <w:vAlign w:val="center"/>
          </w:tcPr>
          <w:p w14:paraId="3A9897D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0B063F4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24</w:t>
            </w:r>
          </w:p>
        </w:tc>
      </w:tr>
      <w:tr w:rsidR="00CB1111" w:rsidRPr="007E698C" w14:paraId="3BE52690" w14:textId="77777777" w:rsidTr="001368C1">
        <w:trPr>
          <w:trHeight w:val="144"/>
          <w:jc w:val="center"/>
        </w:trPr>
        <w:tc>
          <w:tcPr>
            <w:tcW w:w="4254" w:type="dxa"/>
            <w:shd w:val="clear" w:color="auto" w:fill="auto"/>
            <w:vAlign w:val="center"/>
          </w:tcPr>
          <w:p w14:paraId="4840D6B8"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phosphorylation</w:t>
            </w:r>
          </w:p>
        </w:tc>
        <w:tc>
          <w:tcPr>
            <w:tcW w:w="1966" w:type="dxa"/>
            <w:shd w:val="clear" w:color="auto" w:fill="auto"/>
            <w:vAlign w:val="center"/>
          </w:tcPr>
          <w:p w14:paraId="7A7A3B2A"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auto"/>
            <w:vAlign w:val="center"/>
          </w:tcPr>
          <w:p w14:paraId="3E3CB0C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GO:0016310</w:t>
            </w:r>
          </w:p>
        </w:tc>
        <w:tc>
          <w:tcPr>
            <w:tcW w:w="746" w:type="dxa"/>
            <w:shd w:val="clear" w:color="auto" w:fill="auto"/>
            <w:vAlign w:val="center"/>
          </w:tcPr>
          <w:p w14:paraId="3957435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w:t>
            </w:r>
          </w:p>
        </w:tc>
        <w:tc>
          <w:tcPr>
            <w:tcW w:w="880" w:type="dxa"/>
            <w:shd w:val="clear" w:color="auto" w:fill="auto"/>
            <w:vAlign w:val="center"/>
          </w:tcPr>
          <w:p w14:paraId="63C0755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2.897</w:t>
            </w:r>
          </w:p>
        </w:tc>
        <w:tc>
          <w:tcPr>
            <w:tcW w:w="880" w:type="dxa"/>
            <w:shd w:val="clear" w:color="auto" w:fill="auto"/>
            <w:vAlign w:val="center"/>
          </w:tcPr>
          <w:p w14:paraId="6963798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0.888</w:t>
            </w:r>
          </w:p>
        </w:tc>
        <w:tc>
          <w:tcPr>
            <w:tcW w:w="880" w:type="dxa"/>
            <w:shd w:val="clear" w:color="auto" w:fill="auto"/>
            <w:vAlign w:val="center"/>
          </w:tcPr>
          <w:p w14:paraId="283A1CD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auto"/>
            <w:vAlign w:val="center"/>
          </w:tcPr>
          <w:p w14:paraId="5871340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0.036</w:t>
            </w:r>
          </w:p>
        </w:tc>
        <w:tc>
          <w:tcPr>
            <w:tcW w:w="663" w:type="dxa"/>
            <w:shd w:val="clear" w:color="auto" w:fill="auto"/>
            <w:vAlign w:val="center"/>
          </w:tcPr>
          <w:p w14:paraId="09E6CFA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76B9405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13</w:t>
            </w:r>
          </w:p>
        </w:tc>
      </w:tr>
      <w:tr w:rsidR="00CB1111" w:rsidRPr="007E698C" w14:paraId="1E5D7B0D" w14:textId="77777777" w:rsidTr="001368C1">
        <w:trPr>
          <w:trHeight w:val="144"/>
          <w:jc w:val="center"/>
        </w:trPr>
        <w:tc>
          <w:tcPr>
            <w:tcW w:w="4254" w:type="dxa"/>
            <w:shd w:val="clear" w:color="auto" w:fill="F2F2F2" w:themeFill="background1" w:themeFillShade="F2"/>
            <w:vAlign w:val="center"/>
          </w:tcPr>
          <w:p w14:paraId="6105328F"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organonitrogen compound catabolic process</w:t>
            </w:r>
          </w:p>
        </w:tc>
        <w:tc>
          <w:tcPr>
            <w:tcW w:w="1966" w:type="dxa"/>
            <w:shd w:val="clear" w:color="auto" w:fill="F2F2F2" w:themeFill="background1" w:themeFillShade="F2"/>
            <w:vAlign w:val="center"/>
          </w:tcPr>
          <w:p w14:paraId="1F718665"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F2F2F2" w:themeFill="background1" w:themeFillShade="F2"/>
            <w:vAlign w:val="center"/>
          </w:tcPr>
          <w:p w14:paraId="613DA07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GO:1901565</w:t>
            </w:r>
          </w:p>
        </w:tc>
        <w:tc>
          <w:tcPr>
            <w:tcW w:w="746" w:type="dxa"/>
            <w:shd w:val="clear" w:color="auto" w:fill="F2F2F2" w:themeFill="background1" w:themeFillShade="F2"/>
            <w:vAlign w:val="center"/>
          </w:tcPr>
          <w:p w14:paraId="1442C66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F2F2F2" w:themeFill="background1" w:themeFillShade="F2"/>
            <w:vAlign w:val="center"/>
          </w:tcPr>
          <w:p w14:paraId="60C26C4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-2.388</w:t>
            </w:r>
          </w:p>
        </w:tc>
        <w:tc>
          <w:tcPr>
            <w:tcW w:w="880" w:type="dxa"/>
            <w:shd w:val="clear" w:color="auto" w:fill="F2F2F2" w:themeFill="background1" w:themeFillShade="F2"/>
            <w:vAlign w:val="center"/>
          </w:tcPr>
          <w:p w14:paraId="1DC1D51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0.721</w:t>
            </w:r>
          </w:p>
        </w:tc>
        <w:tc>
          <w:tcPr>
            <w:tcW w:w="880" w:type="dxa"/>
            <w:shd w:val="clear" w:color="auto" w:fill="F2F2F2" w:themeFill="background1" w:themeFillShade="F2"/>
            <w:vAlign w:val="center"/>
          </w:tcPr>
          <w:p w14:paraId="3018844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F2F2F2" w:themeFill="background1" w:themeFillShade="F2"/>
            <w:vAlign w:val="center"/>
          </w:tcPr>
          <w:p w14:paraId="3797AF7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0.036</w:t>
            </w:r>
          </w:p>
        </w:tc>
        <w:tc>
          <w:tcPr>
            <w:tcW w:w="663" w:type="dxa"/>
            <w:shd w:val="clear" w:color="auto" w:fill="F2F2F2" w:themeFill="background1" w:themeFillShade="F2"/>
            <w:vAlign w:val="center"/>
          </w:tcPr>
          <w:p w14:paraId="51329AD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1D6A9ED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12</w:t>
            </w:r>
          </w:p>
        </w:tc>
      </w:tr>
      <w:tr w:rsidR="00CB1111" w:rsidRPr="007E698C" w14:paraId="373549D6" w14:textId="77777777" w:rsidTr="001368C1">
        <w:trPr>
          <w:trHeight w:val="144"/>
          <w:jc w:val="center"/>
        </w:trPr>
        <w:tc>
          <w:tcPr>
            <w:tcW w:w="4254" w:type="dxa"/>
            <w:shd w:val="clear" w:color="auto" w:fill="auto"/>
            <w:vAlign w:val="center"/>
          </w:tcPr>
          <w:p w14:paraId="03465162"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endopeptidase activity</w:t>
            </w:r>
          </w:p>
        </w:tc>
        <w:tc>
          <w:tcPr>
            <w:tcW w:w="1966" w:type="dxa"/>
            <w:shd w:val="clear" w:color="auto" w:fill="auto"/>
            <w:vAlign w:val="center"/>
          </w:tcPr>
          <w:p w14:paraId="3BACBDCC"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shd w:val="clear" w:color="auto" w:fill="auto"/>
            <w:vAlign w:val="center"/>
          </w:tcPr>
          <w:p w14:paraId="6CFA007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GO:0004175</w:t>
            </w:r>
          </w:p>
        </w:tc>
        <w:tc>
          <w:tcPr>
            <w:tcW w:w="746" w:type="dxa"/>
            <w:shd w:val="clear" w:color="auto" w:fill="auto"/>
            <w:vAlign w:val="center"/>
          </w:tcPr>
          <w:p w14:paraId="4DF1DA4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auto"/>
            <w:vAlign w:val="center"/>
          </w:tcPr>
          <w:p w14:paraId="524EF2D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-0.995</w:t>
            </w:r>
          </w:p>
        </w:tc>
        <w:tc>
          <w:tcPr>
            <w:tcW w:w="880" w:type="dxa"/>
            <w:shd w:val="clear" w:color="auto" w:fill="auto"/>
            <w:vAlign w:val="center"/>
          </w:tcPr>
          <w:p w14:paraId="39C5F16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0.309</w:t>
            </w:r>
          </w:p>
        </w:tc>
        <w:tc>
          <w:tcPr>
            <w:tcW w:w="880" w:type="dxa"/>
            <w:shd w:val="clear" w:color="auto" w:fill="auto"/>
            <w:vAlign w:val="center"/>
          </w:tcPr>
          <w:p w14:paraId="79CBB09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auto"/>
            <w:vAlign w:val="center"/>
          </w:tcPr>
          <w:p w14:paraId="1642BAC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0.037</w:t>
            </w:r>
          </w:p>
        </w:tc>
        <w:tc>
          <w:tcPr>
            <w:tcW w:w="663" w:type="dxa"/>
            <w:shd w:val="clear" w:color="auto" w:fill="auto"/>
            <w:vAlign w:val="center"/>
          </w:tcPr>
          <w:p w14:paraId="1904D61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6995E9C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21</w:t>
            </w:r>
          </w:p>
        </w:tc>
      </w:tr>
      <w:tr w:rsidR="00CB1111" w:rsidRPr="007E698C" w14:paraId="6027DECA" w14:textId="77777777" w:rsidTr="001368C1">
        <w:trPr>
          <w:trHeight w:val="144"/>
          <w:jc w:val="center"/>
        </w:trPr>
        <w:tc>
          <w:tcPr>
            <w:tcW w:w="4254" w:type="dxa"/>
            <w:shd w:val="clear" w:color="auto" w:fill="F2F2F2" w:themeFill="background1" w:themeFillShade="F2"/>
            <w:vAlign w:val="center"/>
          </w:tcPr>
          <w:p w14:paraId="125E5D7A"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pyrimidine-containing compound biosynthetic process</w:t>
            </w:r>
          </w:p>
        </w:tc>
        <w:tc>
          <w:tcPr>
            <w:tcW w:w="1966" w:type="dxa"/>
            <w:shd w:val="clear" w:color="auto" w:fill="F2F2F2" w:themeFill="background1" w:themeFillShade="F2"/>
            <w:vAlign w:val="center"/>
          </w:tcPr>
          <w:p w14:paraId="4934D6C7"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F2F2F2" w:themeFill="background1" w:themeFillShade="F2"/>
            <w:vAlign w:val="center"/>
          </w:tcPr>
          <w:p w14:paraId="0B2078B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GO:0072528</w:t>
            </w:r>
          </w:p>
        </w:tc>
        <w:tc>
          <w:tcPr>
            <w:tcW w:w="746" w:type="dxa"/>
            <w:shd w:val="clear" w:color="auto" w:fill="F2F2F2" w:themeFill="background1" w:themeFillShade="F2"/>
            <w:vAlign w:val="center"/>
          </w:tcPr>
          <w:p w14:paraId="77C4F2C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w:t>
            </w:r>
          </w:p>
        </w:tc>
        <w:tc>
          <w:tcPr>
            <w:tcW w:w="880" w:type="dxa"/>
            <w:shd w:val="clear" w:color="auto" w:fill="F2F2F2" w:themeFill="background1" w:themeFillShade="F2"/>
            <w:vAlign w:val="center"/>
          </w:tcPr>
          <w:p w14:paraId="59A3A43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-5.505</w:t>
            </w:r>
          </w:p>
        </w:tc>
        <w:tc>
          <w:tcPr>
            <w:tcW w:w="880" w:type="dxa"/>
            <w:shd w:val="clear" w:color="auto" w:fill="F2F2F2" w:themeFill="background1" w:themeFillShade="F2"/>
            <w:vAlign w:val="center"/>
          </w:tcPr>
          <w:p w14:paraId="75E0F5C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1.711</w:t>
            </w:r>
          </w:p>
        </w:tc>
        <w:tc>
          <w:tcPr>
            <w:tcW w:w="880" w:type="dxa"/>
            <w:shd w:val="clear" w:color="auto" w:fill="F2F2F2" w:themeFill="background1" w:themeFillShade="F2"/>
            <w:vAlign w:val="center"/>
          </w:tcPr>
          <w:p w14:paraId="5242AF6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F2F2F2" w:themeFill="background1" w:themeFillShade="F2"/>
            <w:vAlign w:val="center"/>
          </w:tcPr>
          <w:p w14:paraId="6350256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0.037</w:t>
            </w:r>
          </w:p>
        </w:tc>
        <w:tc>
          <w:tcPr>
            <w:tcW w:w="663" w:type="dxa"/>
            <w:shd w:val="clear" w:color="auto" w:fill="F2F2F2" w:themeFill="background1" w:themeFillShade="F2"/>
            <w:vAlign w:val="center"/>
          </w:tcPr>
          <w:p w14:paraId="14B7236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50D6EBF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w:t>
            </w:r>
          </w:p>
        </w:tc>
      </w:tr>
      <w:tr w:rsidR="00CB1111" w:rsidRPr="007E698C" w14:paraId="70D9FD23" w14:textId="77777777" w:rsidTr="001368C1">
        <w:trPr>
          <w:trHeight w:val="144"/>
          <w:jc w:val="center"/>
        </w:trPr>
        <w:tc>
          <w:tcPr>
            <w:tcW w:w="4254" w:type="dxa"/>
            <w:shd w:val="clear" w:color="auto" w:fill="auto"/>
            <w:vAlign w:val="center"/>
          </w:tcPr>
          <w:p w14:paraId="749AC6B8"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DNA recombination</w:t>
            </w:r>
          </w:p>
        </w:tc>
        <w:tc>
          <w:tcPr>
            <w:tcW w:w="1966" w:type="dxa"/>
            <w:shd w:val="clear" w:color="auto" w:fill="auto"/>
            <w:vAlign w:val="center"/>
          </w:tcPr>
          <w:p w14:paraId="70C66ACA"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auto"/>
            <w:vAlign w:val="center"/>
          </w:tcPr>
          <w:p w14:paraId="06FBC19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GO:0006310</w:t>
            </w:r>
          </w:p>
        </w:tc>
        <w:tc>
          <w:tcPr>
            <w:tcW w:w="746" w:type="dxa"/>
            <w:shd w:val="clear" w:color="auto" w:fill="auto"/>
            <w:vAlign w:val="center"/>
          </w:tcPr>
          <w:p w14:paraId="033EA19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w:t>
            </w:r>
          </w:p>
        </w:tc>
        <w:tc>
          <w:tcPr>
            <w:tcW w:w="880" w:type="dxa"/>
            <w:shd w:val="clear" w:color="auto" w:fill="auto"/>
            <w:vAlign w:val="center"/>
          </w:tcPr>
          <w:p w14:paraId="14C9C84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-2.130</w:t>
            </w:r>
          </w:p>
        </w:tc>
        <w:tc>
          <w:tcPr>
            <w:tcW w:w="880" w:type="dxa"/>
            <w:shd w:val="clear" w:color="auto" w:fill="auto"/>
            <w:vAlign w:val="center"/>
          </w:tcPr>
          <w:p w14:paraId="1C14AB3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0.667</w:t>
            </w:r>
          </w:p>
        </w:tc>
        <w:tc>
          <w:tcPr>
            <w:tcW w:w="880" w:type="dxa"/>
            <w:shd w:val="clear" w:color="auto" w:fill="auto"/>
            <w:vAlign w:val="center"/>
          </w:tcPr>
          <w:p w14:paraId="5FF8B3D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auto"/>
            <w:vAlign w:val="center"/>
          </w:tcPr>
          <w:p w14:paraId="63184A0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0.037</w:t>
            </w:r>
          </w:p>
        </w:tc>
        <w:tc>
          <w:tcPr>
            <w:tcW w:w="663" w:type="dxa"/>
            <w:shd w:val="clear" w:color="auto" w:fill="auto"/>
            <w:vAlign w:val="center"/>
          </w:tcPr>
          <w:p w14:paraId="35DC98E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6AE1BB4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12</w:t>
            </w:r>
          </w:p>
        </w:tc>
      </w:tr>
      <w:tr w:rsidR="00CB1111" w:rsidRPr="007E698C" w14:paraId="59957CDF" w14:textId="77777777" w:rsidTr="001368C1">
        <w:trPr>
          <w:trHeight w:val="144"/>
          <w:jc w:val="center"/>
        </w:trPr>
        <w:tc>
          <w:tcPr>
            <w:tcW w:w="4254" w:type="dxa"/>
            <w:shd w:val="clear" w:color="auto" w:fill="F2F2F2" w:themeFill="background1" w:themeFillShade="F2"/>
            <w:vAlign w:val="center"/>
          </w:tcPr>
          <w:p w14:paraId="75D11508"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oxidoreductase activity</w:t>
            </w:r>
          </w:p>
        </w:tc>
        <w:tc>
          <w:tcPr>
            <w:tcW w:w="1966" w:type="dxa"/>
            <w:shd w:val="clear" w:color="auto" w:fill="F2F2F2" w:themeFill="background1" w:themeFillShade="F2"/>
            <w:vAlign w:val="center"/>
          </w:tcPr>
          <w:p w14:paraId="7120D4B5"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shd w:val="clear" w:color="auto" w:fill="F2F2F2" w:themeFill="background1" w:themeFillShade="F2"/>
            <w:vAlign w:val="center"/>
          </w:tcPr>
          <w:p w14:paraId="138D06E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GO:0016491</w:t>
            </w:r>
          </w:p>
        </w:tc>
        <w:tc>
          <w:tcPr>
            <w:tcW w:w="746" w:type="dxa"/>
            <w:shd w:val="clear" w:color="auto" w:fill="F2F2F2" w:themeFill="background1" w:themeFillShade="F2"/>
            <w:vAlign w:val="center"/>
          </w:tcPr>
          <w:p w14:paraId="244DF1E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w:t>
            </w:r>
          </w:p>
        </w:tc>
        <w:tc>
          <w:tcPr>
            <w:tcW w:w="880" w:type="dxa"/>
            <w:shd w:val="clear" w:color="auto" w:fill="F2F2F2" w:themeFill="background1" w:themeFillShade="F2"/>
            <w:vAlign w:val="center"/>
          </w:tcPr>
          <w:p w14:paraId="5D470B8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2.541</w:t>
            </w:r>
          </w:p>
        </w:tc>
        <w:tc>
          <w:tcPr>
            <w:tcW w:w="880" w:type="dxa"/>
            <w:shd w:val="clear" w:color="auto" w:fill="F2F2F2" w:themeFill="background1" w:themeFillShade="F2"/>
            <w:vAlign w:val="center"/>
          </w:tcPr>
          <w:p w14:paraId="0992329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0.801</w:t>
            </w:r>
          </w:p>
        </w:tc>
        <w:tc>
          <w:tcPr>
            <w:tcW w:w="880" w:type="dxa"/>
            <w:shd w:val="clear" w:color="auto" w:fill="F2F2F2" w:themeFill="background1" w:themeFillShade="F2"/>
            <w:vAlign w:val="center"/>
          </w:tcPr>
          <w:p w14:paraId="48AC21C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81" w:type="dxa"/>
            <w:shd w:val="clear" w:color="auto" w:fill="F2F2F2" w:themeFill="background1" w:themeFillShade="F2"/>
            <w:vAlign w:val="center"/>
          </w:tcPr>
          <w:p w14:paraId="0E979A7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0.037</w:t>
            </w:r>
          </w:p>
        </w:tc>
        <w:tc>
          <w:tcPr>
            <w:tcW w:w="663" w:type="dxa"/>
            <w:shd w:val="clear" w:color="auto" w:fill="F2F2F2" w:themeFill="background1" w:themeFillShade="F2"/>
            <w:vAlign w:val="center"/>
          </w:tcPr>
          <w:p w14:paraId="690EA22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716F657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13</w:t>
            </w:r>
          </w:p>
        </w:tc>
      </w:tr>
      <w:tr w:rsidR="00CB1111" w:rsidRPr="007E698C" w14:paraId="274D988A" w14:textId="77777777" w:rsidTr="001368C1">
        <w:trPr>
          <w:trHeight w:val="144"/>
          <w:jc w:val="center"/>
        </w:trPr>
        <w:tc>
          <w:tcPr>
            <w:tcW w:w="4254" w:type="dxa"/>
            <w:shd w:val="clear" w:color="auto" w:fill="auto"/>
            <w:vAlign w:val="center"/>
          </w:tcPr>
          <w:p w14:paraId="56E458A4"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carbohydrate metabolic process</w:t>
            </w:r>
          </w:p>
        </w:tc>
        <w:tc>
          <w:tcPr>
            <w:tcW w:w="1966" w:type="dxa"/>
            <w:shd w:val="clear" w:color="auto" w:fill="auto"/>
            <w:vAlign w:val="center"/>
          </w:tcPr>
          <w:p w14:paraId="11297F6C"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auto"/>
            <w:vAlign w:val="center"/>
          </w:tcPr>
          <w:p w14:paraId="0009FEA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GO:0005975</w:t>
            </w:r>
          </w:p>
        </w:tc>
        <w:tc>
          <w:tcPr>
            <w:tcW w:w="746" w:type="dxa"/>
            <w:shd w:val="clear" w:color="auto" w:fill="auto"/>
            <w:vAlign w:val="center"/>
          </w:tcPr>
          <w:p w14:paraId="1A7BB4F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3</w:t>
            </w:r>
          </w:p>
        </w:tc>
        <w:tc>
          <w:tcPr>
            <w:tcW w:w="880" w:type="dxa"/>
            <w:shd w:val="clear" w:color="auto" w:fill="auto"/>
            <w:vAlign w:val="center"/>
          </w:tcPr>
          <w:p w14:paraId="16D9850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2.245</w:t>
            </w:r>
          </w:p>
        </w:tc>
        <w:tc>
          <w:tcPr>
            <w:tcW w:w="880" w:type="dxa"/>
            <w:shd w:val="clear" w:color="auto" w:fill="auto"/>
            <w:vAlign w:val="center"/>
          </w:tcPr>
          <w:p w14:paraId="31D222C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0.717</w:t>
            </w:r>
          </w:p>
        </w:tc>
        <w:tc>
          <w:tcPr>
            <w:tcW w:w="880" w:type="dxa"/>
            <w:shd w:val="clear" w:color="auto" w:fill="auto"/>
            <w:vAlign w:val="center"/>
          </w:tcPr>
          <w:p w14:paraId="658BFE0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81" w:type="dxa"/>
            <w:shd w:val="clear" w:color="auto" w:fill="auto"/>
            <w:vAlign w:val="center"/>
          </w:tcPr>
          <w:p w14:paraId="469D37D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0.039</w:t>
            </w:r>
          </w:p>
        </w:tc>
        <w:tc>
          <w:tcPr>
            <w:tcW w:w="663" w:type="dxa"/>
            <w:shd w:val="clear" w:color="auto" w:fill="auto"/>
            <w:vAlign w:val="center"/>
          </w:tcPr>
          <w:p w14:paraId="1874497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4034091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15</w:t>
            </w:r>
          </w:p>
        </w:tc>
      </w:tr>
      <w:tr w:rsidR="00CB1111" w:rsidRPr="007E698C" w14:paraId="152E20AC" w14:textId="77777777" w:rsidTr="001368C1">
        <w:trPr>
          <w:trHeight w:val="144"/>
          <w:jc w:val="center"/>
        </w:trPr>
        <w:tc>
          <w:tcPr>
            <w:tcW w:w="4254" w:type="dxa"/>
            <w:shd w:val="clear" w:color="auto" w:fill="F2F2F2" w:themeFill="background1" w:themeFillShade="F2"/>
            <w:vAlign w:val="center"/>
          </w:tcPr>
          <w:p w14:paraId="66E1B029"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catalytic activity, acting on RNA</w:t>
            </w:r>
          </w:p>
        </w:tc>
        <w:tc>
          <w:tcPr>
            <w:tcW w:w="1966" w:type="dxa"/>
            <w:shd w:val="clear" w:color="auto" w:fill="F2F2F2" w:themeFill="background1" w:themeFillShade="F2"/>
            <w:vAlign w:val="center"/>
          </w:tcPr>
          <w:p w14:paraId="7B30006A"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shd w:val="clear" w:color="auto" w:fill="F2F2F2" w:themeFill="background1" w:themeFillShade="F2"/>
            <w:vAlign w:val="center"/>
          </w:tcPr>
          <w:p w14:paraId="7B8CD57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GO:0140098</w:t>
            </w:r>
          </w:p>
        </w:tc>
        <w:tc>
          <w:tcPr>
            <w:tcW w:w="746" w:type="dxa"/>
            <w:shd w:val="clear" w:color="auto" w:fill="F2F2F2" w:themeFill="background1" w:themeFillShade="F2"/>
            <w:vAlign w:val="center"/>
          </w:tcPr>
          <w:p w14:paraId="64E568D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w:t>
            </w:r>
          </w:p>
        </w:tc>
        <w:tc>
          <w:tcPr>
            <w:tcW w:w="880" w:type="dxa"/>
            <w:shd w:val="clear" w:color="auto" w:fill="F2F2F2" w:themeFill="background1" w:themeFillShade="F2"/>
            <w:vAlign w:val="center"/>
          </w:tcPr>
          <w:p w14:paraId="4FF374F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-0.546</w:t>
            </w:r>
          </w:p>
        </w:tc>
        <w:tc>
          <w:tcPr>
            <w:tcW w:w="880" w:type="dxa"/>
            <w:shd w:val="clear" w:color="auto" w:fill="F2F2F2" w:themeFill="background1" w:themeFillShade="F2"/>
            <w:vAlign w:val="center"/>
          </w:tcPr>
          <w:p w14:paraId="49DA18E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0.174</w:t>
            </w:r>
          </w:p>
        </w:tc>
        <w:tc>
          <w:tcPr>
            <w:tcW w:w="880" w:type="dxa"/>
            <w:shd w:val="clear" w:color="auto" w:fill="F2F2F2" w:themeFill="background1" w:themeFillShade="F2"/>
            <w:vAlign w:val="center"/>
          </w:tcPr>
          <w:p w14:paraId="4EFAC14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81" w:type="dxa"/>
            <w:shd w:val="clear" w:color="auto" w:fill="F2F2F2" w:themeFill="background1" w:themeFillShade="F2"/>
            <w:vAlign w:val="center"/>
          </w:tcPr>
          <w:p w14:paraId="04D53C0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0.039</w:t>
            </w:r>
          </w:p>
        </w:tc>
        <w:tc>
          <w:tcPr>
            <w:tcW w:w="663" w:type="dxa"/>
            <w:shd w:val="clear" w:color="auto" w:fill="F2F2F2" w:themeFill="background1" w:themeFillShade="F2"/>
            <w:vAlign w:val="center"/>
          </w:tcPr>
          <w:p w14:paraId="036B8DD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502E242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010F518A" w14:textId="77777777" w:rsidTr="001368C1">
        <w:trPr>
          <w:trHeight w:val="144"/>
          <w:jc w:val="center"/>
        </w:trPr>
        <w:tc>
          <w:tcPr>
            <w:tcW w:w="4254" w:type="dxa"/>
            <w:shd w:val="clear" w:color="auto" w:fill="auto"/>
            <w:vAlign w:val="center"/>
          </w:tcPr>
          <w:p w14:paraId="25A82FEB"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pyrophosphatase activity</w:t>
            </w:r>
          </w:p>
        </w:tc>
        <w:tc>
          <w:tcPr>
            <w:tcW w:w="1966" w:type="dxa"/>
            <w:shd w:val="clear" w:color="auto" w:fill="auto"/>
            <w:vAlign w:val="center"/>
          </w:tcPr>
          <w:p w14:paraId="4042FE26"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shd w:val="clear" w:color="auto" w:fill="auto"/>
            <w:vAlign w:val="center"/>
          </w:tcPr>
          <w:p w14:paraId="651CBEF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GO:0016462</w:t>
            </w:r>
          </w:p>
        </w:tc>
        <w:tc>
          <w:tcPr>
            <w:tcW w:w="746" w:type="dxa"/>
            <w:shd w:val="clear" w:color="auto" w:fill="auto"/>
            <w:vAlign w:val="center"/>
          </w:tcPr>
          <w:p w14:paraId="1AD7B8D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w:t>
            </w:r>
          </w:p>
        </w:tc>
        <w:tc>
          <w:tcPr>
            <w:tcW w:w="880" w:type="dxa"/>
            <w:shd w:val="clear" w:color="auto" w:fill="auto"/>
            <w:vAlign w:val="center"/>
          </w:tcPr>
          <w:p w14:paraId="60D9F9A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-0.326</w:t>
            </w:r>
          </w:p>
        </w:tc>
        <w:tc>
          <w:tcPr>
            <w:tcW w:w="880" w:type="dxa"/>
            <w:shd w:val="clear" w:color="auto" w:fill="auto"/>
            <w:vAlign w:val="center"/>
          </w:tcPr>
          <w:p w14:paraId="254B395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0.107</w:t>
            </w:r>
          </w:p>
        </w:tc>
        <w:tc>
          <w:tcPr>
            <w:tcW w:w="880" w:type="dxa"/>
            <w:shd w:val="clear" w:color="auto" w:fill="auto"/>
            <w:vAlign w:val="center"/>
          </w:tcPr>
          <w:p w14:paraId="51E35E8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81" w:type="dxa"/>
            <w:shd w:val="clear" w:color="auto" w:fill="auto"/>
            <w:vAlign w:val="center"/>
          </w:tcPr>
          <w:p w14:paraId="1AAE230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0.048</w:t>
            </w:r>
          </w:p>
        </w:tc>
        <w:tc>
          <w:tcPr>
            <w:tcW w:w="663" w:type="dxa"/>
            <w:shd w:val="clear" w:color="auto" w:fill="auto"/>
            <w:vAlign w:val="center"/>
          </w:tcPr>
          <w:p w14:paraId="2583AAE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4740191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0283933B" w14:textId="77777777" w:rsidTr="001368C1">
        <w:trPr>
          <w:trHeight w:val="144"/>
          <w:jc w:val="center"/>
        </w:trPr>
        <w:tc>
          <w:tcPr>
            <w:tcW w:w="4254" w:type="dxa"/>
            <w:shd w:val="clear" w:color="auto" w:fill="F2F2F2" w:themeFill="background1" w:themeFillShade="F2"/>
            <w:vAlign w:val="center"/>
          </w:tcPr>
          <w:p w14:paraId="43B7C7DD"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organic cyclic compound binding</w:t>
            </w:r>
          </w:p>
        </w:tc>
        <w:tc>
          <w:tcPr>
            <w:tcW w:w="1966" w:type="dxa"/>
            <w:shd w:val="clear" w:color="auto" w:fill="F2F2F2" w:themeFill="background1" w:themeFillShade="F2"/>
            <w:vAlign w:val="center"/>
          </w:tcPr>
          <w:p w14:paraId="7C7B53FB"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shd w:val="clear" w:color="auto" w:fill="F2F2F2" w:themeFill="background1" w:themeFillShade="F2"/>
            <w:vAlign w:val="center"/>
          </w:tcPr>
          <w:p w14:paraId="2251C2A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GO:0097159</w:t>
            </w:r>
          </w:p>
        </w:tc>
        <w:tc>
          <w:tcPr>
            <w:tcW w:w="746" w:type="dxa"/>
            <w:shd w:val="clear" w:color="auto" w:fill="F2F2F2" w:themeFill="background1" w:themeFillShade="F2"/>
            <w:vAlign w:val="center"/>
          </w:tcPr>
          <w:p w14:paraId="35A5BE9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w:t>
            </w:r>
          </w:p>
        </w:tc>
        <w:tc>
          <w:tcPr>
            <w:tcW w:w="880" w:type="dxa"/>
            <w:shd w:val="clear" w:color="auto" w:fill="F2F2F2" w:themeFill="background1" w:themeFillShade="F2"/>
            <w:vAlign w:val="center"/>
          </w:tcPr>
          <w:p w14:paraId="328E521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0.443</w:t>
            </w:r>
          </w:p>
        </w:tc>
        <w:tc>
          <w:tcPr>
            <w:tcW w:w="880" w:type="dxa"/>
            <w:shd w:val="clear" w:color="auto" w:fill="F2F2F2" w:themeFill="background1" w:themeFillShade="F2"/>
            <w:vAlign w:val="center"/>
          </w:tcPr>
          <w:p w14:paraId="18F134D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0.145</w:t>
            </w:r>
          </w:p>
        </w:tc>
        <w:tc>
          <w:tcPr>
            <w:tcW w:w="880" w:type="dxa"/>
            <w:shd w:val="clear" w:color="auto" w:fill="F2F2F2" w:themeFill="background1" w:themeFillShade="F2"/>
            <w:vAlign w:val="center"/>
          </w:tcPr>
          <w:p w14:paraId="78861F0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81" w:type="dxa"/>
            <w:shd w:val="clear" w:color="auto" w:fill="F2F2F2" w:themeFill="background1" w:themeFillShade="F2"/>
            <w:vAlign w:val="center"/>
          </w:tcPr>
          <w:p w14:paraId="4C6175C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0.048</w:t>
            </w:r>
          </w:p>
        </w:tc>
        <w:tc>
          <w:tcPr>
            <w:tcW w:w="663" w:type="dxa"/>
            <w:shd w:val="clear" w:color="auto" w:fill="F2F2F2" w:themeFill="background1" w:themeFillShade="F2"/>
            <w:vAlign w:val="center"/>
          </w:tcPr>
          <w:p w14:paraId="51F1626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345A2D2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49B02EB8" w14:textId="77777777" w:rsidTr="001368C1">
        <w:trPr>
          <w:trHeight w:val="144"/>
          <w:jc w:val="center"/>
        </w:trPr>
        <w:tc>
          <w:tcPr>
            <w:tcW w:w="4254" w:type="dxa"/>
            <w:tcBorders>
              <w:bottom w:val="single" w:sz="4" w:space="0" w:color="000000"/>
            </w:tcBorders>
            <w:shd w:val="clear" w:color="auto" w:fill="auto"/>
            <w:vAlign w:val="center"/>
          </w:tcPr>
          <w:p w14:paraId="0CB3F24A"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hydrolase activity, acting on acid anhydrides</w:t>
            </w:r>
          </w:p>
        </w:tc>
        <w:tc>
          <w:tcPr>
            <w:tcW w:w="1966" w:type="dxa"/>
            <w:tcBorders>
              <w:bottom w:val="single" w:sz="4" w:space="0" w:color="000000"/>
            </w:tcBorders>
            <w:shd w:val="clear" w:color="auto" w:fill="auto"/>
            <w:vAlign w:val="center"/>
          </w:tcPr>
          <w:p w14:paraId="6E62A8AB"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tcBorders>
              <w:bottom w:val="single" w:sz="4" w:space="0" w:color="000000"/>
            </w:tcBorders>
            <w:shd w:val="clear" w:color="auto" w:fill="auto"/>
            <w:vAlign w:val="center"/>
          </w:tcPr>
          <w:p w14:paraId="59EDAA4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GO:0016817</w:t>
            </w:r>
          </w:p>
        </w:tc>
        <w:tc>
          <w:tcPr>
            <w:tcW w:w="746" w:type="dxa"/>
            <w:tcBorders>
              <w:bottom w:val="single" w:sz="4" w:space="0" w:color="000000"/>
            </w:tcBorders>
            <w:shd w:val="clear" w:color="auto" w:fill="auto"/>
            <w:vAlign w:val="center"/>
          </w:tcPr>
          <w:p w14:paraId="0DA9AA8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3</w:t>
            </w:r>
          </w:p>
        </w:tc>
        <w:tc>
          <w:tcPr>
            <w:tcW w:w="880" w:type="dxa"/>
            <w:tcBorders>
              <w:bottom w:val="single" w:sz="4" w:space="0" w:color="000000"/>
            </w:tcBorders>
            <w:shd w:val="clear" w:color="auto" w:fill="auto"/>
            <w:vAlign w:val="center"/>
          </w:tcPr>
          <w:p w14:paraId="40FFBCE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-0.323</w:t>
            </w:r>
          </w:p>
        </w:tc>
        <w:tc>
          <w:tcPr>
            <w:tcW w:w="880" w:type="dxa"/>
            <w:tcBorders>
              <w:bottom w:val="single" w:sz="4" w:space="0" w:color="000000"/>
            </w:tcBorders>
            <w:shd w:val="clear" w:color="auto" w:fill="auto"/>
            <w:vAlign w:val="center"/>
          </w:tcPr>
          <w:p w14:paraId="2DFDFAA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0.107</w:t>
            </w:r>
          </w:p>
        </w:tc>
        <w:tc>
          <w:tcPr>
            <w:tcW w:w="880" w:type="dxa"/>
            <w:tcBorders>
              <w:bottom w:val="single" w:sz="4" w:space="0" w:color="000000"/>
            </w:tcBorders>
            <w:shd w:val="clear" w:color="auto" w:fill="auto"/>
            <w:vAlign w:val="center"/>
          </w:tcPr>
          <w:p w14:paraId="0385964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881" w:type="dxa"/>
            <w:tcBorders>
              <w:bottom w:val="single" w:sz="4" w:space="0" w:color="000000"/>
            </w:tcBorders>
            <w:shd w:val="clear" w:color="auto" w:fill="auto"/>
            <w:vAlign w:val="center"/>
          </w:tcPr>
          <w:p w14:paraId="36E247A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0.052</w:t>
            </w:r>
          </w:p>
        </w:tc>
        <w:tc>
          <w:tcPr>
            <w:tcW w:w="663" w:type="dxa"/>
            <w:tcBorders>
              <w:bottom w:val="single" w:sz="4" w:space="0" w:color="000000"/>
            </w:tcBorders>
            <w:shd w:val="clear" w:color="auto" w:fill="auto"/>
            <w:vAlign w:val="center"/>
          </w:tcPr>
          <w:p w14:paraId="21E3BE2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tcBorders>
              <w:bottom w:val="single" w:sz="4" w:space="0" w:color="000000"/>
            </w:tcBorders>
            <w:shd w:val="clear" w:color="auto" w:fill="auto"/>
            <w:vAlign w:val="center"/>
          </w:tcPr>
          <w:p w14:paraId="39032BB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bl>
    <w:p w14:paraId="1DA3E17F" w14:textId="7164BDCF" w:rsidR="001654AA" w:rsidRPr="007E698C" w:rsidRDefault="006C5B85">
      <w:pPr>
        <w:spacing w:after="0" w:line="240" w:lineRule="auto"/>
        <w:rPr>
          <w:rFonts w:cstheme="minorHAnsi"/>
        </w:rPr>
        <w:sectPr w:rsidR="001654AA" w:rsidRPr="007E698C" w:rsidSect="00EC7E2F">
          <w:pgSz w:w="15840" w:h="12240" w:orient="landscape"/>
          <w:pgMar w:top="1440" w:right="1440" w:bottom="1440" w:left="1440" w:header="0" w:footer="0" w:gutter="0"/>
          <w:lnNumType w:countBy="1" w:distance="288" w:restart="continuous"/>
          <w:cols w:space="720"/>
          <w:formProt w:val="0"/>
          <w:docGrid w:linePitch="360" w:charSpace="4096"/>
        </w:sectPr>
      </w:pPr>
      <w:r w:rsidRPr="007E698C">
        <w:rPr>
          <w:rFonts w:cstheme="minorHAnsi"/>
          <w:noProof/>
        </w:rPr>
        <w:lastRenderedPageBreak/>
        <w:drawing>
          <wp:anchor distT="0" distB="0" distL="114300" distR="114300" simplePos="0" relativeHeight="251667456" behindDoc="0" locked="0" layoutInCell="0" allowOverlap="1" wp14:anchorId="1F42F0A3" wp14:editId="004364A8">
            <wp:simplePos x="0" y="0"/>
            <wp:positionH relativeFrom="column">
              <wp:posOffset>-321310</wp:posOffset>
            </wp:positionH>
            <wp:positionV relativeFrom="paragraph">
              <wp:posOffset>150</wp:posOffset>
            </wp:positionV>
            <wp:extent cx="9144000" cy="5127625"/>
            <wp:effectExtent l="0" t="0" r="0" b="0"/>
            <wp:wrapTopAndBottom/>
            <wp:docPr id="17"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descr="Chart&#10;&#10;Description automatically generated"/>
                    <pic:cNvPicPr>
                      <a:picLocks noChangeAspect="1" noChangeArrowheads="1"/>
                    </pic:cNvPicPr>
                  </pic:nvPicPr>
                  <pic:blipFill>
                    <a:blip r:embed="rId20"/>
                    <a:stretch>
                      <a:fillRect/>
                    </a:stretch>
                  </pic:blipFill>
                  <pic:spPr bwMode="auto">
                    <a:xfrm>
                      <a:off x="0" y="0"/>
                      <a:ext cx="9144000" cy="5127625"/>
                    </a:xfrm>
                    <a:prstGeom prst="rect">
                      <a:avLst/>
                    </a:prstGeom>
                  </pic:spPr>
                </pic:pic>
              </a:graphicData>
            </a:graphic>
          </wp:anchor>
        </w:drawing>
      </w:r>
      <w:r w:rsidRPr="007E698C">
        <w:rPr>
          <w:rFonts w:cstheme="minorHAnsi"/>
          <w:noProof/>
        </w:rPr>
        <mc:AlternateContent>
          <mc:Choice Requires="wps">
            <w:drawing>
              <wp:anchor distT="0" distB="0" distL="114300" distR="113665" simplePos="0" relativeHeight="251669504" behindDoc="0" locked="0" layoutInCell="0" allowOverlap="1" wp14:anchorId="29F8F31A" wp14:editId="1095DF89">
                <wp:simplePos x="0" y="0"/>
                <wp:positionH relativeFrom="margin">
                  <wp:align>left</wp:align>
                </wp:positionH>
                <wp:positionV relativeFrom="paragraph">
                  <wp:posOffset>5235164</wp:posOffset>
                </wp:positionV>
                <wp:extent cx="8731250" cy="888365"/>
                <wp:effectExtent l="0" t="0" r="0" b="635"/>
                <wp:wrapTopAndBottom/>
                <wp:docPr id="8" name="Text Box 15"/>
                <wp:cNvGraphicFramePr/>
                <a:graphic xmlns:a="http://schemas.openxmlformats.org/drawingml/2006/main">
                  <a:graphicData uri="http://schemas.microsoft.com/office/word/2010/wordprocessingShape">
                    <wps:wsp>
                      <wps:cNvSpPr/>
                      <wps:spPr>
                        <a:xfrm>
                          <a:off x="0" y="0"/>
                          <a:ext cx="8731250" cy="88836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080EC306" w14:textId="77777777" w:rsidR="006C5B85" w:rsidRDefault="006C5B85" w:rsidP="00CF6FE8">
                            <w:pPr>
                              <w:pStyle w:val="Caption"/>
                            </w:pPr>
                            <w:bookmarkStart w:id="249" w:name="_Toc79073355"/>
                            <w:bookmarkStart w:id="250" w:name="_Ref79070768"/>
                            <w:r>
                              <w:t xml:space="preserve">Figure </w:t>
                            </w:r>
                            <w:r>
                              <w:fldChar w:fldCharType="begin"/>
                            </w:r>
                            <w:r>
                              <w:instrText>SEQ Figure \* ARABIC</w:instrText>
                            </w:r>
                            <w:r>
                              <w:fldChar w:fldCharType="separate"/>
                            </w:r>
                            <w:r>
                              <w:rPr>
                                <w:noProof/>
                              </w:rPr>
                              <w:t>3</w:t>
                            </w:r>
                            <w:r>
                              <w:fldChar w:fldCharType="end"/>
                            </w:r>
                            <w:r>
                              <w:t xml:space="preserve">. </w:t>
                            </w:r>
                            <w:r w:rsidRPr="004E359E">
                              <w:t xml:space="preserve">Heatmap of Significantly Different Gene Ontology Terms Associated with COVID-19 Mortality Comparing Deceased (n=10) versus Survived (n=15). </w:t>
                            </w:r>
                            <w:r w:rsidRPr="00B24A66">
                              <w:rPr>
                                <w:bCs/>
                              </w:rPr>
                              <w:t xml:space="preserve">Rows are sorted by parental GO terms (depth=1) and columns are clustered by Euclidean distance using ward D2 clustering. Comparisons were conducted using MaAsLin2, controlling for patient ID with </w:t>
                            </w:r>
                            <w:proofErr w:type="spellStart"/>
                            <w:r w:rsidRPr="00B24A66">
                              <w:rPr>
                                <w:bCs/>
                              </w:rPr>
                              <w:t>Benjamini</w:t>
                            </w:r>
                            <w:proofErr w:type="spellEnd"/>
                            <w:r w:rsidRPr="00B24A66">
                              <w:rPr>
                                <w:bCs/>
                              </w:rPr>
                              <w:t xml:space="preserve"> Hochberg multiple test comparison (q&lt;0.05)</w:t>
                            </w:r>
                            <w:bookmarkEnd w:id="249"/>
                            <w:r w:rsidRPr="00B24A66">
                              <w:rPr>
                                <w:bCs/>
                              </w:rPr>
                              <w:t>.</w:t>
                            </w:r>
                            <w:bookmarkEnd w:id="250"/>
                          </w:p>
                        </w:txbxContent>
                      </wps:txbx>
                      <wps:bodyPr wrap="square" lIns="0" tIns="0" rIns="0" bIns="0">
                        <a:spAutoFit/>
                      </wps:bodyPr>
                    </wps:wsp>
                  </a:graphicData>
                </a:graphic>
                <wp14:sizeRelH relativeFrom="margin">
                  <wp14:pctWidth>0</wp14:pctWidth>
                </wp14:sizeRelH>
              </wp:anchor>
            </w:drawing>
          </mc:Choice>
          <mc:Fallback>
            <w:pict>
              <v:rect w14:anchorId="29F8F31A" id="Text Box 15" o:spid="_x0000_s1028" style="position:absolute;margin-left:0;margin-top:412.2pt;width:687.5pt;height:69.95pt;z-index:251669504;visibility:visible;mso-wrap-style:square;mso-width-percent:0;mso-wrap-distance-left:9pt;mso-wrap-distance-top:0;mso-wrap-distance-right:8.95pt;mso-wrap-distance-bottom:0;mso-position-horizontal:left;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" o:allowincell="f" stroked="f" strokeweight="0">
                <v:textbox style="mso-fit-shape-to-text:t" inset="0,0,0,0">
                  <w:txbxContent>
                    <w:p w14:paraId="080EC306" w14:textId="77777777" w:rsidR="006C5B85" w:rsidRDefault="006C5B85" w:rsidP="00CF6FE8">
                      <w:pPr>
                        <w:pStyle w:val="Caption"/>
                      </w:pPr>
                      <w:bookmarkStart w:id="230" w:name="_Toc79073355"/>
                      <w:bookmarkStart w:id="231" w:name="_Ref79070768"/>
                      <w:r>
                        <w:t xml:space="preserve">Figure </w:t>
                      </w:r>
                      <w:r>
                        <w:fldChar w:fldCharType="begin"/>
                      </w:r>
                      <w:r>
                        <w:instrText>SEQ Figure \* ARABIC</w:instrText>
                      </w:r>
                      <w:r>
                        <w:fldChar w:fldCharType="separate"/>
                      </w:r>
                      <w:r>
                        <w:rPr>
                          <w:noProof/>
                        </w:rPr>
                        <w:t>3</w:t>
                      </w:r>
                      <w:r>
                        <w:fldChar w:fldCharType="end"/>
                      </w:r>
                      <w:r>
                        <w:t xml:space="preserve">. </w:t>
                      </w:r>
                      <w:r w:rsidRPr="004E359E">
                        <w:t xml:space="preserve">Heatmap of Significantly Different Gene Ontology Terms Associated with COVID-19 Mortality Comparing Deceased (n=10) versus Survived (n=15). </w:t>
                      </w:r>
                      <w:r w:rsidRPr="00B24A66">
                        <w:rPr>
                          <w:bCs/>
                        </w:rPr>
                        <w:t xml:space="preserve">Rows are sorted by parental GO terms (depth=1) and columns are clustered by Euclidean distance using ward D2 clustering. Comparisons were conducted using MaAsLin2, controlling for patient ID with </w:t>
                      </w:r>
                      <w:proofErr w:type="spellStart"/>
                      <w:r w:rsidRPr="00B24A66">
                        <w:rPr>
                          <w:bCs/>
                        </w:rPr>
                        <w:t>Benjamini</w:t>
                      </w:r>
                      <w:proofErr w:type="spellEnd"/>
                      <w:r w:rsidRPr="00B24A66">
                        <w:rPr>
                          <w:bCs/>
                        </w:rPr>
                        <w:t xml:space="preserve"> Hochberg multiple test comparison (q&lt;0.05)</w:t>
                      </w:r>
                      <w:bookmarkEnd w:id="230"/>
                      <w:r w:rsidRPr="00B24A66">
                        <w:rPr>
                          <w:bCs/>
                        </w:rPr>
                        <w:t>.</w:t>
                      </w:r>
                      <w:bookmarkEnd w:id="231"/>
                    </w:p>
                  </w:txbxContent>
                </v:textbox>
                <w10:wrap type="topAndBottom" anchorx="margin"/>
              </v:rect>
            </w:pict>
          </mc:Fallback>
        </mc:AlternateContent>
      </w:r>
      <w:bookmarkEnd w:id="247"/>
    </w:p>
    <w:p w14:paraId="151BE338" w14:textId="77777777" w:rsidR="00EF01CD" w:rsidRDefault="00017B48" w:rsidP="0070433D">
      <w:pPr>
        <w:spacing w:after="0" w:line="480" w:lineRule="auto"/>
        <w:rPr>
          <w:ins w:id="251" w:author="Enrico Barrozo" w:date="2022-09-09T14:18:00Z"/>
          <w:rFonts w:cstheme="minorHAnsi"/>
        </w:rPr>
      </w:pPr>
      <w:commentRangeStart w:id="252"/>
      <w:r w:rsidRPr="007E698C">
        <w:rPr>
          <w:rFonts w:cstheme="minorHAnsi"/>
        </w:rPr>
        <w:lastRenderedPageBreak/>
        <w:t>Of the nine terminal GO terms that were significant</w:t>
      </w:r>
      <w:r w:rsidR="00031F1F" w:rsidRPr="007E698C">
        <w:rPr>
          <w:rFonts w:cstheme="minorHAnsi"/>
        </w:rPr>
        <w:t>ly different</w:t>
      </w:r>
      <w:r w:rsidRPr="007E698C">
        <w:rPr>
          <w:rFonts w:cstheme="minorHAnsi"/>
        </w:rPr>
        <w:t xml:space="preserve"> in this analysis</w:t>
      </w:r>
      <w:commentRangeEnd w:id="252"/>
      <w:r w:rsidR="00121436">
        <w:rPr>
          <w:rStyle w:val="CommentReference"/>
        </w:rPr>
        <w:commentReference w:id="252"/>
      </w:r>
      <w:r w:rsidRPr="007E698C">
        <w:rPr>
          <w:rFonts w:cstheme="minorHAnsi"/>
        </w:rPr>
        <w:t xml:space="preserve"> (q-value &lt; 0.05), RNA binding [GO:0003723] and oxidoreductase activity [GO:0016491] were the most enriched in samples from individuals that survived COVID-19 (</w:t>
      </w:r>
      <w:r w:rsidRPr="00830D6C">
        <w:rPr>
          <w:rFonts w:cstheme="minorHAnsi"/>
        </w:rPr>
        <w:t xml:space="preserve">Suppl. Table </w:t>
      </w:r>
      <w:r w:rsidR="00830D6C" w:rsidRPr="00830D6C">
        <w:rPr>
          <w:rFonts w:cstheme="minorHAnsi"/>
        </w:rPr>
        <w:t>4</w:t>
      </w:r>
      <w:r w:rsidRPr="007E698C">
        <w:rPr>
          <w:rFonts w:cstheme="minorHAnsi"/>
        </w:rPr>
        <w:t xml:space="preserve">). An analysis of the proteins underlying the </w:t>
      </w:r>
      <w:proofErr w:type="spellStart"/>
      <w:r w:rsidR="00031F1F" w:rsidRPr="007E698C">
        <w:rPr>
          <w:rFonts w:cstheme="minorHAnsi"/>
        </w:rPr>
        <w:t>SeqScreen</w:t>
      </w:r>
      <w:proofErr w:type="spellEnd"/>
      <w:r w:rsidR="00031F1F" w:rsidRPr="007E698C">
        <w:rPr>
          <w:rFonts w:cstheme="minorHAnsi"/>
        </w:rPr>
        <w:t xml:space="preserve"> </w:t>
      </w:r>
      <w:r w:rsidRPr="007E698C">
        <w:rPr>
          <w:rFonts w:cstheme="minorHAnsi"/>
        </w:rPr>
        <w:t xml:space="preserve">GO term assignments showed that RNA binding [GO:0003723] </w:t>
      </w:r>
      <w:commentRangeStart w:id="253"/>
      <w:r w:rsidRPr="007E698C">
        <w:rPr>
          <w:rFonts w:cstheme="minorHAnsi"/>
        </w:rPr>
        <w:t xml:space="preserve">is </w:t>
      </w:r>
      <w:commentRangeEnd w:id="253"/>
      <w:r w:rsidR="00121436">
        <w:rPr>
          <w:rStyle w:val="CommentReference"/>
        </w:rPr>
        <w:commentReference w:id="253"/>
      </w:r>
      <w:r w:rsidRPr="007E698C">
        <w:rPr>
          <w:rFonts w:cstheme="minorHAnsi"/>
        </w:rPr>
        <w:t xml:space="preserve">being driven by an enrichment of 30S and 50S ribosomal proteins from the gram-positive cocci belonging to </w:t>
      </w:r>
      <w:r w:rsidR="00031F1F" w:rsidRPr="007E698C">
        <w:rPr>
          <w:rFonts w:cstheme="minorHAnsi"/>
        </w:rPr>
        <w:t xml:space="preserve">the </w:t>
      </w:r>
      <w:r w:rsidRPr="007E698C">
        <w:rPr>
          <w:rFonts w:cstheme="minorHAnsi"/>
        </w:rPr>
        <w:t xml:space="preserve">genera </w:t>
      </w:r>
      <w:r w:rsidRPr="007E698C">
        <w:rPr>
          <w:rFonts w:cstheme="minorHAnsi"/>
          <w:i/>
          <w:iCs/>
        </w:rPr>
        <w:t>Streptococcus</w:t>
      </w:r>
      <w:r w:rsidRPr="007E698C">
        <w:rPr>
          <w:rFonts w:cstheme="minorHAnsi"/>
        </w:rPr>
        <w:t xml:space="preserve">, </w:t>
      </w:r>
      <w:proofErr w:type="spellStart"/>
      <w:r w:rsidRPr="007E698C">
        <w:rPr>
          <w:rFonts w:cstheme="minorHAnsi"/>
          <w:i/>
          <w:iCs/>
        </w:rPr>
        <w:t>Granulicatella</w:t>
      </w:r>
      <w:proofErr w:type="spellEnd"/>
      <w:r w:rsidRPr="007E698C">
        <w:rPr>
          <w:rFonts w:cstheme="minorHAnsi"/>
        </w:rPr>
        <w:t xml:space="preserve">, </w:t>
      </w:r>
      <w:r w:rsidRPr="007E698C">
        <w:rPr>
          <w:rFonts w:cstheme="minorHAnsi"/>
          <w:i/>
          <w:iCs/>
        </w:rPr>
        <w:t>Enterococcus</w:t>
      </w:r>
      <w:r w:rsidRPr="007E698C">
        <w:rPr>
          <w:rFonts w:cstheme="minorHAnsi"/>
        </w:rPr>
        <w:t xml:space="preserve">, and </w:t>
      </w:r>
      <w:r w:rsidRPr="007E698C">
        <w:rPr>
          <w:rFonts w:cstheme="minorHAnsi"/>
          <w:i/>
          <w:iCs/>
        </w:rPr>
        <w:t>Lactococcus</w:t>
      </w:r>
      <w:r w:rsidRPr="007E698C">
        <w:rPr>
          <w:rFonts w:cstheme="minorHAnsi"/>
        </w:rPr>
        <w:t>, all of which were particularly prevalent in the “nCov7” survived COVID-19 patient from the Shen</w:t>
      </w:r>
      <w:r w:rsidRPr="007E698C">
        <w:rPr>
          <w:rFonts w:cstheme="minorHAnsi"/>
          <w:i/>
          <w:iCs/>
        </w:rPr>
        <w:t xml:space="preserve"> et al. </w:t>
      </w:r>
      <w:r w:rsidRPr="007E698C">
        <w:rPr>
          <w:rFonts w:cstheme="minorHAnsi"/>
        </w:rPr>
        <w:t>study (</w:t>
      </w:r>
      <w:r w:rsidRPr="00830D6C">
        <w:rPr>
          <w:rFonts w:cstheme="minorHAnsi"/>
        </w:rPr>
        <w:t xml:space="preserve">Suppl. Table </w:t>
      </w:r>
      <w:r w:rsidR="00830D6C" w:rsidRPr="00830D6C">
        <w:rPr>
          <w:rFonts w:cstheme="minorHAnsi"/>
        </w:rPr>
        <w:t>7</w:t>
      </w:r>
      <w:r w:rsidRPr="007E698C">
        <w:rPr>
          <w:rFonts w:cstheme="minorHAnsi"/>
        </w:rPr>
        <w:t xml:space="preserve">). The enrichment of the oxidoreductase activity [GO:0016491] term among survived COVID-19 patients was driven by many different samples and a variety of </w:t>
      </w:r>
      <w:r w:rsidR="00031F1F" w:rsidRPr="007E698C">
        <w:rPr>
          <w:rFonts w:cstheme="minorHAnsi"/>
        </w:rPr>
        <w:t>bacteria</w:t>
      </w:r>
      <w:r w:rsidRPr="007E698C">
        <w:rPr>
          <w:rFonts w:cstheme="minorHAnsi"/>
        </w:rPr>
        <w:t xml:space="preserve">, including those from gram-positive bacteria belonging to the genera </w:t>
      </w:r>
      <w:r w:rsidRPr="007E698C">
        <w:rPr>
          <w:rFonts w:cstheme="minorHAnsi"/>
          <w:i/>
          <w:iCs/>
        </w:rPr>
        <w:t>Enterococcus</w:t>
      </w:r>
      <w:r w:rsidRPr="007E698C">
        <w:rPr>
          <w:rFonts w:cstheme="minorHAnsi"/>
        </w:rPr>
        <w:t xml:space="preserve">, </w:t>
      </w:r>
      <w:r w:rsidRPr="007E698C">
        <w:rPr>
          <w:rFonts w:cstheme="minorHAnsi"/>
          <w:i/>
          <w:iCs/>
        </w:rPr>
        <w:t>Streptococcus</w:t>
      </w:r>
      <w:r w:rsidRPr="007E698C">
        <w:rPr>
          <w:rFonts w:cstheme="minorHAnsi"/>
        </w:rPr>
        <w:t xml:space="preserve">, </w:t>
      </w:r>
      <w:r w:rsidRPr="007E698C">
        <w:rPr>
          <w:rFonts w:cstheme="minorHAnsi"/>
          <w:i/>
          <w:iCs/>
        </w:rPr>
        <w:t>Streptomyces</w:t>
      </w:r>
      <w:r w:rsidRPr="007E698C">
        <w:rPr>
          <w:rFonts w:cstheme="minorHAnsi"/>
        </w:rPr>
        <w:t xml:space="preserve">, </w:t>
      </w:r>
      <w:proofErr w:type="spellStart"/>
      <w:r w:rsidRPr="007E698C">
        <w:rPr>
          <w:rFonts w:cstheme="minorHAnsi"/>
          <w:i/>
          <w:iCs/>
        </w:rPr>
        <w:t>Pediococcus</w:t>
      </w:r>
      <w:proofErr w:type="spellEnd"/>
      <w:r w:rsidRPr="007E698C">
        <w:rPr>
          <w:rFonts w:cstheme="minorHAnsi"/>
        </w:rPr>
        <w:t xml:space="preserve">, </w:t>
      </w:r>
      <w:r w:rsidRPr="007E698C">
        <w:rPr>
          <w:rFonts w:cstheme="minorHAnsi"/>
          <w:i/>
          <w:iCs/>
        </w:rPr>
        <w:t>Lactococcus</w:t>
      </w:r>
      <w:r w:rsidRPr="007E698C">
        <w:rPr>
          <w:rFonts w:cstheme="minorHAnsi"/>
        </w:rPr>
        <w:t xml:space="preserve">, and </w:t>
      </w:r>
      <w:proofErr w:type="spellStart"/>
      <w:r w:rsidRPr="007E698C">
        <w:rPr>
          <w:rFonts w:cstheme="minorHAnsi"/>
          <w:i/>
          <w:iCs/>
        </w:rPr>
        <w:t>Granulicatella</w:t>
      </w:r>
      <w:proofErr w:type="spellEnd"/>
      <w:r w:rsidRPr="007E698C">
        <w:rPr>
          <w:rFonts w:cstheme="minorHAnsi"/>
        </w:rPr>
        <w:t xml:space="preserve">. Examples of </w:t>
      </w:r>
      <w:r w:rsidR="00031F1F" w:rsidRPr="007E698C">
        <w:rPr>
          <w:rFonts w:cstheme="minorHAnsi"/>
        </w:rPr>
        <w:t xml:space="preserve">underlying reference </w:t>
      </w:r>
      <w:r w:rsidRPr="007E698C">
        <w:rPr>
          <w:rFonts w:cstheme="minorHAnsi"/>
        </w:rPr>
        <w:t xml:space="preserve">proteins </w:t>
      </w:r>
      <w:r w:rsidR="00D639C8" w:rsidRPr="007E698C">
        <w:rPr>
          <w:rFonts w:cstheme="minorHAnsi"/>
        </w:rPr>
        <w:t xml:space="preserve">to which reads mapped </w:t>
      </w:r>
      <w:r w:rsidR="00031F1F" w:rsidRPr="007E698C">
        <w:rPr>
          <w:rFonts w:cstheme="minorHAnsi"/>
        </w:rPr>
        <w:t xml:space="preserve">resulting in our observed </w:t>
      </w:r>
      <w:r w:rsidRPr="007E698C">
        <w:rPr>
          <w:rFonts w:cstheme="minorHAnsi"/>
        </w:rPr>
        <w:t xml:space="preserve">oxidoreductase activity [GO:0016491] </w:t>
      </w:r>
      <w:r w:rsidRPr="00830D6C">
        <w:rPr>
          <w:rFonts w:cstheme="minorHAnsi"/>
        </w:rPr>
        <w:t>term included quinone oxidoreductase, pyruvate dehydrogenase, glyceraldehyde-3-phosphate dehydrogenase, and glyceraldehyde-3-phosphate dehydrogenase</w:t>
      </w:r>
      <w:r w:rsidR="00657E5C" w:rsidRPr="00830D6C">
        <w:rPr>
          <w:rFonts w:cstheme="minorHAnsi"/>
        </w:rPr>
        <w:t xml:space="preserve"> (Suppl. Table </w:t>
      </w:r>
      <w:r w:rsidR="00830D6C" w:rsidRPr="00830D6C">
        <w:rPr>
          <w:rFonts w:cstheme="minorHAnsi"/>
        </w:rPr>
        <w:t>13</w:t>
      </w:r>
      <w:r w:rsidR="00657E5C" w:rsidRPr="00830D6C">
        <w:rPr>
          <w:rFonts w:cstheme="minorHAnsi"/>
        </w:rPr>
        <w:t>)</w:t>
      </w:r>
      <w:r w:rsidRPr="00830D6C">
        <w:rPr>
          <w:rFonts w:cstheme="minorHAnsi"/>
        </w:rPr>
        <w:t>. Among the deceased COVID-19 patients</w:t>
      </w:r>
      <w:r w:rsidRPr="007E698C">
        <w:rPr>
          <w:rFonts w:cstheme="minorHAnsi"/>
        </w:rPr>
        <w:t>, the terminal GO terms of endopeptidase activity [GO:0004175], zinc ion binding [GO:0008270], and nucleobase-containing compound biosynthetic process [GO:0034654] were being driven by an enrichment of SARS-CoV-2 proteins</w:t>
      </w:r>
      <w:r w:rsidR="00FC10AA" w:rsidRPr="007E698C">
        <w:rPr>
          <w:rFonts w:cstheme="minorHAnsi"/>
        </w:rPr>
        <w:t xml:space="preserve"> (</w:t>
      </w:r>
      <w:r w:rsidR="00FC10AA" w:rsidRPr="00830D6C">
        <w:rPr>
          <w:rFonts w:cstheme="minorHAnsi"/>
        </w:rPr>
        <w:t>Suppl. Table</w:t>
      </w:r>
      <w:r w:rsidR="00830D6C" w:rsidRPr="00830D6C">
        <w:rPr>
          <w:rFonts w:cstheme="minorHAnsi"/>
        </w:rPr>
        <w:t xml:space="preserve">s 10, 12, </w:t>
      </w:r>
      <w:r w:rsidR="00830D6C">
        <w:rPr>
          <w:rFonts w:cstheme="minorHAnsi"/>
        </w:rPr>
        <w:t>14</w:t>
      </w:r>
      <w:r w:rsidR="00FC10AA" w:rsidRPr="007E698C">
        <w:rPr>
          <w:rFonts w:cstheme="minorHAnsi"/>
        </w:rPr>
        <w:t>).</w:t>
      </w:r>
      <w:r w:rsidRPr="007E698C">
        <w:rPr>
          <w:rFonts w:cstheme="minorHAnsi"/>
        </w:rPr>
        <w:t xml:space="preserve"> Mixed among proteins from other organisms, an enrichment of </w:t>
      </w:r>
      <w:proofErr w:type="spellStart"/>
      <w:r w:rsidRPr="007E698C">
        <w:rPr>
          <w:rFonts w:cstheme="minorHAnsi"/>
          <w:i/>
          <w:iCs/>
        </w:rPr>
        <w:t>Variovorax</w:t>
      </w:r>
      <w:proofErr w:type="spellEnd"/>
      <w:r w:rsidRPr="007E698C">
        <w:rPr>
          <w:rFonts w:cstheme="minorHAnsi"/>
          <w:i/>
          <w:iCs/>
        </w:rPr>
        <w:t xml:space="preserve"> </w:t>
      </w:r>
      <w:r w:rsidRPr="007E698C">
        <w:rPr>
          <w:rFonts w:cstheme="minorHAnsi"/>
        </w:rPr>
        <w:t xml:space="preserve">proteins tagged with the terminal GO terms of pyrimidine-containing compound biosynthetic process [GO:0072528] (e.g., CTP synthase, putative sulfonate/nitrate transport system substrate-binding protein), organonitrogen compound catabolic process [GO:1901565] (e.g., histidine ammonia-lyase, aspartate/glutamate leucyltransferase), magnesium ion binding [GO:0000287] (e.g., phosphoribosyl-AMP </w:t>
      </w:r>
      <w:proofErr w:type="spellStart"/>
      <w:r w:rsidRPr="007E698C">
        <w:rPr>
          <w:rFonts w:cstheme="minorHAnsi"/>
        </w:rPr>
        <w:t>cyclohydrolase</w:t>
      </w:r>
      <w:proofErr w:type="spellEnd"/>
      <w:r w:rsidRPr="007E698C">
        <w:rPr>
          <w:rFonts w:cstheme="minorHAnsi"/>
        </w:rPr>
        <w:t xml:space="preserve">, </w:t>
      </w:r>
      <w:proofErr w:type="spellStart"/>
      <w:r w:rsidRPr="007E698C">
        <w:rPr>
          <w:rFonts w:cstheme="minorHAnsi"/>
        </w:rPr>
        <w:t>phosphopantetheinyl</w:t>
      </w:r>
      <w:proofErr w:type="spellEnd"/>
      <w:r w:rsidRPr="007E698C">
        <w:rPr>
          <w:rFonts w:cstheme="minorHAnsi"/>
        </w:rPr>
        <w:t xml:space="preserve"> transferase), and DNA recombination [GO:0006310] (e.g., inclusive of possible </w:t>
      </w:r>
      <w:proofErr w:type="spellStart"/>
      <w:r w:rsidRPr="007E698C">
        <w:rPr>
          <w:rFonts w:cstheme="minorHAnsi"/>
          <w:i/>
          <w:iCs/>
        </w:rPr>
        <w:t>Variovorax</w:t>
      </w:r>
      <w:proofErr w:type="spellEnd"/>
      <w:r w:rsidRPr="007E698C">
        <w:rPr>
          <w:rFonts w:cstheme="minorHAnsi"/>
        </w:rPr>
        <w:t xml:space="preserve"> phage proteins - integrase family protein, putative transposase IS4 family, phage integrase family protein) appeared in the COVID-19 deceased patients. This enrichment of </w:t>
      </w:r>
      <w:proofErr w:type="spellStart"/>
      <w:r w:rsidRPr="007E698C">
        <w:rPr>
          <w:rFonts w:cstheme="minorHAnsi"/>
          <w:i/>
          <w:iCs/>
        </w:rPr>
        <w:t>Variovorax</w:t>
      </w:r>
      <w:proofErr w:type="spellEnd"/>
      <w:r w:rsidRPr="007E698C">
        <w:rPr>
          <w:rFonts w:cstheme="minorHAnsi"/>
        </w:rPr>
        <w:t xml:space="preserve"> proteins </w:t>
      </w:r>
      <w:r w:rsidRPr="007E698C">
        <w:rPr>
          <w:rFonts w:cstheme="minorHAnsi"/>
        </w:rPr>
        <w:lastRenderedPageBreak/>
        <w:t>among samples from individuals who died of COVID-19 is consistent with the results from the taxonomic comparison analysis</w:t>
      </w:r>
      <w:ins w:id="254" w:author="Enrico Barrozo" w:date="2022-09-09T14:15:00Z">
        <w:r w:rsidR="00EF01CD">
          <w:rPr>
            <w:rFonts w:cstheme="minorHAnsi"/>
          </w:rPr>
          <w:t>.</w:t>
        </w:r>
      </w:ins>
      <w:del w:id="255" w:author="Enrico Barrozo" w:date="2022-09-09T14:15:00Z">
        <w:r w:rsidRPr="007E698C" w:rsidDel="00EF01CD">
          <w:rPr>
            <w:rFonts w:cstheme="minorHAnsi"/>
          </w:rPr>
          <w:delText>,</w:delText>
        </w:r>
      </w:del>
      <w:r w:rsidRPr="007E698C">
        <w:rPr>
          <w:rFonts w:cstheme="minorHAnsi"/>
        </w:rPr>
        <w:t xml:space="preserve"> </w:t>
      </w:r>
    </w:p>
    <w:p w14:paraId="76D6DF7D" w14:textId="77777777" w:rsidR="00EF01CD" w:rsidRDefault="00EF01CD" w:rsidP="00EF01CD">
      <w:pPr>
        <w:spacing w:after="0" w:line="480" w:lineRule="auto"/>
        <w:rPr>
          <w:ins w:id="256" w:author="Enrico Barrozo" w:date="2022-09-09T14:18:00Z"/>
          <w:rFonts w:cstheme="minorHAnsi"/>
        </w:rPr>
      </w:pPr>
    </w:p>
    <w:p w14:paraId="1023910F" w14:textId="728965F4" w:rsidR="00605BB1" w:rsidRPr="007E698C" w:rsidRDefault="00017B48" w:rsidP="00EF01CD">
      <w:pPr>
        <w:spacing w:after="0" w:line="480" w:lineRule="auto"/>
        <w:rPr>
          <w:rFonts w:cstheme="minorHAnsi"/>
        </w:rPr>
      </w:pPr>
      <w:del w:id="257" w:author="Enrico Barrozo" w:date="2022-09-09T14:15:00Z">
        <w:r w:rsidRPr="007E698C" w:rsidDel="00EF01CD">
          <w:rPr>
            <w:rFonts w:cstheme="minorHAnsi"/>
          </w:rPr>
          <w:delText xml:space="preserve">which </w:delText>
        </w:r>
      </w:del>
      <w:ins w:id="258" w:author="Enrico Barrozo" w:date="2022-09-09T14:17:00Z">
        <w:r w:rsidR="00EF01CD">
          <w:rPr>
            <w:rFonts w:cstheme="minorHAnsi"/>
          </w:rPr>
          <w:t>Compared to the survived g</w:t>
        </w:r>
      </w:ins>
      <w:ins w:id="259" w:author="Enrico Barrozo" w:date="2022-09-09T14:18:00Z">
        <w:r w:rsidR="00EF01CD">
          <w:rPr>
            <w:rFonts w:cstheme="minorHAnsi"/>
          </w:rPr>
          <w:t>roup, t</w:t>
        </w:r>
      </w:ins>
      <w:ins w:id="260" w:author="Enrico Barrozo" w:date="2022-09-09T14:15:00Z">
        <w:r w:rsidR="00EF01CD">
          <w:rPr>
            <w:rFonts w:cstheme="minorHAnsi"/>
          </w:rPr>
          <w:t>he taxonomic comparisons</w:t>
        </w:r>
        <w:r w:rsidR="00EF01CD" w:rsidRPr="007E698C">
          <w:rPr>
            <w:rFonts w:cstheme="minorHAnsi"/>
          </w:rPr>
          <w:t xml:space="preserve"> </w:t>
        </w:r>
      </w:ins>
      <w:ins w:id="261" w:author="Enrico Barrozo" w:date="2022-09-09T14:35:00Z">
        <w:r w:rsidR="00BC308A">
          <w:rPr>
            <w:rFonts w:cstheme="minorHAnsi"/>
          </w:rPr>
          <w:t>in the deceased group</w:t>
        </w:r>
        <w:r w:rsidR="00BC308A" w:rsidRPr="007E698C">
          <w:rPr>
            <w:rFonts w:cstheme="minorHAnsi"/>
          </w:rPr>
          <w:t xml:space="preserve"> </w:t>
        </w:r>
      </w:ins>
      <w:r w:rsidRPr="007E698C">
        <w:rPr>
          <w:rFonts w:cstheme="minorHAnsi"/>
        </w:rPr>
        <w:t xml:space="preserve">revealed a statistically significant </w:t>
      </w:r>
      <w:ins w:id="262" w:author="Enrico Barrozo" w:date="2022-09-09T14:35:00Z">
        <w:r w:rsidR="00BC308A" w:rsidRPr="007E698C">
          <w:rPr>
            <w:rFonts w:cstheme="minorHAnsi"/>
          </w:rPr>
          <w:t xml:space="preserve">(p&lt;0.0001, q &lt;0.001) </w:t>
        </w:r>
      </w:ins>
      <w:r w:rsidRPr="007E698C">
        <w:rPr>
          <w:rFonts w:cstheme="minorHAnsi"/>
        </w:rPr>
        <w:t xml:space="preserve">increase of the family </w:t>
      </w:r>
      <w:proofErr w:type="spellStart"/>
      <w:r w:rsidR="00D639C8" w:rsidRPr="007E698C">
        <w:rPr>
          <w:rFonts w:cstheme="minorHAnsi"/>
          <w:i/>
          <w:iCs/>
        </w:rPr>
        <w:t>Comamonadaceae</w:t>
      </w:r>
      <w:proofErr w:type="spellEnd"/>
      <w:r w:rsidRPr="007E698C">
        <w:rPr>
          <w:rFonts w:cstheme="minorHAnsi"/>
        </w:rPr>
        <w:t xml:space="preserve">, belonging to the genus </w:t>
      </w:r>
      <w:proofErr w:type="spellStart"/>
      <w:r w:rsidRPr="007E698C">
        <w:rPr>
          <w:rFonts w:cstheme="minorHAnsi"/>
          <w:i/>
          <w:iCs/>
        </w:rPr>
        <w:t>Variovorax</w:t>
      </w:r>
      <w:proofErr w:type="spellEnd"/>
      <w:r w:rsidRPr="007E698C">
        <w:rPr>
          <w:rFonts w:cstheme="minorHAnsi"/>
        </w:rPr>
        <w:t xml:space="preserve">, and decreases in the family </w:t>
      </w:r>
      <w:proofErr w:type="spellStart"/>
      <w:r w:rsidRPr="007E698C">
        <w:rPr>
          <w:rFonts w:cstheme="minorHAnsi"/>
          <w:i/>
          <w:iCs/>
        </w:rPr>
        <w:t>Bacteriodales</w:t>
      </w:r>
      <w:proofErr w:type="spellEnd"/>
      <w:r w:rsidRPr="007E698C">
        <w:rPr>
          <w:rFonts w:cstheme="minorHAnsi"/>
        </w:rPr>
        <w:t xml:space="preserve"> </w:t>
      </w:r>
      <w:del w:id="263" w:author="Enrico Barrozo" w:date="2022-09-09T14:18:00Z">
        <w:r w:rsidRPr="007E698C" w:rsidDel="00EF01CD">
          <w:rPr>
            <w:rFonts w:cstheme="minorHAnsi"/>
          </w:rPr>
          <w:delText>when comparing the deceased to the survived</w:delText>
        </w:r>
      </w:del>
      <w:r w:rsidRPr="007E698C">
        <w:rPr>
          <w:rFonts w:cstheme="minorHAnsi"/>
        </w:rPr>
        <w:t xml:space="preserve"> </w:t>
      </w:r>
      <w:del w:id="264" w:author="Enrico Barrozo" w:date="2022-09-09T14:35:00Z">
        <w:r w:rsidRPr="007E698C" w:rsidDel="00BC308A">
          <w:rPr>
            <w:rFonts w:cstheme="minorHAnsi"/>
          </w:rPr>
          <w:delText xml:space="preserve">(p&lt;0.0001, q &lt;0.001) </w:delText>
        </w:r>
      </w:del>
      <w:r w:rsidRPr="007E698C">
        <w:rPr>
          <w:rFonts w:cstheme="minorHAnsi"/>
        </w:rPr>
        <w:t>(</w:t>
      </w:r>
      <w:r w:rsidRPr="007E698C">
        <w:rPr>
          <w:rFonts w:cstheme="minorHAnsi"/>
        </w:rPr>
        <w:fldChar w:fldCharType="begin"/>
      </w:r>
      <w:r w:rsidRPr="007E698C">
        <w:rPr>
          <w:rFonts w:cs="Calibri"/>
        </w:rPr>
        <w:instrText>REF _Ref79071488 \h</w:instrText>
      </w:r>
      <w:r w:rsidR="008C607D" w:rsidRPr="007E698C">
        <w:rPr>
          <w:rFonts w:cstheme="minorHAnsi"/>
        </w:rPr>
        <w:instrText xml:space="preserve"> \* MERGEFORMAT </w:instrText>
      </w:r>
      <w:r w:rsidRPr="007E698C">
        <w:rPr>
          <w:rFonts w:cstheme="minorHAnsi"/>
        </w:rPr>
      </w:r>
      <w:r w:rsidRPr="007E698C">
        <w:rPr>
          <w:rFonts w:cs="Calibri"/>
        </w:rPr>
        <w:fldChar w:fldCharType="separate"/>
      </w:r>
      <w:r w:rsidR="00FE117F" w:rsidRPr="007E698C">
        <w:rPr>
          <w:rFonts w:cs="Calibri"/>
        </w:rPr>
        <w:t>Figure 4</w:t>
      </w:r>
      <w:r w:rsidRPr="007E698C">
        <w:rPr>
          <w:rFonts w:cs="Calibri"/>
        </w:rPr>
        <w:fldChar w:fldCharType="end"/>
      </w:r>
      <w:r w:rsidR="00327C8F" w:rsidRPr="007E698C">
        <w:rPr>
          <w:rFonts w:cs="Calibri"/>
        </w:rPr>
        <w:t xml:space="preserve">, </w:t>
      </w:r>
      <w:commentRangeStart w:id="265"/>
      <w:r w:rsidR="00327C8F" w:rsidRPr="007E698C">
        <w:rPr>
          <w:rFonts w:cs="Calibri"/>
        </w:rPr>
        <w:t xml:space="preserve">Table </w:t>
      </w:r>
      <w:commentRangeEnd w:id="265"/>
      <w:r w:rsidR="0033190F">
        <w:rPr>
          <w:rStyle w:val="CommentReference"/>
        </w:rPr>
        <w:commentReference w:id="265"/>
      </w:r>
      <w:r w:rsidR="00327C8F" w:rsidRPr="007E698C">
        <w:rPr>
          <w:rFonts w:cs="Calibri"/>
        </w:rPr>
        <w:t>6</w:t>
      </w:r>
      <w:r w:rsidRPr="007E698C">
        <w:rPr>
          <w:rFonts w:cstheme="minorHAnsi"/>
        </w:rPr>
        <w:t>)</w:t>
      </w:r>
      <w:r w:rsidR="00901E67" w:rsidRPr="007E698C">
        <w:rPr>
          <w:rFonts w:cstheme="minorHAnsi"/>
        </w:rPr>
        <w:t>.</w:t>
      </w:r>
      <w:ins w:id="266" w:author="Enrico Barrozo" w:date="2022-09-09T14:19:00Z">
        <w:r w:rsidR="00EF01CD">
          <w:rPr>
            <w:rFonts w:cstheme="minorHAnsi"/>
          </w:rPr>
          <w:t xml:space="preserve"> </w:t>
        </w:r>
      </w:ins>
      <w:ins w:id="267" w:author="Enrico Barrozo" w:date="2022-09-09T14:30:00Z">
        <w:r w:rsidR="00953082">
          <w:rPr>
            <w:rFonts w:cstheme="minorHAnsi"/>
          </w:rPr>
          <w:t xml:space="preserve">There </w:t>
        </w:r>
      </w:ins>
      <w:ins w:id="268" w:author="Enrico Barrozo" w:date="2022-09-09T14:31:00Z">
        <w:r w:rsidR="00BC308A">
          <w:rPr>
            <w:rFonts w:cstheme="minorHAnsi"/>
          </w:rPr>
          <w:t>were no significant increases in taxa for CAP or COVID-19 individual analyses</w:t>
        </w:r>
      </w:ins>
      <w:ins w:id="269" w:author="Enrico Barrozo" w:date="2022-09-09T14:30:00Z">
        <w:r w:rsidR="00BC308A">
          <w:rPr>
            <w:rFonts w:cstheme="minorHAnsi"/>
          </w:rPr>
          <w:t xml:space="preserve"> in</w:t>
        </w:r>
        <w:r w:rsidR="00953082">
          <w:rPr>
            <w:rFonts w:cstheme="minorHAnsi"/>
          </w:rPr>
          <w:t xml:space="preserve"> Table 4</w:t>
        </w:r>
        <w:r w:rsidR="00BC308A">
          <w:rPr>
            <w:rFonts w:cstheme="minorHAnsi"/>
          </w:rPr>
          <w:t xml:space="preserve">, but </w:t>
        </w:r>
      </w:ins>
      <w:ins w:id="270" w:author="Enrico Barrozo" w:date="2022-09-09T14:31:00Z">
        <w:r w:rsidR="00BC308A">
          <w:rPr>
            <w:rFonts w:cstheme="minorHAnsi"/>
          </w:rPr>
          <w:t>in th</w:t>
        </w:r>
      </w:ins>
      <w:ins w:id="271" w:author="Enrico Barrozo" w:date="2022-09-09T14:32:00Z">
        <w:r w:rsidR="00BC308A">
          <w:rPr>
            <w:rFonts w:cstheme="minorHAnsi"/>
          </w:rPr>
          <w:t>is</w:t>
        </w:r>
      </w:ins>
      <w:ins w:id="272" w:author="Enrico Barrozo" w:date="2022-09-09T14:31:00Z">
        <w:r w:rsidR="00BC308A">
          <w:rPr>
            <w:rFonts w:cstheme="minorHAnsi"/>
          </w:rPr>
          <w:t xml:space="preserve"> analyses comparing COVID-19 outcome groups in</w:t>
        </w:r>
      </w:ins>
      <w:ins w:id="273" w:author="Enrico Barrozo" w:date="2022-09-09T14:30:00Z">
        <w:r w:rsidR="00BC308A">
          <w:rPr>
            <w:rFonts w:cstheme="minorHAnsi"/>
          </w:rPr>
          <w:t xml:space="preserve"> </w:t>
        </w:r>
        <w:r w:rsidR="00953082">
          <w:rPr>
            <w:rFonts w:cstheme="minorHAnsi"/>
          </w:rPr>
          <w:t>Table 6</w:t>
        </w:r>
      </w:ins>
      <w:ins w:id="274" w:author="Enrico Barrozo" w:date="2022-09-09T14:31:00Z">
        <w:r w:rsidR="00BC308A">
          <w:rPr>
            <w:rFonts w:cstheme="minorHAnsi"/>
          </w:rPr>
          <w:t xml:space="preserve">, there majority of significant </w:t>
        </w:r>
        <w:proofErr w:type="spellStart"/>
        <w:r w:rsidR="00BC308A">
          <w:rPr>
            <w:rFonts w:cstheme="minorHAnsi"/>
          </w:rPr>
          <w:t>taxa</w:t>
        </w:r>
        <w:proofErr w:type="spellEnd"/>
        <w:r w:rsidR="00BC308A">
          <w:rPr>
            <w:rFonts w:cstheme="minorHAnsi"/>
          </w:rPr>
          <w:t xml:space="preserve"> </w:t>
        </w:r>
      </w:ins>
      <w:ins w:id="275" w:author="Enrico Barrozo" w:date="2022-09-09T14:33:00Z">
        <w:r w:rsidR="00BC308A">
          <w:rPr>
            <w:rFonts w:cstheme="minorHAnsi"/>
          </w:rPr>
          <w:t>changes were</w:t>
        </w:r>
      </w:ins>
      <w:ins w:id="276" w:author="Enrico Barrozo" w:date="2022-09-09T14:31:00Z">
        <w:r w:rsidR="00BC308A">
          <w:rPr>
            <w:rFonts w:cstheme="minorHAnsi"/>
          </w:rPr>
          <w:t xml:space="preserve"> increase</w:t>
        </w:r>
      </w:ins>
      <w:ins w:id="277" w:author="Enrico Barrozo" w:date="2022-09-09T14:33:00Z">
        <w:r w:rsidR="00BC308A">
          <w:rPr>
            <w:rFonts w:cstheme="minorHAnsi"/>
          </w:rPr>
          <w:t>s</w:t>
        </w:r>
      </w:ins>
      <w:ins w:id="278" w:author="Enrico Barrozo" w:date="2022-09-09T14:31:00Z">
        <w:r w:rsidR="00BC308A">
          <w:rPr>
            <w:rFonts w:cstheme="minorHAnsi"/>
          </w:rPr>
          <w:t>, while only 2</w:t>
        </w:r>
      </w:ins>
      <w:ins w:id="279" w:author="Enrico Barrozo" w:date="2022-09-09T14:32:00Z">
        <w:r w:rsidR="00BC308A">
          <w:rPr>
            <w:rFonts w:cstheme="minorHAnsi"/>
          </w:rPr>
          <w:t xml:space="preserve"> were decreased</w:t>
        </w:r>
      </w:ins>
      <w:ins w:id="280" w:author="Enrico Barrozo" w:date="2022-09-09T14:31:00Z">
        <w:r w:rsidR="00BC308A">
          <w:rPr>
            <w:rFonts w:cstheme="minorHAnsi"/>
          </w:rPr>
          <w:t xml:space="preserve">. </w:t>
        </w:r>
      </w:ins>
      <w:ins w:id="281" w:author="Enrico Barrozo" w:date="2022-09-09T14:33:00Z">
        <w:r w:rsidR="00BC308A">
          <w:rPr>
            <w:rFonts w:cstheme="minorHAnsi"/>
          </w:rPr>
          <w:t>[</w:t>
        </w:r>
      </w:ins>
      <w:ins w:id="282" w:author="Enrico Barrozo" w:date="2022-09-09T14:32:00Z">
        <w:r w:rsidR="00BC308A" w:rsidRPr="00161168">
          <w:rPr>
            <w:rFonts w:cstheme="minorHAnsi"/>
            <w:color w:val="FF0000"/>
            <w:rPrChange w:id="283" w:author="Enrico Barrozo" w:date="2022-09-12T10:53:00Z">
              <w:rPr>
                <w:rFonts w:cstheme="minorHAnsi"/>
              </w:rPr>
            </w:rPrChange>
          </w:rPr>
          <w:t>Go on to compare these results with the CAP/COVID-19 and COVID-19 specific taxa changes in figure 2 and table 4. Is there a taxa perturbed in COVID-19 death that was also associated with CAP? If not, you could say it is potentially COVID-19 death specific</w:t>
        </w:r>
      </w:ins>
      <w:ins w:id="284" w:author="Enrico Barrozo" w:date="2022-09-09T14:33:00Z">
        <w:r w:rsidR="00BC308A">
          <w:rPr>
            <w:rFonts w:cstheme="minorHAnsi"/>
          </w:rPr>
          <w:t>.]</w:t>
        </w:r>
      </w:ins>
    </w:p>
    <w:p w14:paraId="3637EB9D" w14:textId="77777777" w:rsidR="0070433D" w:rsidRPr="007E698C" w:rsidRDefault="0070433D">
      <w:pPr>
        <w:spacing w:after="0" w:line="240" w:lineRule="auto"/>
        <w:rPr>
          <w:rFonts w:cstheme="minorHAnsi"/>
          <w:b/>
          <w:bCs/>
        </w:rPr>
      </w:pPr>
      <w:r w:rsidRPr="007E698C">
        <w:rPr>
          <w:rFonts w:cstheme="minorHAnsi"/>
          <w:b/>
          <w:bCs/>
        </w:rPr>
        <w:br w:type="page"/>
      </w:r>
    </w:p>
    <w:p w14:paraId="0707E679" w14:textId="77777777" w:rsidR="0070433D" w:rsidRPr="007E698C" w:rsidRDefault="0070433D">
      <w:pPr>
        <w:spacing w:after="0" w:line="240" w:lineRule="auto"/>
        <w:rPr>
          <w:rFonts w:cstheme="minorHAnsi"/>
          <w:b/>
          <w:bCs/>
        </w:rPr>
        <w:sectPr w:rsidR="0070433D" w:rsidRPr="007E698C" w:rsidSect="002A5BAE">
          <w:pgSz w:w="12240" w:h="15840"/>
          <w:pgMar w:top="1440" w:right="1440" w:bottom="1440" w:left="1440" w:header="0" w:footer="0" w:gutter="0"/>
          <w:lnNumType w:countBy="1" w:distance="283" w:restart="continuous"/>
          <w:cols w:space="720"/>
          <w:formProt w:val="0"/>
          <w:docGrid w:linePitch="360" w:charSpace="4096"/>
        </w:sectPr>
      </w:pPr>
    </w:p>
    <w:p w14:paraId="55217677" w14:textId="3E7C5BD7" w:rsidR="0070433D" w:rsidRPr="007E698C" w:rsidRDefault="0070433D">
      <w:pPr>
        <w:spacing w:after="0" w:line="240" w:lineRule="auto"/>
        <w:rPr>
          <w:rFonts w:cstheme="minorHAnsi"/>
          <w:b/>
          <w:bCs/>
        </w:rPr>
        <w:sectPr w:rsidR="0070433D" w:rsidRPr="007E698C" w:rsidSect="0070433D">
          <w:pgSz w:w="15840" w:h="12240" w:orient="landscape"/>
          <w:pgMar w:top="1440" w:right="1440" w:bottom="1440" w:left="1440" w:header="0" w:footer="0" w:gutter="0"/>
          <w:lnNumType w:countBy="1" w:distance="288" w:restart="continuous"/>
          <w:cols w:space="720"/>
          <w:formProt w:val="0"/>
          <w:docGrid w:linePitch="360" w:charSpace="4096"/>
        </w:sectPr>
      </w:pPr>
      <w:r w:rsidRPr="007E698C">
        <w:rPr>
          <w:rFonts w:cstheme="minorHAnsi"/>
          <w:noProof/>
        </w:rPr>
        <w:lastRenderedPageBreak/>
        <w:drawing>
          <wp:anchor distT="0" distB="0" distL="114300" distR="114300" simplePos="0" relativeHeight="251671552" behindDoc="0" locked="0" layoutInCell="0" allowOverlap="1" wp14:anchorId="398CCE63" wp14:editId="2C164F98">
            <wp:simplePos x="0" y="0"/>
            <wp:positionH relativeFrom="margin">
              <wp:align>left</wp:align>
            </wp:positionH>
            <wp:positionV relativeFrom="margin">
              <wp:posOffset>-534035</wp:posOffset>
            </wp:positionV>
            <wp:extent cx="6877050" cy="5620385"/>
            <wp:effectExtent l="0" t="0" r="0" b="0"/>
            <wp:wrapTopAndBottom/>
            <wp:docPr id="11"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Diagram&#10;&#10;Description automatically generated"/>
                    <pic:cNvPicPr>
                      <a:picLocks noChangeAspect="1" noChangeArrowheads="1"/>
                    </pic:cNvPicPr>
                  </pic:nvPicPr>
                  <pic:blipFill>
                    <a:blip r:embed="rId21"/>
                    <a:stretch>
                      <a:fillRect/>
                    </a:stretch>
                  </pic:blipFill>
                  <pic:spPr bwMode="auto">
                    <a:xfrm>
                      <a:off x="0" y="0"/>
                      <a:ext cx="6877050" cy="5620385"/>
                    </a:xfrm>
                    <a:prstGeom prst="rect">
                      <a:avLst/>
                    </a:prstGeom>
                  </pic:spPr>
                </pic:pic>
              </a:graphicData>
            </a:graphic>
          </wp:anchor>
        </w:drawing>
      </w:r>
      <w:r w:rsidRPr="007E698C">
        <w:rPr>
          <w:noProof/>
        </w:rPr>
        <mc:AlternateContent>
          <mc:Choice Requires="wps">
            <w:drawing>
              <wp:anchor distT="0" distB="0" distL="114300" distR="114300" simplePos="0" relativeHeight="251673600" behindDoc="0" locked="0" layoutInCell="0" allowOverlap="1" wp14:anchorId="690E1EF7" wp14:editId="7E2CC8F4">
                <wp:simplePos x="0" y="0"/>
                <wp:positionH relativeFrom="margin">
                  <wp:align>left</wp:align>
                </wp:positionH>
                <wp:positionV relativeFrom="paragraph">
                  <wp:posOffset>5231472</wp:posOffset>
                </wp:positionV>
                <wp:extent cx="7117715" cy="709295"/>
                <wp:effectExtent l="0" t="0" r="6985" b="0"/>
                <wp:wrapTopAndBottom/>
                <wp:docPr id="12" name="Text Box 16"/>
                <wp:cNvGraphicFramePr/>
                <a:graphic xmlns:a="http://schemas.openxmlformats.org/drawingml/2006/main">
                  <a:graphicData uri="http://schemas.microsoft.com/office/word/2010/wordprocessingShape">
                    <wps:wsp>
                      <wps:cNvSpPr/>
                      <wps:spPr>
                        <a:xfrm>
                          <a:off x="0" y="0"/>
                          <a:ext cx="7118252" cy="70929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03865E3" w14:textId="77777777" w:rsidR="0070433D" w:rsidRPr="004E359E" w:rsidRDefault="0070433D" w:rsidP="00CF6FE8">
                            <w:pPr>
                              <w:pStyle w:val="Caption"/>
                            </w:pPr>
                            <w:bookmarkStart w:id="285" w:name="_Ref79071488"/>
                            <w:bookmarkStart w:id="286" w:name="_Toc79073357"/>
                            <w:r>
                              <w:t xml:space="preserve">Figure </w:t>
                            </w:r>
                            <w:r>
                              <w:fldChar w:fldCharType="begin"/>
                            </w:r>
                            <w:r>
                              <w:instrText>SEQ Figure \* ARABIC</w:instrText>
                            </w:r>
                            <w:r>
                              <w:fldChar w:fldCharType="separate"/>
                            </w:r>
                            <w:r>
                              <w:rPr>
                                <w:noProof/>
                              </w:rPr>
                              <w:t>4</w:t>
                            </w:r>
                            <w:r>
                              <w:fldChar w:fldCharType="end"/>
                            </w:r>
                            <w:bookmarkEnd w:id="285"/>
                            <w:r>
                              <w:t xml:space="preserve">. </w:t>
                            </w:r>
                            <w:r w:rsidRPr="004E359E">
                              <w:t>Heat Tree</w:t>
                            </w:r>
                            <w:bookmarkEnd w:id="286"/>
                            <w:r w:rsidRPr="004E359E">
                              <w:t xml:space="preserve"> Demonstrating the BALF </w:t>
                            </w:r>
                            <w:proofErr w:type="spellStart"/>
                            <w:r w:rsidRPr="004E359E">
                              <w:t>Metatransciptome</w:t>
                            </w:r>
                            <w:proofErr w:type="spellEnd"/>
                            <w:r w:rsidRPr="004E359E">
                              <w:t xml:space="preserve"> Profiles Associated with COVID-19 Mortality. </w:t>
                            </w:r>
                            <w:r w:rsidRPr="00B24A66">
                              <w:rPr>
                                <w:bCs/>
                              </w:rPr>
                              <w:t xml:space="preserve">Notable increases were observed in the log2 median ratios in the Family </w:t>
                            </w:r>
                            <w:proofErr w:type="spellStart"/>
                            <w:r w:rsidRPr="00B24A66">
                              <w:rPr>
                                <w:bCs/>
                                <w:i/>
                              </w:rPr>
                              <w:t>Comamonadaceae</w:t>
                            </w:r>
                            <w:proofErr w:type="spellEnd"/>
                            <w:r w:rsidRPr="00B24A66">
                              <w:rPr>
                                <w:bCs/>
                                <w:i/>
                              </w:rPr>
                              <w:t xml:space="preserve">, </w:t>
                            </w:r>
                            <w:r w:rsidRPr="00B24A66">
                              <w:rPr>
                                <w:bCs/>
                              </w:rPr>
                              <w:t>genus</w:t>
                            </w:r>
                            <w:r w:rsidRPr="00B24A66">
                              <w:rPr>
                                <w:bCs/>
                                <w:i/>
                              </w:rPr>
                              <w:t xml:space="preserve"> </w:t>
                            </w:r>
                            <w:proofErr w:type="spellStart"/>
                            <w:r w:rsidRPr="00B24A66">
                              <w:rPr>
                                <w:bCs/>
                                <w:i/>
                              </w:rPr>
                              <w:t>Variovorax</w:t>
                            </w:r>
                            <w:proofErr w:type="spellEnd"/>
                            <w:r w:rsidRPr="00B24A66">
                              <w:rPr>
                                <w:bCs/>
                                <w:i/>
                              </w:rPr>
                              <w:t>,</w:t>
                            </w:r>
                            <w:r w:rsidRPr="00B24A66">
                              <w:rPr>
                                <w:bCs/>
                              </w:rPr>
                              <w:t xml:space="preserve"> and significant decreases in the log2 median ratios of order</w:t>
                            </w:r>
                            <w:r w:rsidRPr="00B24A66">
                              <w:rPr>
                                <w:bCs/>
                                <w:i/>
                              </w:rPr>
                              <w:t xml:space="preserve"> </w:t>
                            </w:r>
                            <w:proofErr w:type="spellStart"/>
                            <w:r w:rsidRPr="00B24A66">
                              <w:rPr>
                                <w:bCs/>
                                <w:i/>
                              </w:rPr>
                              <w:t>Bacteroidia</w:t>
                            </w:r>
                            <w:proofErr w:type="spellEnd"/>
                            <w:r w:rsidRPr="00B24A66">
                              <w:rPr>
                                <w:bCs/>
                                <w:i/>
                              </w:rPr>
                              <w:t xml:space="preserve"> </w:t>
                            </w:r>
                            <w:r w:rsidRPr="00B24A66">
                              <w:rPr>
                                <w:bCs/>
                              </w:rPr>
                              <w:t>and class</w:t>
                            </w:r>
                            <w:r w:rsidRPr="00B24A66">
                              <w:rPr>
                                <w:bCs/>
                                <w:i/>
                              </w:rPr>
                              <w:t xml:space="preserve"> </w:t>
                            </w:r>
                            <w:proofErr w:type="spellStart"/>
                            <w:r w:rsidRPr="00B24A66">
                              <w:rPr>
                                <w:bCs/>
                                <w:i/>
                              </w:rPr>
                              <w:t>Bacteroidales</w:t>
                            </w:r>
                            <w:proofErr w:type="spellEnd"/>
                            <w:r w:rsidRPr="00B24A66">
                              <w:rPr>
                                <w:bCs/>
                                <w:i/>
                              </w:rPr>
                              <w:t>.</w:t>
                            </w:r>
                          </w:p>
                        </w:txbxContent>
                      </wps:txbx>
                      <wps:bodyPr wrap="square" lIns="0" tIns="0" rIns="0" bIns="0">
                        <a:noAutofit/>
                      </wps:bodyPr>
                    </wps:wsp>
                  </a:graphicData>
                </a:graphic>
                <wp14:sizeRelH relativeFrom="margin">
                  <wp14:pctWidth>0</wp14:pctWidth>
                </wp14:sizeRelH>
              </wp:anchor>
            </w:drawing>
          </mc:Choice>
          <mc:Fallback>
            <w:pict>
              <v:rect w14:anchorId="690E1EF7" id="Text Box 16" o:spid="_x0000_s1029" style="position:absolute;margin-left:0;margin-top:411.95pt;width:560.45pt;height:55.85pt;z-index:2516736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" o:allowincell="f" stroked="f" strokeweight="0">
                <v:textbox inset="0,0,0,0">
                  <w:txbxContent>
                    <w:p w14:paraId="503865E3" w14:textId="77777777" w:rsidR="0070433D" w:rsidRPr="004E359E" w:rsidRDefault="0070433D" w:rsidP="00CF6FE8">
                      <w:pPr>
                        <w:pStyle w:val="Caption"/>
                      </w:pPr>
                      <w:bookmarkStart w:id="266" w:name="_Ref79071488"/>
                      <w:bookmarkStart w:id="267" w:name="_Toc79073357"/>
                      <w:r>
                        <w:t xml:space="preserve">Figure </w:t>
                      </w:r>
                      <w:r>
                        <w:fldChar w:fldCharType="begin"/>
                      </w:r>
                      <w:r>
                        <w:instrText>SEQ Figure \* ARABIC</w:instrText>
                      </w:r>
                      <w:r>
                        <w:fldChar w:fldCharType="separate"/>
                      </w:r>
                      <w:r>
                        <w:rPr>
                          <w:noProof/>
                        </w:rPr>
                        <w:t>4</w:t>
                      </w:r>
                      <w:r>
                        <w:fldChar w:fldCharType="end"/>
                      </w:r>
                      <w:bookmarkEnd w:id="266"/>
                      <w:r>
                        <w:t xml:space="preserve">. </w:t>
                      </w:r>
                      <w:r w:rsidRPr="004E359E">
                        <w:t>Heat Tree</w:t>
                      </w:r>
                      <w:bookmarkEnd w:id="267"/>
                      <w:r w:rsidRPr="004E359E">
                        <w:t xml:space="preserve"> Demonstrating the BALF </w:t>
                      </w:r>
                      <w:proofErr w:type="spellStart"/>
                      <w:r w:rsidRPr="004E359E">
                        <w:t>Metatransciptome</w:t>
                      </w:r>
                      <w:proofErr w:type="spellEnd"/>
                      <w:r w:rsidRPr="004E359E">
                        <w:t xml:space="preserve"> Profiles Associated with COVID-19 Mortality. </w:t>
                      </w:r>
                      <w:r w:rsidRPr="00B24A66">
                        <w:rPr>
                          <w:bCs/>
                        </w:rPr>
                        <w:t xml:space="preserve">Notable increases were observed in the log2 median ratios in the Family </w:t>
                      </w:r>
                      <w:proofErr w:type="spellStart"/>
                      <w:r w:rsidRPr="00B24A66">
                        <w:rPr>
                          <w:bCs/>
                          <w:i/>
                        </w:rPr>
                        <w:t>Comamonadaceae</w:t>
                      </w:r>
                      <w:proofErr w:type="spellEnd"/>
                      <w:r w:rsidRPr="00B24A66">
                        <w:rPr>
                          <w:bCs/>
                          <w:i/>
                        </w:rPr>
                        <w:t xml:space="preserve">, </w:t>
                      </w:r>
                      <w:r w:rsidRPr="00B24A66">
                        <w:rPr>
                          <w:bCs/>
                        </w:rPr>
                        <w:t>genus</w:t>
                      </w:r>
                      <w:r w:rsidRPr="00B24A66">
                        <w:rPr>
                          <w:bCs/>
                          <w:i/>
                        </w:rPr>
                        <w:t xml:space="preserve"> </w:t>
                      </w:r>
                      <w:proofErr w:type="spellStart"/>
                      <w:r w:rsidRPr="00B24A66">
                        <w:rPr>
                          <w:bCs/>
                          <w:i/>
                        </w:rPr>
                        <w:t>Variovorax</w:t>
                      </w:r>
                      <w:proofErr w:type="spellEnd"/>
                      <w:r w:rsidRPr="00B24A66">
                        <w:rPr>
                          <w:bCs/>
                          <w:i/>
                        </w:rPr>
                        <w:t>,</w:t>
                      </w:r>
                      <w:r w:rsidRPr="00B24A66">
                        <w:rPr>
                          <w:bCs/>
                        </w:rPr>
                        <w:t xml:space="preserve"> and significant decreases in the log2 median ratios of order</w:t>
                      </w:r>
                      <w:r w:rsidRPr="00B24A66">
                        <w:rPr>
                          <w:bCs/>
                          <w:i/>
                        </w:rPr>
                        <w:t xml:space="preserve"> </w:t>
                      </w:r>
                      <w:proofErr w:type="spellStart"/>
                      <w:r w:rsidRPr="00B24A66">
                        <w:rPr>
                          <w:bCs/>
                          <w:i/>
                        </w:rPr>
                        <w:t>Bacteroidia</w:t>
                      </w:r>
                      <w:proofErr w:type="spellEnd"/>
                      <w:r w:rsidRPr="00B24A66">
                        <w:rPr>
                          <w:bCs/>
                          <w:i/>
                        </w:rPr>
                        <w:t xml:space="preserve"> </w:t>
                      </w:r>
                      <w:r w:rsidRPr="00B24A66">
                        <w:rPr>
                          <w:bCs/>
                        </w:rPr>
                        <w:t>and class</w:t>
                      </w:r>
                      <w:r w:rsidRPr="00B24A66">
                        <w:rPr>
                          <w:bCs/>
                          <w:i/>
                        </w:rPr>
                        <w:t xml:space="preserve"> </w:t>
                      </w:r>
                      <w:proofErr w:type="spellStart"/>
                      <w:r w:rsidRPr="00B24A66">
                        <w:rPr>
                          <w:bCs/>
                          <w:i/>
                        </w:rPr>
                        <w:t>Bacteroidales</w:t>
                      </w:r>
                      <w:proofErr w:type="spellEnd"/>
                      <w:r w:rsidRPr="00B24A66">
                        <w:rPr>
                          <w:bCs/>
                          <w:i/>
                        </w:rPr>
                        <w:t>.</w:t>
                      </w:r>
                    </w:p>
                  </w:txbxContent>
                </v:textbox>
                <w10:wrap type="topAndBottom" anchorx="margin"/>
              </v:rect>
            </w:pict>
          </mc:Fallback>
        </mc:AlternateContent>
      </w:r>
      <w:r w:rsidRPr="007E698C">
        <w:rPr>
          <w:rFonts w:cstheme="minorHAnsi"/>
          <w:b/>
          <w:bCs/>
        </w:rPr>
        <w:br w:type="page"/>
      </w:r>
    </w:p>
    <w:p w14:paraId="28A92BC0" w14:textId="77777777" w:rsidR="00A84D9E" w:rsidRPr="007E698C" w:rsidRDefault="00A84D9E" w:rsidP="00CF6FE8">
      <w:pPr>
        <w:pStyle w:val="Caption"/>
      </w:pPr>
      <w:bookmarkStart w:id="287" w:name="_Ref79071440"/>
      <w:r w:rsidRPr="007E698C">
        <w:lastRenderedPageBreak/>
        <w:t xml:space="preserve">Table </w:t>
      </w:r>
      <w:r w:rsidRPr="007E698C">
        <w:fldChar w:fldCharType="begin"/>
      </w:r>
      <w:r w:rsidRPr="007E698C">
        <w:instrText>SEQ Table \* ARABIC</w:instrText>
      </w:r>
      <w:r w:rsidRPr="007E698C">
        <w:fldChar w:fldCharType="separate"/>
      </w:r>
      <w:r w:rsidRPr="007E698C">
        <w:rPr>
          <w:noProof/>
        </w:rPr>
        <w:t>6</w:t>
      </w:r>
      <w:r w:rsidRPr="007E698C">
        <w:fldChar w:fldCharType="end"/>
      </w:r>
      <w:r w:rsidRPr="007E698C">
        <w:t xml:space="preserve">. Log2 Median Ratio Counts of Taxa Associated with COVID-19 Mortality when Comparing Deceased (n=10) versus Survived (n=15). </w:t>
      </w:r>
      <w:r w:rsidRPr="007E698C">
        <w:rPr>
          <w:bCs/>
        </w:rPr>
        <w:t xml:space="preserve">Comparisons were conducted using Wilcoxon rank sum test and adjusted for multiple test comparisons using the </w:t>
      </w:r>
      <w:proofErr w:type="spellStart"/>
      <w:r w:rsidRPr="007E698C">
        <w:rPr>
          <w:bCs/>
        </w:rPr>
        <w:t>Benjamini</w:t>
      </w:r>
      <w:proofErr w:type="spellEnd"/>
      <w:r w:rsidRPr="007E698C">
        <w:rPr>
          <w:bCs/>
        </w:rPr>
        <w:t xml:space="preserve"> Hochberg correction method</w:t>
      </w:r>
      <w:bookmarkEnd w:id="287"/>
      <w:r w:rsidRPr="007E698C">
        <w:rPr>
          <w:bCs/>
        </w:rPr>
        <w:t>.</w:t>
      </w:r>
    </w:p>
    <w:p w14:paraId="530670E2" w14:textId="77777777" w:rsidR="00A84D9E" w:rsidRPr="007E698C" w:rsidRDefault="00A84D9E" w:rsidP="00CF6FE8">
      <w:pPr>
        <w:pStyle w:val="Caption"/>
      </w:pPr>
    </w:p>
    <w:tbl>
      <w:tblPr>
        <w:tblpPr w:leftFromText="180" w:rightFromText="180" w:vertAnchor="page" w:horzAnchor="margin" w:tblpXSpec="center" w:tblpY="3372"/>
        <w:tblW w:w="4471" w:type="pct"/>
        <w:tblLayout w:type="fixed"/>
        <w:tblCellMar>
          <w:top w:w="14" w:type="dxa"/>
          <w:left w:w="14" w:type="dxa"/>
          <w:right w:w="14" w:type="dxa"/>
        </w:tblCellMar>
        <w:tblLook w:val="0600" w:firstRow="0" w:lastRow="0" w:firstColumn="0" w:lastColumn="0" w:noHBand="1" w:noVBand="1"/>
      </w:tblPr>
      <w:tblGrid>
        <w:gridCol w:w="1799"/>
        <w:gridCol w:w="1170"/>
        <w:gridCol w:w="1080"/>
        <w:gridCol w:w="1152"/>
        <w:gridCol w:w="1099"/>
        <w:gridCol w:w="2070"/>
      </w:tblGrid>
      <w:tr w:rsidR="003F1287" w:rsidRPr="007E698C" w14:paraId="3B0E3B4C" w14:textId="77777777" w:rsidTr="003F1287">
        <w:trPr>
          <w:trHeight w:val="20"/>
        </w:trPr>
        <w:tc>
          <w:tcPr>
            <w:tcW w:w="1799" w:type="dxa"/>
            <w:tcBorders>
              <w:bottom w:val="single" w:sz="4" w:space="0" w:color="000000"/>
            </w:tcBorders>
            <w:shd w:val="clear" w:color="auto" w:fill="auto"/>
            <w:vAlign w:val="center"/>
          </w:tcPr>
          <w:p w14:paraId="06AD84C2" w14:textId="77777777" w:rsidR="00A84D9E" w:rsidRPr="007E698C" w:rsidRDefault="00A84D9E" w:rsidP="00A84D9E">
            <w:pPr>
              <w:widowControl w:val="0"/>
              <w:spacing w:after="120" w:line="240" w:lineRule="auto"/>
              <w:jc w:val="center"/>
              <w:rPr>
                <w:rFonts w:cstheme="minorHAnsi"/>
              </w:rPr>
            </w:pPr>
            <w:r w:rsidRPr="007E698C">
              <w:rPr>
                <w:rFonts w:cstheme="minorHAnsi"/>
              </w:rPr>
              <w:t>log</w:t>
            </w:r>
            <w:r w:rsidRPr="007E698C">
              <w:rPr>
                <w:rFonts w:cstheme="minorHAnsi"/>
                <w:vertAlign w:val="subscript"/>
              </w:rPr>
              <w:t xml:space="preserve">2 </w:t>
            </w:r>
            <w:r w:rsidRPr="007E698C">
              <w:rPr>
                <w:rFonts w:cstheme="minorHAnsi"/>
              </w:rPr>
              <w:t>median ratio</w:t>
            </w:r>
          </w:p>
        </w:tc>
        <w:tc>
          <w:tcPr>
            <w:tcW w:w="1170" w:type="dxa"/>
            <w:tcBorders>
              <w:bottom w:val="single" w:sz="4" w:space="0" w:color="000000"/>
            </w:tcBorders>
            <w:shd w:val="clear" w:color="auto" w:fill="auto"/>
            <w:vAlign w:val="center"/>
          </w:tcPr>
          <w:p w14:paraId="49CABEAC" w14:textId="77777777" w:rsidR="00A84D9E" w:rsidRPr="007E698C" w:rsidRDefault="00A84D9E" w:rsidP="00A84D9E">
            <w:pPr>
              <w:widowControl w:val="0"/>
              <w:spacing w:after="120" w:line="240" w:lineRule="auto"/>
              <w:jc w:val="center"/>
              <w:rPr>
                <w:rFonts w:cstheme="minorHAnsi"/>
              </w:rPr>
            </w:pPr>
            <w:r w:rsidRPr="007E698C">
              <w:rPr>
                <w:rFonts w:cstheme="minorHAnsi"/>
              </w:rPr>
              <w:t>Median diff</w:t>
            </w:r>
          </w:p>
        </w:tc>
        <w:tc>
          <w:tcPr>
            <w:tcW w:w="1080" w:type="dxa"/>
            <w:tcBorders>
              <w:bottom w:val="single" w:sz="4" w:space="0" w:color="000000"/>
            </w:tcBorders>
            <w:shd w:val="clear" w:color="auto" w:fill="auto"/>
            <w:vAlign w:val="center"/>
          </w:tcPr>
          <w:p w14:paraId="0201AF2B" w14:textId="77777777" w:rsidR="00A84D9E" w:rsidRPr="007E698C" w:rsidRDefault="00A84D9E" w:rsidP="00A84D9E">
            <w:pPr>
              <w:widowControl w:val="0"/>
              <w:spacing w:after="120" w:line="240" w:lineRule="auto"/>
              <w:jc w:val="center"/>
              <w:rPr>
                <w:rFonts w:cstheme="minorHAnsi"/>
              </w:rPr>
            </w:pPr>
            <w:r w:rsidRPr="007E698C">
              <w:rPr>
                <w:rFonts w:cstheme="minorHAnsi"/>
              </w:rPr>
              <w:t>Mean diff</w:t>
            </w:r>
          </w:p>
        </w:tc>
        <w:tc>
          <w:tcPr>
            <w:tcW w:w="1152" w:type="dxa"/>
            <w:tcBorders>
              <w:bottom w:val="single" w:sz="4" w:space="0" w:color="000000"/>
            </w:tcBorders>
            <w:shd w:val="clear" w:color="auto" w:fill="auto"/>
            <w:vAlign w:val="center"/>
          </w:tcPr>
          <w:p w14:paraId="15A9C091" w14:textId="77777777" w:rsidR="00A84D9E" w:rsidRPr="007E698C" w:rsidRDefault="00A84D9E" w:rsidP="00A84D9E">
            <w:pPr>
              <w:widowControl w:val="0"/>
              <w:spacing w:after="120" w:line="240" w:lineRule="auto"/>
              <w:jc w:val="center"/>
              <w:rPr>
                <w:rFonts w:cstheme="minorHAnsi"/>
              </w:rPr>
            </w:pPr>
            <w:r w:rsidRPr="007E698C">
              <w:rPr>
                <w:rFonts w:cstheme="minorHAnsi"/>
              </w:rPr>
              <w:t>p value</w:t>
            </w:r>
          </w:p>
        </w:tc>
        <w:tc>
          <w:tcPr>
            <w:tcW w:w="1099" w:type="dxa"/>
            <w:tcBorders>
              <w:bottom w:val="single" w:sz="4" w:space="0" w:color="000000"/>
            </w:tcBorders>
            <w:shd w:val="clear" w:color="auto" w:fill="auto"/>
            <w:vAlign w:val="center"/>
          </w:tcPr>
          <w:p w14:paraId="2C4D3A25" w14:textId="77777777" w:rsidR="00A84D9E" w:rsidRPr="007E698C" w:rsidRDefault="00A84D9E" w:rsidP="00A84D9E">
            <w:pPr>
              <w:widowControl w:val="0"/>
              <w:spacing w:after="120" w:line="240" w:lineRule="auto"/>
              <w:jc w:val="center"/>
              <w:rPr>
                <w:rFonts w:cstheme="minorHAnsi"/>
              </w:rPr>
            </w:pPr>
            <w:r w:rsidRPr="007E698C">
              <w:rPr>
                <w:rFonts w:cstheme="minorHAnsi"/>
              </w:rPr>
              <w:t>q value</w:t>
            </w:r>
          </w:p>
        </w:tc>
        <w:tc>
          <w:tcPr>
            <w:tcW w:w="2070" w:type="dxa"/>
            <w:tcBorders>
              <w:bottom w:val="single" w:sz="4" w:space="0" w:color="000000"/>
            </w:tcBorders>
            <w:shd w:val="clear" w:color="auto" w:fill="auto"/>
            <w:vAlign w:val="center"/>
          </w:tcPr>
          <w:p w14:paraId="29BC6227" w14:textId="77777777" w:rsidR="00A84D9E" w:rsidRPr="007E698C" w:rsidRDefault="00A84D9E" w:rsidP="00A84D9E">
            <w:pPr>
              <w:widowControl w:val="0"/>
              <w:spacing w:after="120" w:line="240" w:lineRule="auto"/>
              <w:jc w:val="center"/>
              <w:rPr>
                <w:rFonts w:cstheme="minorHAnsi"/>
              </w:rPr>
            </w:pPr>
            <w:r w:rsidRPr="007E698C">
              <w:rPr>
                <w:rFonts w:cstheme="minorHAnsi"/>
              </w:rPr>
              <w:t>Taxonomy</w:t>
            </w:r>
          </w:p>
        </w:tc>
      </w:tr>
      <w:tr w:rsidR="00A84D9E" w:rsidRPr="007E698C" w14:paraId="0F35CCED" w14:textId="77777777" w:rsidTr="003F1287">
        <w:trPr>
          <w:trHeight w:val="20"/>
        </w:trPr>
        <w:tc>
          <w:tcPr>
            <w:tcW w:w="1799" w:type="dxa"/>
            <w:tcBorders>
              <w:top w:val="single" w:sz="4" w:space="0" w:color="000000"/>
            </w:tcBorders>
            <w:shd w:val="clear" w:color="auto" w:fill="F2F2F2" w:themeFill="background1" w:themeFillShade="F2"/>
            <w:tcMar>
              <w:top w:w="15" w:type="dxa"/>
              <w:left w:w="15" w:type="dxa"/>
              <w:right w:w="15" w:type="dxa"/>
            </w:tcMar>
            <w:vAlign w:val="center"/>
          </w:tcPr>
          <w:p w14:paraId="2C05B73D" w14:textId="77777777" w:rsidR="00A84D9E" w:rsidRPr="007E698C" w:rsidRDefault="00A84D9E" w:rsidP="00A84D9E">
            <w:pPr>
              <w:widowControl w:val="0"/>
              <w:spacing w:after="120" w:line="240" w:lineRule="auto"/>
              <w:jc w:val="center"/>
              <w:rPr>
                <w:rFonts w:cstheme="minorHAnsi"/>
              </w:rPr>
            </w:pPr>
            <w:r w:rsidRPr="007E698C">
              <w:rPr>
                <w:rFonts w:cstheme="minorHAnsi"/>
              </w:rPr>
              <w:t>2.25</w:t>
            </w:r>
          </w:p>
        </w:tc>
        <w:tc>
          <w:tcPr>
            <w:tcW w:w="1170" w:type="dxa"/>
            <w:tcBorders>
              <w:top w:val="single" w:sz="4" w:space="0" w:color="000000"/>
            </w:tcBorders>
            <w:shd w:val="clear" w:color="auto" w:fill="F2F2F2" w:themeFill="background1" w:themeFillShade="F2"/>
            <w:tcMar>
              <w:top w:w="15" w:type="dxa"/>
              <w:left w:w="15" w:type="dxa"/>
              <w:right w:w="15" w:type="dxa"/>
            </w:tcMar>
            <w:vAlign w:val="center"/>
          </w:tcPr>
          <w:p w14:paraId="725376D3" w14:textId="77777777" w:rsidR="00A84D9E" w:rsidRPr="007E698C" w:rsidRDefault="00A84D9E" w:rsidP="00A84D9E">
            <w:pPr>
              <w:widowControl w:val="0"/>
              <w:spacing w:after="120" w:line="240" w:lineRule="auto"/>
              <w:jc w:val="center"/>
              <w:rPr>
                <w:rFonts w:cstheme="minorHAnsi"/>
              </w:rPr>
            </w:pPr>
            <w:r w:rsidRPr="007E698C">
              <w:rPr>
                <w:rFonts w:cstheme="minorHAnsi"/>
              </w:rPr>
              <w:t>0.361</w:t>
            </w:r>
          </w:p>
        </w:tc>
        <w:tc>
          <w:tcPr>
            <w:tcW w:w="1080" w:type="dxa"/>
            <w:tcBorders>
              <w:top w:val="single" w:sz="4" w:space="0" w:color="000000"/>
            </w:tcBorders>
            <w:shd w:val="clear" w:color="auto" w:fill="F2F2F2" w:themeFill="background1" w:themeFillShade="F2"/>
            <w:tcMar>
              <w:top w:w="15" w:type="dxa"/>
              <w:left w:w="15" w:type="dxa"/>
              <w:right w:w="15" w:type="dxa"/>
            </w:tcMar>
            <w:vAlign w:val="center"/>
          </w:tcPr>
          <w:p w14:paraId="07026A6D" w14:textId="77777777" w:rsidR="00A84D9E" w:rsidRPr="007E698C" w:rsidRDefault="00A84D9E" w:rsidP="00A84D9E">
            <w:pPr>
              <w:widowControl w:val="0"/>
              <w:spacing w:after="120" w:line="240" w:lineRule="auto"/>
              <w:jc w:val="center"/>
              <w:rPr>
                <w:rFonts w:cstheme="minorHAnsi"/>
              </w:rPr>
            </w:pPr>
            <w:r w:rsidRPr="007E698C">
              <w:rPr>
                <w:rFonts w:cstheme="minorHAnsi"/>
              </w:rPr>
              <w:t>0.371</w:t>
            </w:r>
          </w:p>
        </w:tc>
        <w:tc>
          <w:tcPr>
            <w:tcW w:w="1152" w:type="dxa"/>
            <w:tcBorders>
              <w:top w:val="single" w:sz="4" w:space="0" w:color="000000"/>
            </w:tcBorders>
            <w:shd w:val="clear" w:color="auto" w:fill="F2F2F2" w:themeFill="background1" w:themeFillShade="F2"/>
            <w:tcMar>
              <w:top w:w="15" w:type="dxa"/>
              <w:left w:w="15" w:type="dxa"/>
              <w:right w:w="15" w:type="dxa"/>
            </w:tcMar>
            <w:vAlign w:val="center"/>
          </w:tcPr>
          <w:p w14:paraId="02B98F20" w14:textId="77777777" w:rsidR="00A84D9E" w:rsidRPr="007E698C" w:rsidRDefault="00A84D9E" w:rsidP="00A84D9E">
            <w:pPr>
              <w:widowControl w:val="0"/>
              <w:spacing w:after="120" w:line="240" w:lineRule="auto"/>
              <w:jc w:val="center"/>
              <w:rPr>
                <w:rFonts w:cstheme="minorHAnsi"/>
              </w:rPr>
            </w:pPr>
            <w:r w:rsidRPr="007E698C">
              <w:rPr>
                <w:rFonts w:cstheme="minorHAnsi"/>
              </w:rPr>
              <w:t>0.00017</w:t>
            </w:r>
          </w:p>
        </w:tc>
        <w:tc>
          <w:tcPr>
            <w:tcW w:w="1099" w:type="dxa"/>
            <w:tcBorders>
              <w:top w:val="single" w:sz="4" w:space="0" w:color="000000"/>
            </w:tcBorders>
            <w:shd w:val="clear" w:color="auto" w:fill="F2F2F2" w:themeFill="background1" w:themeFillShade="F2"/>
            <w:tcMar>
              <w:top w:w="15" w:type="dxa"/>
              <w:left w:w="15" w:type="dxa"/>
              <w:right w:w="15" w:type="dxa"/>
            </w:tcMar>
            <w:vAlign w:val="center"/>
          </w:tcPr>
          <w:p w14:paraId="23B46298" w14:textId="77777777" w:rsidR="00A84D9E" w:rsidRPr="007E698C" w:rsidRDefault="00A84D9E" w:rsidP="00A84D9E">
            <w:pPr>
              <w:widowControl w:val="0"/>
              <w:spacing w:after="120" w:line="240" w:lineRule="auto"/>
              <w:jc w:val="center"/>
              <w:rPr>
                <w:rFonts w:cstheme="minorHAnsi"/>
              </w:rPr>
            </w:pPr>
            <w:r w:rsidRPr="007E698C">
              <w:rPr>
                <w:rFonts w:cstheme="minorHAnsi"/>
              </w:rPr>
              <w:t>0.00691</w:t>
            </w:r>
          </w:p>
        </w:tc>
        <w:tc>
          <w:tcPr>
            <w:tcW w:w="2070" w:type="dxa"/>
            <w:tcBorders>
              <w:top w:val="single" w:sz="4" w:space="0" w:color="000000"/>
            </w:tcBorders>
            <w:shd w:val="clear" w:color="auto" w:fill="F2F2F2" w:themeFill="background1" w:themeFillShade="F2"/>
            <w:tcMar>
              <w:top w:w="15" w:type="dxa"/>
              <w:left w:w="15" w:type="dxa"/>
              <w:right w:w="15" w:type="dxa"/>
            </w:tcMar>
            <w:vAlign w:val="center"/>
          </w:tcPr>
          <w:p w14:paraId="5A371BE4" w14:textId="77777777" w:rsidR="00A84D9E" w:rsidRPr="007E698C" w:rsidRDefault="00A84D9E" w:rsidP="00A84D9E">
            <w:pPr>
              <w:widowControl w:val="0"/>
              <w:spacing w:after="120" w:line="240" w:lineRule="auto"/>
              <w:jc w:val="center"/>
              <w:rPr>
                <w:rFonts w:cstheme="minorHAnsi"/>
              </w:rPr>
            </w:pPr>
            <w:proofErr w:type="spellStart"/>
            <w:r w:rsidRPr="007E698C">
              <w:rPr>
                <w:rFonts w:cstheme="minorHAnsi"/>
                <w:i/>
                <w:iCs/>
              </w:rPr>
              <w:t>Comamonadaceae</w:t>
            </w:r>
            <w:proofErr w:type="spellEnd"/>
          </w:p>
        </w:tc>
      </w:tr>
      <w:tr w:rsidR="003F1287" w:rsidRPr="007E698C" w14:paraId="407C5415" w14:textId="77777777" w:rsidTr="003F1287">
        <w:trPr>
          <w:trHeight w:val="20"/>
        </w:trPr>
        <w:tc>
          <w:tcPr>
            <w:tcW w:w="1799" w:type="dxa"/>
            <w:shd w:val="clear" w:color="auto" w:fill="auto"/>
            <w:tcMar>
              <w:top w:w="15" w:type="dxa"/>
              <w:left w:w="15" w:type="dxa"/>
              <w:right w:w="15" w:type="dxa"/>
            </w:tcMar>
            <w:vAlign w:val="center"/>
          </w:tcPr>
          <w:p w14:paraId="1E03646F" w14:textId="77777777" w:rsidR="00A84D9E" w:rsidRPr="007E698C" w:rsidRDefault="00A84D9E" w:rsidP="00A84D9E">
            <w:pPr>
              <w:widowControl w:val="0"/>
              <w:spacing w:after="120" w:line="240" w:lineRule="auto"/>
              <w:jc w:val="center"/>
              <w:rPr>
                <w:rFonts w:cstheme="minorHAnsi"/>
              </w:rPr>
            </w:pPr>
            <w:r w:rsidRPr="007E698C">
              <w:rPr>
                <w:rFonts w:cstheme="minorHAnsi"/>
              </w:rPr>
              <w:t>5.21</w:t>
            </w:r>
          </w:p>
        </w:tc>
        <w:tc>
          <w:tcPr>
            <w:tcW w:w="1170" w:type="dxa"/>
            <w:shd w:val="clear" w:color="auto" w:fill="auto"/>
            <w:tcMar>
              <w:top w:w="15" w:type="dxa"/>
              <w:left w:w="15" w:type="dxa"/>
              <w:right w:w="15" w:type="dxa"/>
            </w:tcMar>
            <w:vAlign w:val="center"/>
          </w:tcPr>
          <w:p w14:paraId="0330C2FB" w14:textId="77777777" w:rsidR="00A84D9E" w:rsidRPr="007E698C" w:rsidRDefault="00A84D9E" w:rsidP="00A84D9E">
            <w:pPr>
              <w:widowControl w:val="0"/>
              <w:spacing w:after="120" w:line="240" w:lineRule="auto"/>
              <w:jc w:val="center"/>
              <w:rPr>
                <w:rFonts w:cstheme="minorHAnsi"/>
              </w:rPr>
            </w:pPr>
            <w:r w:rsidRPr="007E698C">
              <w:rPr>
                <w:rFonts w:cstheme="minorHAnsi"/>
              </w:rPr>
              <w:t>0.405</w:t>
            </w:r>
          </w:p>
        </w:tc>
        <w:tc>
          <w:tcPr>
            <w:tcW w:w="1080" w:type="dxa"/>
            <w:shd w:val="clear" w:color="auto" w:fill="auto"/>
            <w:tcMar>
              <w:top w:w="15" w:type="dxa"/>
              <w:left w:w="15" w:type="dxa"/>
              <w:right w:w="15" w:type="dxa"/>
            </w:tcMar>
            <w:vAlign w:val="center"/>
          </w:tcPr>
          <w:p w14:paraId="00B4C3B2" w14:textId="77777777" w:rsidR="00A84D9E" w:rsidRPr="007E698C" w:rsidRDefault="00A84D9E" w:rsidP="00A84D9E">
            <w:pPr>
              <w:widowControl w:val="0"/>
              <w:spacing w:after="120" w:line="240" w:lineRule="auto"/>
              <w:jc w:val="center"/>
              <w:rPr>
                <w:rFonts w:cstheme="minorHAnsi"/>
              </w:rPr>
            </w:pPr>
            <w:r w:rsidRPr="007E698C">
              <w:rPr>
                <w:rFonts w:cstheme="minorHAnsi"/>
              </w:rPr>
              <w:t>0.377</w:t>
            </w:r>
          </w:p>
        </w:tc>
        <w:tc>
          <w:tcPr>
            <w:tcW w:w="1152" w:type="dxa"/>
            <w:shd w:val="clear" w:color="auto" w:fill="auto"/>
            <w:tcMar>
              <w:top w:w="15" w:type="dxa"/>
              <w:left w:w="15" w:type="dxa"/>
              <w:right w:w="15" w:type="dxa"/>
            </w:tcMar>
            <w:vAlign w:val="center"/>
          </w:tcPr>
          <w:p w14:paraId="31C43319" w14:textId="77777777" w:rsidR="00A84D9E" w:rsidRPr="007E698C" w:rsidRDefault="00A84D9E" w:rsidP="00A84D9E">
            <w:pPr>
              <w:widowControl w:val="0"/>
              <w:spacing w:after="120" w:line="240" w:lineRule="auto"/>
              <w:jc w:val="center"/>
              <w:rPr>
                <w:rFonts w:cstheme="minorHAnsi"/>
              </w:rPr>
            </w:pPr>
            <w:r w:rsidRPr="007E698C">
              <w:rPr>
                <w:rFonts w:cstheme="minorHAnsi"/>
              </w:rPr>
              <w:t>0.00017</w:t>
            </w:r>
          </w:p>
        </w:tc>
        <w:tc>
          <w:tcPr>
            <w:tcW w:w="1099" w:type="dxa"/>
            <w:shd w:val="clear" w:color="auto" w:fill="auto"/>
            <w:tcMar>
              <w:top w:w="15" w:type="dxa"/>
              <w:left w:w="15" w:type="dxa"/>
              <w:right w:w="15" w:type="dxa"/>
            </w:tcMar>
            <w:vAlign w:val="center"/>
          </w:tcPr>
          <w:p w14:paraId="4EE90FBB" w14:textId="77777777" w:rsidR="00A84D9E" w:rsidRPr="007E698C" w:rsidRDefault="00A84D9E" w:rsidP="00A84D9E">
            <w:pPr>
              <w:widowControl w:val="0"/>
              <w:spacing w:after="120" w:line="240" w:lineRule="auto"/>
              <w:jc w:val="center"/>
              <w:rPr>
                <w:rFonts w:cstheme="minorHAnsi"/>
              </w:rPr>
            </w:pPr>
            <w:r w:rsidRPr="007E698C">
              <w:rPr>
                <w:rFonts w:cstheme="minorHAnsi"/>
              </w:rPr>
              <w:t>0.00691</w:t>
            </w:r>
          </w:p>
        </w:tc>
        <w:tc>
          <w:tcPr>
            <w:tcW w:w="2070" w:type="dxa"/>
            <w:shd w:val="clear" w:color="auto" w:fill="auto"/>
            <w:tcMar>
              <w:top w:w="15" w:type="dxa"/>
              <w:left w:w="15" w:type="dxa"/>
              <w:right w:w="15" w:type="dxa"/>
            </w:tcMar>
            <w:vAlign w:val="center"/>
          </w:tcPr>
          <w:p w14:paraId="5E0D54D5" w14:textId="77777777" w:rsidR="00A84D9E" w:rsidRPr="007E698C" w:rsidRDefault="00A84D9E" w:rsidP="00A84D9E">
            <w:pPr>
              <w:widowControl w:val="0"/>
              <w:spacing w:after="120" w:line="240" w:lineRule="auto"/>
              <w:jc w:val="center"/>
              <w:rPr>
                <w:rFonts w:cstheme="minorHAnsi"/>
              </w:rPr>
            </w:pPr>
            <w:proofErr w:type="spellStart"/>
            <w:r w:rsidRPr="007E698C">
              <w:rPr>
                <w:rFonts w:cstheme="minorHAnsi"/>
                <w:i/>
                <w:iCs/>
              </w:rPr>
              <w:t>Variovorax</w:t>
            </w:r>
            <w:proofErr w:type="spellEnd"/>
          </w:p>
        </w:tc>
      </w:tr>
      <w:tr w:rsidR="00A84D9E" w:rsidRPr="007E698C" w14:paraId="23DD1797" w14:textId="77777777" w:rsidTr="003F1287">
        <w:trPr>
          <w:trHeight w:val="20"/>
        </w:trPr>
        <w:tc>
          <w:tcPr>
            <w:tcW w:w="1799" w:type="dxa"/>
            <w:shd w:val="clear" w:color="auto" w:fill="F2F2F2" w:themeFill="background1" w:themeFillShade="F2"/>
            <w:tcMar>
              <w:top w:w="15" w:type="dxa"/>
              <w:left w:w="15" w:type="dxa"/>
              <w:right w:w="15" w:type="dxa"/>
            </w:tcMar>
            <w:vAlign w:val="center"/>
          </w:tcPr>
          <w:p w14:paraId="7CB28843" w14:textId="77777777" w:rsidR="00A84D9E" w:rsidRPr="007E698C" w:rsidRDefault="00A84D9E" w:rsidP="00A84D9E">
            <w:pPr>
              <w:widowControl w:val="0"/>
              <w:spacing w:after="120" w:line="240" w:lineRule="auto"/>
              <w:jc w:val="center"/>
              <w:rPr>
                <w:rFonts w:cstheme="minorHAnsi"/>
              </w:rPr>
            </w:pPr>
            <w:r w:rsidRPr="007E698C">
              <w:rPr>
                <w:rFonts w:cstheme="minorHAnsi"/>
              </w:rPr>
              <w:t>2.97</w:t>
            </w:r>
          </w:p>
        </w:tc>
        <w:tc>
          <w:tcPr>
            <w:tcW w:w="1170" w:type="dxa"/>
            <w:shd w:val="clear" w:color="auto" w:fill="F2F2F2" w:themeFill="background1" w:themeFillShade="F2"/>
            <w:tcMar>
              <w:top w:w="15" w:type="dxa"/>
              <w:left w:w="15" w:type="dxa"/>
              <w:right w:w="15" w:type="dxa"/>
            </w:tcMar>
            <w:vAlign w:val="center"/>
          </w:tcPr>
          <w:p w14:paraId="68225BFD"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080" w:type="dxa"/>
            <w:shd w:val="clear" w:color="auto" w:fill="F2F2F2" w:themeFill="background1" w:themeFillShade="F2"/>
            <w:tcMar>
              <w:top w:w="15" w:type="dxa"/>
              <w:left w:w="15" w:type="dxa"/>
              <w:right w:w="15" w:type="dxa"/>
            </w:tcMar>
            <w:vAlign w:val="center"/>
          </w:tcPr>
          <w:p w14:paraId="092FD740"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152" w:type="dxa"/>
            <w:shd w:val="clear" w:color="auto" w:fill="F2F2F2" w:themeFill="background1" w:themeFillShade="F2"/>
            <w:tcMar>
              <w:top w:w="15" w:type="dxa"/>
              <w:left w:w="15" w:type="dxa"/>
              <w:right w:w="15" w:type="dxa"/>
            </w:tcMar>
            <w:vAlign w:val="center"/>
          </w:tcPr>
          <w:p w14:paraId="0B6159AA" w14:textId="77777777" w:rsidR="00A84D9E" w:rsidRPr="007E698C" w:rsidRDefault="00A84D9E" w:rsidP="00A84D9E">
            <w:pPr>
              <w:widowControl w:val="0"/>
              <w:spacing w:after="120" w:line="240" w:lineRule="auto"/>
              <w:jc w:val="center"/>
              <w:rPr>
                <w:rFonts w:cstheme="minorHAnsi"/>
              </w:rPr>
            </w:pPr>
            <w:r w:rsidRPr="007E698C">
              <w:rPr>
                <w:rFonts w:cstheme="minorHAnsi"/>
              </w:rPr>
              <w:t>0.00353</w:t>
            </w:r>
          </w:p>
        </w:tc>
        <w:tc>
          <w:tcPr>
            <w:tcW w:w="1099" w:type="dxa"/>
            <w:shd w:val="clear" w:color="auto" w:fill="F2F2F2" w:themeFill="background1" w:themeFillShade="F2"/>
            <w:tcMar>
              <w:top w:w="15" w:type="dxa"/>
              <w:left w:w="15" w:type="dxa"/>
              <w:right w:w="15" w:type="dxa"/>
            </w:tcMar>
            <w:vAlign w:val="center"/>
          </w:tcPr>
          <w:p w14:paraId="30B99711" w14:textId="77777777" w:rsidR="00A84D9E" w:rsidRPr="007E698C" w:rsidRDefault="00A84D9E" w:rsidP="00A84D9E">
            <w:pPr>
              <w:widowControl w:val="0"/>
              <w:spacing w:after="120" w:line="240" w:lineRule="auto"/>
              <w:jc w:val="center"/>
              <w:rPr>
                <w:rFonts w:cstheme="minorHAnsi"/>
              </w:rPr>
            </w:pPr>
            <w:r w:rsidRPr="007E698C">
              <w:rPr>
                <w:rFonts w:cstheme="minorHAnsi"/>
              </w:rPr>
              <w:t>0.074</w:t>
            </w:r>
          </w:p>
        </w:tc>
        <w:tc>
          <w:tcPr>
            <w:tcW w:w="2070" w:type="dxa"/>
            <w:shd w:val="clear" w:color="auto" w:fill="F2F2F2" w:themeFill="background1" w:themeFillShade="F2"/>
            <w:tcMar>
              <w:top w:w="15" w:type="dxa"/>
              <w:left w:w="15" w:type="dxa"/>
              <w:right w:w="15" w:type="dxa"/>
            </w:tcMar>
            <w:vAlign w:val="center"/>
          </w:tcPr>
          <w:p w14:paraId="5AE52584" w14:textId="77777777" w:rsidR="00A84D9E" w:rsidRPr="007E698C" w:rsidRDefault="00A84D9E" w:rsidP="00A84D9E">
            <w:pPr>
              <w:widowControl w:val="0"/>
              <w:spacing w:after="120" w:line="240" w:lineRule="auto"/>
              <w:jc w:val="center"/>
              <w:rPr>
                <w:rFonts w:cstheme="minorHAnsi"/>
              </w:rPr>
            </w:pPr>
            <w:proofErr w:type="spellStart"/>
            <w:r w:rsidRPr="007E698C">
              <w:rPr>
                <w:rFonts w:cstheme="minorHAnsi"/>
                <w:i/>
                <w:iCs/>
              </w:rPr>
              <w:t>Vibrionales</w:t>
            </w:r>
            <w:proofErr w:type="spellEnd"/>
          </w:p>
        </w:tc>
      </w:tr>
      <w:tr w:rsidR="003F1287" w:rsidRPr="007E698C" w14:paraId="36EB6F82" w14:textId="77777777" w:rsidTr="003F1287">
        <w:trPr>
          <w:trHeight w:val="20"/>
        </w:trPr>
        <w:tc>
          <w:tcPr>
            <w:tcW w:w="1799" w:type="dxa"/>
            <w:shd w:val="clear" w:color="auto" w:fill="auto"/>
            <w:tcMar>
              <w:top w:w="15" w:type="dxa"/>
              <w:left w:w="15" w:type="dxa"/>
              <w:right w:w="15" w:type="dxa"/>
            </w:tcMar>
            <w:vAlign w:val="center"/>
          </w:tcPr>
          <w:p w14:paraId="73DEBF23" w14:textId="77777777" w:rsidR="00A84D9E" w:rsidRPr="007E698C" w:rsidRDefault="00A84D9E" w:rsidP="00A84D9E">
            <w:pPr>
              <w:widowControl w:val="0"/>
              <w:spacing w:after="120" w:line="240" w:lineRule="auto"/>
              <w:jc w:val="center"/>
              <w:rPr>
                <w:rFonts w:cstheme="minorHAnsi"/>
              </w:rPr>
            </w:pPr>
            <w:r w:rsidRPr="007E698C">
              <w:rPr>
                <w:rFonts w:cstheme="minorHAnsi"/>
              </w:rPr>
              <w:t>2.97</w:t>
            </w:r>
          </w:p>
        </w:tc>
        <w:tc>
          <w:tcPr>
            <w:tcW w:w="1170" w:type="dxa"/>
            <w:shd w:val="clear" w:color="auto" w:fill="auto"/>
            <w:tcMar>
              <w:top w:w="15" w:type="dxa"/>
              <w:left w:w="15" w:type="dxa"/>
              <w:right w:w="15" w:type="dxa"/>
            </w:tcMar>
            <w:vAlign w:val="center"/>
          </w:tcPr>
          <w:p w14:paraId="4357A643"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080" w:type="dxa"/>
            <w:shd w:val="clear" w:color="auto" w:fill="auto"/>
            <w:tcMar>
              <w:top w:w="15" w:type="dxa"/>
              <w:left w:w="15" w:type="dxa"/>
              <w:right w:w="15" w:type="dxa"/>
            </w:tcMar>
            <w:vAlign w:val="center"/>
          </w:tcPr>
          <w:p w14:paraId="14923E9F"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152" w:type="dxa"/>
            <w:shd w:val="clear" w:color="auto" w:fill="auto"/>
            <w:tcMar>
              <w:top w:w="15" w:type="dxa"/>
              <w:left w:w="15" w:type="dxa"/>
              <w:right w:w="15" w:type="dxa"/>
            </w:tcMar>
            <w:vAlign w:val="center"/>
          </w:tcPr>
          <w:p w14:paraId="49790AEA" w14:textId="77777777" w:rsidR="00A84D9E" w:rsidRPr="007E698C" w:rsidRDefault="00A84D9E" w:rsidP="00A84D9E">
            <w:pPr>
              <w:widowControl w:val="0"/>
              <w:spacing w:after="120" w:line="240" w:lineRule="auto"/>
              <w:jc w:val="center"/>
              <w:rPr>
                <w:rFonts w:cstheme="minorHAnsi"/>
              </w:rPr>
            </w:pPr>
            <w:r w:rsidRPr="007E698C">
              <w:rPr>
                <w:rFonts w:cstheme="minorHAnsi"/>
              </w:rPr>
              <w:t>0.00353</w:t>
            </w:r>
          </w:p>
        </w:tc>
        <w:tc>
          <w:tcPr>
            <w:tcW w:w="1099" w:type="dxa"/>
            <w:shd w:val="clear" w:color="auto" w:fill="auto"/>
            <w:tcMar>
              <w:top w:w="15" w:type="dxa"/>
              <w:left w:w="15" w:type="dxa"/>
              <w:right w:w="15" w:type="dxa"/>
            </w:tcMar>
            <w:vAlign w:val="center"/>
          </w:tcPr>
          <w:p w14:paraId="43A492D7" w14:textId="77777777" w:rsidR="00A84D9E" w:rsidRPr="007E698C" w:rsidRDefault="00A84D9E" w:rsidP="00A84D9E">
            <w:pPr>
              <w:widowControl w:val="0"/>
              <w:spacing w:after="120" w:line="240" w:lineRule="auto"/>
              <w:jc w:val="center"/>
              <w:rPr>
                <w:rFonts w:cstheme="minorHAnsi"/>
              </w:rPr>
            </w:pPr>
            <w:r w:rsidRPr="007E698C">
              <w:rPr>
                <w:rFonts w:cstheme="minorHAnsi"/>
              </w:rPr>
              <w:t>0.074</w:t>
            </w:r>
          </w:p>
        </w:tc>
        <w:tc>
          <w:tcPr>
            <w:tcW w:w="2070" w:type="dxa"/>
            <w:shd w:val="clear" w:color="auto" w:fill="auto"/>
            <w:tcMar>
              <w:top w:w="15" w:type="dxa"/>
              <w:left w:w="15" w:type="dxa"/>
              <w:right w:w="15" w:type="dxa"/>
            </w:tcMar>
            <w:vAlign w:val="center"/>
          </w:tcPr>
          <w:p w14:paraId="1BA22829" w14:textId="77777777" w:rsidR="00A84D9E" w:rsidRPr="007E698C" w:rsidRDefault="00A84D9E" w:rsidP="00A84D9E">
            <w:pPr>
              <w:widowControl w:val="0"/>
              <w:spacing w:after="120" w:line="240" w:lineRule="auto"/>
              <w:jc w:val="center"/>
              <w:rPr>
                <w:rFonts w:cstheme="minorHAnsi"/>
              </w:rPr>
            </w:pPr>
            <w:r w:rsidRPr="007E698C">
              <w:rPr>
                <w:rFonts w:cstheme="minorHAnsi"/>
                <w:i/>
                <w:iCs/>
              </w:rPr>
              <w:t>Vibrionaceae</w:t>
            </w:r>
          </w:p>
        </w:tc>
      </w:tr>
      <w:tr w:rsidR="00A84D9E" w:rsidRPr="007E698C" w14:paraId="3042E026" w14:textId="77777777" w:rsidTr="003F1287">
        <w:trPr>
          <w:trHeight w:val="20"/>
        </w:trPr>
        <w:tc>
          <w:tcPr>
            <w:tcW w:w="1799" w:type="dxa"/>
            <w:shd w:val="clear" w:color="auto" w:fill="F2F2F2" w:themeFill="background1" w:themeFillShade="F2"/>
            <w:tcMar>
              <w:top w:w="15" w:type="dxa"/>
              <w:left w:w="15" w:type="dxa"/>
              <w:right w:w="15" w:type="dxa"/>
            </w:tcMar>
            <w:vAlign w:val="center"/>
          </w:tcPr>
          <w:p w14:paraId="01219410" w14:textId="77777777" w:rsidR="00A84D9E" w:rsidRPr="007E698C" w:rsidRDefault="00A84D9E" w:rsidP="00A84D9E">
            <w:pPr>
              <w:widowControl w:val="0"/>
              <w:spacing w:after="120" w:line="240" w:lineRule="auto"/>
              <w:jc w:val="center"/>
              <w:rPr>
                <w:rFonts w:cstheme="minorHAnsi"/>
              </w:rPr>
            </w:pPr>
            <w:r w:rsidRPr="007E698C">
              <w:rPr>
                <w:rFonts w:cstheme="minorHAnsi"/>
              </w:rPr>
              <w:t>3.8</w:t>
            </w:r>
          </w:p>
        </w:tc>
        <w:tc>
          <w:tcPr>
            <w:tcW w:w="1170" w:type="dxa"/>
            <w:shd w:val="clear" w:color="auto" w:fill="F2F2F2" w:themeFill="background1" w:themeFillShade="F2"/>
            <w:tcMar>
              <w:top w:w="15" w:type="dxa"/>
              <w:left w:w="15" w:type="dxa"/>
              <w:right w:w="15" w:type="dxa"/>
            </w:tcMar>
            <w:vAlign w:val="center"/>
          </w:tcPr>
          <w:p w14:paraId="0039E862"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080" w:type="dxa"/>
            <w:shd w:val="clear" w:color="auto" w:fill="F2F2F2" w:themeFill="background1" w:themeFillShade="F2"/>
            <w:tcMar>
              <w:top w:w="15" w:type="dxa"/>
              <w:left w:w="15" w:type="dxa"/>
              <w:right w:w="15" w:type="dxa"/>
            </w:tcMar>
            <w:vAlign w:val="center"/>
          </w:tcPr>
          <w:p w14:paraId="48949E6A" w14:textId="77777777" w:rsidR="00A84D9E" w:rsidRPr="007E698C" w:rsidRDefault="00A84D9E" w:rsidP="00A84D9E">
            <w:pPr>
              <w:widowControl w:val="0"/>
              <w:spacing w:after="120" w:line="240" w:lineRule="auto"/>
              <w:jc w:val="center"/>
              <w:rPr>
                <w:rFonts w:cstheme="minorHAnsi"/>
              </w:rPr>
            </w:pPr>
            <w:r w:rsidRPr="007E698C">
              <w:rPr>
                <w:rFonts w:cstheme="minorHAnsi"/>
              </w:rPr>
              <w:t>0.00181</w:t>
            </w:r>
          </w:p>
        </w:tc>
        <w:tc>
          <w:tcPr>
            <w:tcW w:w="1152" w:type="dxa"/>
            <w:shd w:val="clear" w:color="auto" w:fill="F2F2F2" w:themeFill="background1" w:themeFillShade="F2"/>
            <w:tcMar>
              <w:top w:w="15" w:type="dxa"/>
              <w:left w:w="15" w:type="dxa"/>
              <w:right w:w="15" w:type="dxa"/>
            </w:tcMar>
            <w:vAlign w:val="center"/>
          </w:tcPr>
          <w:p w14:paraId="088E314C" w14:textId="77777777" w:rsidR="00A84D9E" w:rsidRPr="007E698C" w:rsidRDefault="00A84D9E" w:rsidP="00A84D9E">
            <w:pPr>
              <w:widowControl w:val="0"/>
              <w:spacing w:after="120" w:line="240" w:lineRule="auto"/>
              <w:jc w:val="center"/>
              <w:rPr>
                <w:rFonts w:cstheme="minorHAnsi"/>
              </w:rPr>
            </w:pPr>
            <w:r w:rsidRPr="007E698C">
              <w:rPr>
                <w:rFonts w:cstheme="minorHAnsi"/>
              </w:rPr>
              <w:t>0.00492</w:t>
            </w:r>
          </w:p>
        </w:tc>
        <w:tc>
          <w:tcPr>
            <w:tcW w:w="1099" w:type="dxa"/>
            <w:shd w:val="clear" w:color="auto" w:fill="F2F2F2" w:themeFill="background1" w:themeFillShade="F2"/>
            <w:tcMar>
              <w:top w:w="15" w:type="dxa"/>
              <w:left w:w="15" w:type="dxa"/>
              <w:right w:w="15" w:type="dxa"/>
            </w:tcMar>
            <w:vAlign w:val="center"/>
          </w:tcPr>
          <w:p w14:paraId="5205E416" w14:textId="77777777" w:rsidR="00A84D9E" w:rsidRPr="007E698C" w:rsidRDefault="00A84D9E" w:rsidP="00A84D9E">
            <w:pPr>
              <w:widowControl w:val="0"/>
              <w:spacing w:after="120" w:line="240" w:lineRule="auto"/>
              <w:jc w:val="center"/>
              <w:rPr>
                <w:rFonts w:cstheme="minorHAnsi"/>
              </w:rPr>
            </w:pPr>
            <w:r w:rsidRPr="007E698C">
              <w:rPr>
                <w:rFonts w:cstheme="minorHAnsi"/>
              </w:rPr>
              <w:t>0.0827</w:t>
            </w:r>
          </w:p>
        </w:tc>
        <w:tc>
          <w:tcPr>
            <w:tcW w:w="2070" w:type="dxa"/>
            <w:shd w:val="clear" w:color="auto" w:fill="F2F2F2" w:themeFill="background1" w:themeFillShade="F2"/>
            <w:tcMar>
              <w:top w:w="15" w:type="dxa"/>
              <w:left w:w="15" w:type="dxa"/>
              <w:right w:w="15" w:type="dxa"/>
            </w:tcMar>
            <w:vAlign w:val="center"/>
          </w:tcPr>
          <w:p w14:paraId="470BF1AA" w14:textId="77777777" w:rsidR="00A84D9E" w:rsidRPr="007E698C" w:rsidRDefault="00A84D9E" w:rsidP="00A84D9E">
            <w:pPr>
              <w:widowControl w:val="0"/>
              <w:spacing w:after="120" w:line="240" w:lineRule="auto"/>
              <w:jc w:val="center"/>
              <w:rPr>
                <w:rFonts w:cstheme="minorHAnsi"/>
              </w:rPr>
            </w:pPr>
            <w:r w:rsidRPr="007E698C">
              <w:rPr>
                <w:rFonts w:cstheme="minorHAnsi"/>
                <w:i/>
                <w:iCs/>
              </w:rPr>
              <w:t>Vibrio</w:t>
            </w:r>
          </w:p>
        </w:tc>
      </w:tr>
      <w:tr w:rsidR="003F1287" w:rsidRPr="007E698C" w14:paraId="7DDDC37D" w14:textId="77777777" w:rsidTr="003F1287">
        <w:trPr>
          <w:trHeight w:val="20"/>
        </w:trPr>
        <w:tc>
          <w:tcPr>
            <w:tcW w:w="1799" w:type="dxa"/>
            <w:shd w:val="clear" w:color="auto" w:fill="auto"/>
            <w:tcMar>
              <w:top w:w="15" w:type="dxa"/>
              <w:left w:w="15" w:type="dxa"/>
              <w:right w:w="15" w:type="dxa"/>
            </w:tcMar>
            <w:vAlign w:val="center"/>
          </w:tcPr>
          <w:p w14:paraId="109DE008" w14:textId="77777777" w:rsidR="00A84D9E" w:rsidRPr="007E698C" w:rsidRDefault="00A84D9E" w:rsidP="00A84D9E">
            <w:pPr>
              <w:widowControl w:val="0"/>
              <w:spacing w:after="120" w:line="240" w:lineRule="auto"/>
              <w:jc w:val="center"/>
              <w:rPr>
                <w:rFonts w:cstheme="minorHAnsi"/>
              </w:rPr>
            </w:pPr>
            <w:r w:rsidRPr="007E698C">
              <w:rPr>
                <w:rFonts w:cstheme="minorHAnsi"/>
              </w:rPr>
              <w:t>1.84</w:t>
            </w:r>
          </w:p>
        </w:tc>
        <w:tc>
          <w:tcPr>
            <w:tcW w:w="1170" w:type="dxa"/>
            <w:shd w:val="clear" w:color="auto" w:fill="auto"/>
            <w:tcMar>
              <w:top w:w="15" w:type="dxa"/>
              <w:left w:w="15" w:type="dxa"/>
              <w:right w:w="15" w:type="dxa"/>
            </w:tcMar>
            <w:vAlign w:val="center"/>
          </w:tcPr>
          <w:p w14:paraId="13A85EA9" w14:textId="77777777" w:rsidR="00A84D9E" w:rsidRPr="007E698C" w:rsidRDefault="00A84D9E" w:rsidP="00A84D9E">
            <w:pPr>
              <w:widowControl w:val="0"/>
              <w:spacing w:after="120" w:line="240" w:lineRule="auto"/>
              <w:jc w:val="center"/>
              <w:rPr>
                <w:rFonts w:cstheme="minorHAnsi"/>
              </w:rPr>
            </w:pPr>
            <w:r w:rsidRPr="007E698C">
              <w:rPr>
                <w:rFonts w:cstheme="minorHAnsi"/>
              </w:rPr>
              <w:t>0.0549</w:t>
            </w:r>
          </w:p>
        </w:tc>
        <w:tc>
          <w:tcPr>
            <w:tcW w:w="1080" w:type="dxa"/>
            <w:shd w:val="clear" w:color="auto" w:fill="auto"/>
            <w:tcMar>
              <w:top w:w="15" w:type="dxa"/>
              <w:left w:w="15" w:type="dxa"/>
              <w:right w:w="15" w:type="dxa"/>
            </w:tcMar>
            <w:vAlign w:val="center"/>
          </w:tcPr>
          <w:p w14:paraId="3D44455F" w14:textId="77777777" w:rsidR="00A84D9E" w:rsidRPr="007E698C" w:rsidRDefault="00A84D9E" w:rsidP="00A84D9E">
            <w:pPr>
              <w:widowControl w:val="0"/>
              <w:spacing w:after="120" w:line="240" w:lineRule="auto"/>
              <w:jc w:val="center"/>
              <w:rPr>
                <w:rFonts w:cstheme="minorHAnsi"/>
              </w:rPr>
            </w:pPr>
            <w:r w:rsidRPr="007E698C">
              <w:rPr>
                <w:rFonts w:cstheme="minorHAnsi"/>
              </w:rPr>
              <w:t>0.13</w:t>
            </w:r>
          </w:p>
        </w:tc>
        <w:tc>
          <w:tcPr>
            <w:tcW w:w="1152" w:type="dxa"/>
            <w:shd w:val="clear" w:color="auto" w:fill="auto"/>
            <w:tcMar>
              <w:top w:w="15" w:type="dxa"/>
              <w:left w:w="15" w:type="dxa"/>
              <w:right w:w="15" w:type="dxa"/>
            </w:tcMar>
            <w:vAlign w:val="center"/>
          </w:tcPr>
          <w:p w14:paraId="7F262E64" w14:textId="77777777" w:rsidR="00A84D9E" w:rsidRPr="007E698C" w:rsidRDefault="00A84D9E" w:rsidP="00A84D9E">
            <w:pPr>
              <w:widowControl w:val="0"/>
              <w:spacing w:after="120" w:line="240" w:lineRule="auto"/>
              <w:jc w:val="center"/>
              <w:rPr>
                <w:rFonts w:cstheme="minorHAnsi"/>
              </w:rPr>
            </w:pPr>
            <w:r w:rsidRPr="007E698C">
              <w:rPr>
                <w:rFonts w:cstheme="minorHAnsi"/>
              </w:rPr>
              <w:t>0.0137</w:t>
            </w:r>
          </w:p>
        </w:tc>
        <w:tc>
          <w:tcPr>
            <w:tcW w:w="1099" w:type="dxa"/>
            <w:shd w:val="clear" w:color="auto" w:fill="auto"/>
            <w:tcMar>
              <w:top w:w="15" w:type="dxa"/>
              <w:left w:w="15" w:type="dxa"/>
              <w:right w:w="15" w:type="dxa"/>
            </w:tcMar>
            <w:vAlign w:val="center"/>
          </w:tcPr>
          <w:p w14:paraId="76CEAD35" w14:textId="77777777" w:rsidR="00A84D9E" w:rsidRPr="007E698C" w:rsidRDefault="00A84D9E" w:rsidP="00A84D9E">
            <w:pPr>
              <w:widowControl w:val="0"/>
              <w:spacing w:after="120" w:line="240" w:lineRule="auto"/>
              <w:jc w:val="center"/>
              <w:rPr>
                <w:rFonts w:cstheme="minorHAnsi"/>
              </w:rPr>
            </w:pPr>
            <w:r w:rsidRPr="007E698C">
              <w:rPr>
                <w:rFonts w:cstheme="minorHAnsi"/>
              </w:rPr>
              <w:t>0.124</w:t>
            </w:r>
          </w:p>
        </w:tc>
        <w:tc>
          <w:tcPr>
            <w:tcW w:w="2070" w:type="dxa"/>
            <w:shd w:val="clear" w:color="auto" w:fill="auto"/>
            <w:tcMar>
              <w:top w:w="15" w:type="dxa"/>
              <w:left w:w="15" w:type="dxa"/>
              <w:right w:w="15" w:type="dxa"/>
            </w:tcMar>
            <w:vAlign w:val="center"/>
          </w:tcPr>
          <w:p w14:paraId="71D7C642" w14:textId="77777777" w:rsidR="00A84D9E" w:rsidRPr="007E698C" w:rsidRDefault="00A84D9E" w:rsidP="00A84D9E">
            <w:pPr>
              <w:widowControl w:val="0"/>
              <w:spacing w:after="120" w:line="240" w:lineRule="auto"/>
              <w:jc w:val="center"/>
              <w:rPr>
                <w:rFonts w:cstheme="minorHAnsi"/>
              </w:rPr>
            </w:pPr>
            <w:r w:rsidRPr="007E698C">
              <w:rPr>
                <w:rFonts w:cstheme="minorHAnsi"/>
                <w:i/>
                <w:iCs/>
              </w:rPr>
              <w:t>Bacilli</w:t>
            </w:r>
          </w:p>
        </w:tc>
      </w:tr>
      <w:tr w:rsidR="00A84D9E" w:rsidRPr="007E698C" w14:paraId="61793B63" w14:textId="77777777" w:rsidTr="003F1287">
        <w:trPr>
          <w:trHeight w:val="20"/>
        </w:trPr>
        <w:tc>
          <w:tcPr>
            <w:tcW w:w="1799" w:type="dxa"/>
            <w:shd w:val="clear" w:color="auto" w:fill="F2F2F2" w:themeFill="background1" w:themeFillShade="F2"/>
            <w:tcMar>
              <w:top w:w="15" w:type="dxa"/>
              <w:left w:w="15" w:type="dxa"/>
              <w:right w:w="15" w:type="dxa"/>
            </w:tcMar>
            <w:vAlign w:val="center"/>
          </w:tcPr>
          <w:p w14:paraId="3FA199CE" w14:textId="77777777" w:rsidR="00A84D9E" w:rsidRPr="007E698C" w:rsidRDefault="00A84D9E" w:rsidP="00A84D9E">
            <w:pPr>
              <w:widowControl w:val="0"/>
              <w:spacing w:after="120" w:line="240" w:lineRule="auto"/>
              <w:jc w:val="center"/>
              <w:rPr>
                <w:rFonts w:cstheme="minorHAnsi"/>
              </w:rPr>
            </w:pPr>
            <w:r w:rsidRPr="007E698C">
              <w:rPr>
                <w:rFonts w:cstheme="minorHAnsi"/>
              </w:rPr>
              <w:t>2.24</w:t>
            </w:r>
          </w:p>
        </w:tc>
        <w:tc>
          <w:tcPr>
            <w:tcW w:w="1170" w:type="dxa"/>
            <w:shd w:val="clear" w:color="auto" w:fill="F2F2F2" w:themeFill="background1" w:themeFillShade="F2"/>
            <w:tcMar>
              <w:top w:w="15" w:type="dxa"/>
              <w:left w:w="15" w:type="dxa"/>
              <w:right w:w="15" w:type="dxa"/>
            </w:tcMar>
            <w:vAlign w:val="center"/>
          </w:tcPr>
          <w:p w14:paraId="3596565E" w14:textId="77777777" w:rsidR="00A84D9E" w:rsidRPr="007E698C" w:rsidRDefault="00A84D9E" w:rsidP="00A84D9E">
            <w:pPr>
              <w:widowControl w:val="0"/>
              <w:spacing w:after="120" w:line="240" w:lineRule="auto"/>
              <w:jc w:val="center"/>
              <w:rPr>
                <w:rFonts w:cstheme="minorHAnsi"/>
              </w:rPr>
            </w:pPr>
            <w:r w:rsidRPr="007E698C">
              <w:rPr>
                <w:rFonts w:cstheme="minorHAnsi"/>
              </w:rPr>
              <w:t>0.403</w:t>
            </w:r>
          </w:p>
        </w:tc>
        <w:tc>
          <w:tcPr>
            <w:tcW w:w="1080" w:type="dxa"/>
            <w:shd w:val="clear" w:color="auto" w:fill="F2F2F2" w:themeFill="background1" w:themeFillShade="F2"/>
            <w:tcMar>
              <w:top w:w="15" w:type="dxa"/>
              <w:left w:w="15" w:type="dxa"/>
              <w:right w:w="15" w:type="dxa"/>
            </w:tcMar>
            <w:vAlign w:val="center"/>
          </w:tcPr>
          <w:p w14:paraId="637C2884" w14:textId="77777777" w:rsidR="00A84D9E" w:rsidRPr="007E698C" w:rsidRDefault="00A84D9E" w:rsidP="00A84D9E">
            <w:pPr>
              <w:widowControl w:val="0"/>
              <w:spacing w:after="120" w:line="240" w:lineRule="auto"/>
              <w:jc w:val="center"/>
              <w:rPr>
                <w:rFonts w:cstheme="minorHAnsi"/>
              </w:rPr>
            </w:pPr>
            <w:r w:rsidRPr="007E698C">
              <w:rPr>
                <w:rFonts w:cstheme="minorHAnsi"/>
              </w:rPr>
              <w:t>0.297</w:t>
            </w:r>
          </w:p>
        </w:tc>
        <w:tc>
          <w:tcPr>
            <w:tcW w:w="1152" w:type="dxa"/>
            <w:shd w:val="clear" w:color="auto" w:fill="F2F2F2" w:themeFill="background1" w:themeFillShade="F2"/>
            <w:tcMar>
              <w:top w:w="15" w:type="dxa"/>
              <w:left w:w="15" w:type="dxa"/>
              <w:right w:w="15" w:type="dxa"/>
            </w:tcMar>
            <w:vAlign w:val="center"/>
          </w:tcPr>
          <w:p w14:paraId="2D2B3E06" w14:textId="77777777" w:rsidR="00A84D9E" w:rsidRPr="007E698C" w:rsidRDefault="00A84D9E" w:rsidP="00A84D9E">
            <w:pPr>
              <w:widowControl w:val="0"/>
              <w:spacing w:after="120" w:line="240" w:lineRule="auto"/>
              <w:jc w:val="center"/>
              <w:rPr>
                <w:rFonts w:cstheme="minorHAnsi"/>
              </w:rPr>
            </w:pPr>
            <w:r w:rsidRPr="007E698C">
              <w:rPr>
                <w:rFonts w:cstheme="minorHAnsi"/>
              </w:rPr>
              <w:t>0.0163</w:t>
            </w:r>
          </w:p>
        </w:tc>
        <w:tc>
          <w:tcPr>
            <w:tcW w:w="1099" w:type="dxa"/>
            <w:shd w:val="clear" w:color="auto" w:fill="F2F2F2" w:themeFill="background1" w:themeFillShade="F2"/>
            <w:tcMar>
              <w:top w:w="15" w:type="dxa"/>
              <w:left w:w="15" w:type="dxa"/>
              <w:right w:w="15" w:type="dxa"/>
            </w:tcMar>
            <w:vAlign w:val="center"/>
          </w:tcPr>
          <w:p w14:paraId="6EF73F7F" w14:textId="77777777" w:rsidR="00A84D9E" w:rsidRPr="007E698C" w:rsidRDefault="00A84D9E" w:rsidP="00A84D9E">
            <w:pPr>
              <w:widowControl w:val="0"/>
              <w:spacing w:after="120" w:line="240" w:lineRule="auto"/>
              <w:jc w:val="center"/>
              <w:rPr>
                <w:rFonts w:cstheme="minorHAnsi"/>
              </w:rPr>
            </w:pPr>
            <w:r w:rsidRPr="007E698C">
              <w:rPr>
                <w:rFonts w:cstheme="minorHAnsi"/>
              </w:rPr>
              <w:t>0.124</w:t>
            </w:r>
          </w:p>
        </w:tc>
        <w:tc>
          <w:tcPr>
            <w:tcW w:w="2070" w:type="dxa"/>
            <w:shd w:val="clear" w:color="auto" w:fill="F2F2F2" w:themeFill="background1" w:themeFillShade="F2"/>
            <w:tcMar>
              <w:top w:w="15" w:type="dxa"/>
              <w:left w:w="15" w:type="dxa"/>
              <w:right w:w="15" w:type="dxa"/>
            </w:tcMar>
            <w:vAlign w:val="center"/>
          </w:tcPr>
          <w:p w14:paraId="1E4BEABE" w14:textId="77777777" w:rsidR="00A84D9E" w:rsidRPr="007E698C" w:rsidRDefault="00A84D9E" w:rsidP="00A84D9E">
            <w:pPr>
              <w:widowControl w:val="0"/>
              <w:spacing w:after="120" w:line="240" w:lineRule="auto"/>
              <w:jc w:val="center"/>
              <w:rPr>
                <w:rFonts w:cstheme="minorHAnsi"/>
              </w:rPr>
            </w:pPr>
            <w:proofErr w:type="spellStart"/>
            <w:r w:rsidRPr="007E698C">
              <w:rPr>
                <w:rFonts w:cstheme="minorHAnsi"/>
                <w:i/>
                <w:iCs/>
              </w:rPr>
              <w:t>Burkholderiales</w:t>
            </w:r>
            <w:proofErr w:type="spellEnd"/>
          </w:p>
        </w:tc>
      </w:tr>
      <w:tr w:rsidR="003F1287" w:rsidRPr="007E698C" w14:paraId="3DD68E95" w14:textId="77777777" w:rsidTr="003F1287">
        <w:trPr>
          <w:trHeight w:val="20"/>
        </w:trPr>
        <w:tc>
          <w:tcPr>
            <w:tcW w:w="1799" w:type="dxa"/>
            <w:shd w:val="clear" w:color="auto" w:fill="auto"/>
            <w:tcMar>
              <w:top w:w="15" w:type="dxa"/>
              <w:left w:w="15" w:type="dxa"/>
              <w:right w:w="15" w:type="dxa"/>
            </w:tcMar>
            <w:vAlign w:val="center"/>
          </w:tcPr>
          <w:p w14:paraId="02E81FEF" w14:textId="77777777" w:rsidR="00A84D9E" w:rsidRPr="007E698C" w:rsidRDefault="00A84D9E" w:rsidP="00A84D9E">
            <w:pPr>
              <w:widowControl w:val="0"/>
              <w:spacing w:after="120" w:line="240" w:lineRule="auto"/>
              <w:jc w:val="center"/>
              <w:rPr>
                <w:rFonts w:cstheme="minorHAnsi"/>
              </w:rPr>
            </w:pPr>
            <w:r w:rsidRPr="007E698C">
              <w:rPr>
                <w:rFonts w:cstheme="minorHAnsi"/>
              </w:rPr>
              <w:t>3.16</w:t>
            </w:r>
          </w:p>
        </w:tc>
        <w:tc>
          <w:tcPr>
            <w:tcW w:w="1170" w:type="dxa"/>
            <w:shd w:val="clear" w:color="auto" w:fill="auto"/>
            <w:tcMar>
              <w:top w:w="15" w:type="dxa"/>
              <w:left w:w="15" w:type="dxa"/>
              <w:right w:w="15" w:type="dxa"/>
            </w:tcMar>
            <w:vAlign w:val="center"/>
          </w:tcPr>
          <w:p w14:paraId="1E1DB492"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080" w:type="dxa"/>
            <w:shd w:val="clear" w:color="auto" w:fill="auto"/>
            <w:tcMar>
              <w:top w:w="15" w:type="dxa"/>
              <w:left w:w="15" w:type="dxa"/>
              <w:right w:w="15" w:type="dxa"/>
            </w:tcMar>
            <w:vAlign w:val="center"/>
          </w:tcPr>
          <w:p w14:paraId="74A506FA"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152" w:type="dxa"/>
            <w:shd w:val="clear" w:color="auto" w:fill="auto"/>
            <w:tcMar>
              <w:top w:w="15" w:type="dxa"/>
              <w:left w:w="15" w:type="dxa"/>
              <w:right w:w="15" w:type="dxa"/>
            </w:tcMar>
            <w:vAlign w:val="center"/>
          </w:tcPr>
          <w:p w14:paraId="7A098FAA" w14:textId="77777777" w:rsidR="00A84D9E" w:rsidRPr="007E698C" w:rsidRDefault="00A84D9E" w:rsidP="00A84D9E">
            <w:pPr>
              <w:widowControl w:val="0"/>
              <w:spacing w:after="120" w:line="240" w:lineRule="auto"/>
              <w:jc w:val="center"/>
              <w:rPr>
                <w:rFonts w:cstheme="minorHAnsi"/>
              </w:rPr>
            </w:pPr>
            <w:r w:rsidRPr="007E698C">
              <w:rPr>
                <w:rFonts w:cstheme="minorHAnsi"/>
              </w:rPr>
              <w:t>0.0157</w:t>
            </w:r>
          </w:p>
        </w:tc>
        <w:tc>
          <w:tcPr>
            <w:tcW w:w="1099" w:type="dxa"/>
            <w:shd w:val="clear" w:color="auto" w:fill="auto"/>
            <w:tcMar>
              <w:top w:w="15" w:type="dxa"/>
              <w:left w:w="15" w:type="dxa"/>
              <w:right w:w="15" w:type="dxa"/>
            </w:tcMar>
            <w:vAlign w:val="center"/>
          </w:tcPr>
          <w:p w14:paraId="5BD96DDC" w14:textId="77777777" w:rsidR="00A84D9E" w:rsidRPr="007E698C" w:rsidRDefault="00A84D9E" w:rsidP="00A84D9E">
            <w:pPr>
              <w:widowControl w:val="0"/>
              <w:spacing w:after="120" w:line="240" w:lineRule="auto"/>
              <w:jc w:val="center"/>
              <w:rPr>
                <w:rFonts w:cstheme="minorHAnsi"/>
              </w:rPr>
            </w:pPr>
            <w:r w:rsidRPr="007E698C">
              <w:rPr>
                <w:rFonts w:cstheme="minorHAnsi"/>
              </w:rPr>
              <w:t>0.124</w:t>
            </w:r>
          </w:p>
        </w:tc>
        <w:tc>
          <w:tcPr>
            <w:tcW w:w="2070" w:type="dxa"/>
            <w:shd w:val="clear" w:color="auto" w:fill="auto"/>
            <w:tcMar>
              <w:top w:w="15" w:type="dxa"/>
              <w:left w:w="15" w:type="dxa"/>
              <w:right w:w="15" w:type="dxa"/>
            </w:tcMar>
            <w:vAlign w:val="center"/>
          </w:tcPr>
          <w:p w14:paraId="3F586990" w14:textId="77777777" w:rsidR="00A84D9E" w:rsidRPr="007E698C" w:rsidRDefault="00A84D9E" w:rsidP="00A84D9E">
            <w:pPr>
              <w:widowControl w:val="0"/>
              <w:spacing w:after="120" w:line="240" w:lineRule="auto"/>
              <w:jc w:val="center"/>
              <w:rPr>
                <w:rFonts w:cstheme="minorHAnsi"/>
              </w:rPr>
            </w:pPr>
            <w:proofErr w:type="spellStart"/>
            <w:r w:rsidRPr="007E698C">
              <w:rPr>
                <w:rFonts w:cstheme="minorHAnsi"/>
                <w:i/>
                <w:iCs/>
              </w:rPr>
              <w:t>Alteromonadales</w:t>
            </w:r>
            <w:proofErr w:type="spellEnd"/>
          </w:p>
        </w:tc>
      </w:tr>
      <w:tr w:rsidR="00A84D9E" w:rsidRPr="007E698C" w14:paraId="17298C98" w14:textId="77777777" w:rsidTr="003F1287">
        <w:trPr>
          <w:trHeight w:val="20"/>
        </w:trPr>
        <w:tc>
          <w:tcPr>
            <w:tcW w:w="1799" w:type="dxa"/>
            <w:shd w:val="clear" w:color="auto" w:fill="F2F2F2" w:themeFill="background1" w:themeFillShade="F2"/>
            <w:tcMar>
              <w:top w:w="15" w:type="dxa"/>
              <w:left w:w="15" w:type="dxa"/>
              <w:right w:w="15" w:type="dxa"/>
            </w:tcMar>
            <w:vAlign w:val="center"/>
          </w:tcPr>
          <w:p w14:paraId="6B28B8BA" w14:textId="77777777" w:rsidR="00A84D9E" w:rsidRPr="007E698C" w:rsidRDefault="00A84D9E" w:rsidP="00A84D9E">
            <w:pPr>
              <w:widowControl w:val="0"/>
              <w:spacing w:after="120" w:line="240" w:lineRule="auto"/>
              <w:jc w:val="center"/>
              <w:rPr>
                <w:rFonts w:cstheme="minorHAnsi"/>
              </w:rPr>
            </w:pPr>
            <w:r w:rsidRPr="007E698C">
              <w:rPr>
                <w:rFonts w:cstheme="minorHAnsi"/>
              </w:rPr>
              <w:t>3.61</w:t>
            </w:r>
          </w:p>
        </w:tc>
        <w:tc>
          <w:tcPr>
            <w:tcW w:w="1170" w:type="dxa"/>
            <w:shd w:val="clear" w:color="auto" w:fill="F2F2F2" w:themeFill="background1" w:themeFillShade="F2"/>
            <w:tcMar>
              <w:top w:w="15" w:type="dxa"/>
              <w:left w:w="15" w:type="dxa"/>
              <w:right w:w="15" w:type="dxa"/>
            </w:tcMar>
            <w:vAlign w:val="center"/>
          </w:tcPr>
          <w:p w14:paraId="1443A62B" w14:textId="77777777" w:rsidR="00A84D9E" w:rsidRPr="007E698C" w:rsidRDefault="00A84D9E" w:rsidP="00A84D9E">
            <w:pPr>
              <w:widowControl w:val="0"/>
              <w:spacing w:after="120" w:line="240" w:lineRule="auto"/>
              <w:jc w:val="center"/>
              <w:rPr>
                <w:rFonts w:cstheme="minorHAnsi"/>
              </w:rPr>
            </w:pPr>
            <w:r w:rsidRPr="007E698C">
              <w:rPr>
                <w:rFonts w:cstheme="minorHAnsi"/>
              </w:rPr>
              <w:t>0.004</w:t>
            </w:r>
          </w:p>
        </w:tc>
        <w:tc>
          <w:tcPr>
            <w:tcW w:w="1080" w:type="dxa"/>
            <w:shd w:val="clear" w:color="auto" w:fill="F2F2F2" w:themeFill="background1" w:themeFillShade="F2"/>
            <w:tcMar>
              <w:top w:w="15" w:type="dxa"/>
              <w:left w:w="15" w:type="dxa"/>
              <w:right w:w="15" w:type="dxa"/>
            </w:tcMar>
            <w:vAlign w:val="center"/>
          </w:tcPr>
          <w:p w14:paraId="024A76FF" w14:textId="77777777" w:rsidR="00A84D9E" w:rsidRPr="007E698C" w:rsidRDefault="00A84D9E" w:rsidP="00A84D9E">
            <w:pPr>
              <w:widowControl w:val="0"/>
              <w:spacing w:after="120" w:line="240" w:lineRule="auto"/>
              <w:jc w:val="center"/>
              <w:rPr>
                <w:rFonts w:cstheme="minorHAnsi"/>
              </w:rPr>
            </w:pPr>
            <w:r w:rsidRPr="007E698C">
              <w:rPr>
                <w:rFonts w:cstheme="minorHAnsi"/>
              </w:rPr>
              <w:t>0.004</w:t>
            </w:r>
          </w:p>
        </w:tc>
        <w:tc>
          <w:tcPr>
            <w:tcW w:w="1152" w:type="dxa"/>
            <w:shd w:val="clear" w:color="auto" w:fill="F2F2F2" w:themeFill="background1" w:themeFillShade="F2"/>
            <w:tcMar>
              <w:top w:w="15" w:type="dxa"/>
              <w:left w:w="15" w:type="dxa"/>
              <w:right w:w="15" w:type="dxa"/>
            </w:tcMar>
            <w:vAlign w:val="center"/>
          </w:tcPr>
          <w:p w14:paraId="7DC3D107" w14:textId="77777777" w:rsidR="00A84D9E" w:rsidRPr="007E698C" w:rsidRDefault="00A84D9E" w:rsidP="00A84D9E">
            <w:pPr>
              <w:widowControl w:val="0"/>
              <w:spacing w:after="120" w:line="240" w:lineRule="auto"/>
              <w:jc w:val="center"/>
              <w:rPr>
                <w:rFonts w:cstheme="minorHAnsi"/>
              </w:rPr>
            </w:pPr>
            <w:r w:rsidRPr="007E698C">
              <w:rPr>
                <w:rFonts w:cstheme="minorHAnsi"/>
              </w:rPr>
              <w:t>0.0156</w:t>
            </w:r>
          </w:p>
        </w:tc>
        <w:tc>
          <w:tcPr>
            <w:tcW w:w="1099" w:type="dxa"/>
            <w:shd w:val="clear" w:color="auto" w:fill="F2F2F2" w:themeFill="background1" w:themeFillShade="F2"/>
            <w:tcMar>
              <w:top w:w="15" w:type="dxa"/>
              <w:left w:w="15" w:type="dxa"/>
              <w:right w:w="15" w:type="dxa"/>
            </w:tcMar>
            <w:vAlign w:val="center"/>
          </w:tcPr>
          <w:p w14:paraId="5C36E2D1" w14:textId="77777777" w:rsidR="00A84D9E" w:rsidRPr="007E698C" w:rsidRDefault="00A84D9E" w:rsidP="00A84D9E">
            <w:pPr>
              <w:widowControl w:val="0"/>
              <w:spacing w:after="120" w:line="240" w:lineRule="auto"/>
              <w:jc w:val="center"/>
              <w:rPr>
                <w:rFonts w:cstheme="minorHAnsi"/>
              </w:rPr>
            </w:pPr>
            <w:r w:rsidRPr="007E698C">
              <w:rPr>
                <w:rFonts w:cstheme="minorHAnsi"/>
              </w:rPr>
              <w:t>0.124</w:t>
            </w:r>
          </w:p>
        </w:tc>
        <w:tc>
          <w:tcPr>
            <w:tcW w:w="2070" w:type="dxa"/>
            <w:shd w:val="clear" w:color="auto" w:fill="F2F2F2" w:themeFill="background1" w:themeFillShade="F2"/>
            <w:tcMar>
              <w:top w:w="15" w:type="dxa"/>
              <w:left w:w="15" w:type="dxa"/>
              <w:right w:w="15" w:type="dxa"/>
            </w:tcMar>
            <w:vAlign w:val="center"/>
          </w:tcPr>
          <w:p w14:paraId="40A864A3" w14:textId="77777777" w:rsidR="00A84D9E" w:rsidRPr="007E698C" w:rsidRDefault="00A84D9E" w:rsidP="00A84D9E">
            <w:pPr>
              <w:widowControl w:val="0"/>
              <w:spacing w:after="120" w:line="240" w:lineRule="auto"/>
              <w:jc w:val="center"/>
              <w:rPr>
                <w:rFonts w:cstheme="minorHAnsi"/>
              </w:rPr>
            </w:pPr>
            <w:proofErr w:type="spellStart"/>
            <w:r w:rsidRPr="007E698C">
              <w:rPr>
                <w:rFonts w:cstheme="minorHAnsi"/>
                <w:i/>
                <w:iCs/>
              </w:rPr>
              <w:t>Yersiniaceae</w:t>
            </w:r>
            <w:proofErr w:type="spellEnd"/>
          </w:p>
        </w:tc>
      </w:tr>
      <w:tr w:rsidR="003F1287" w:rsidRPr="007E698C" w14:paraId="4561E7C8" w14:textId="77777777" w:rsidTr="003F1287">
        <w:trPr>
          <w:trHeight w:val="20"/>
        </w:trPr>
        <w:tc>
          <w:tcPr>
            <w:tcW w:w="1799" w:type="dxa"/>
            <w:shd w:val="clear" w:color="auto" w:fill="auto"/>
            <w:tcMar>
              <w:top w:w="15" w:type="dxa"/>
              <w:left w:w="15" w:type="dxa"/>
              <w:right w:w="15" w:type="dxa"/>
            </w:tcMar>
            <w:vAlign w:val="center"/>
          </w:tcPr>
          <w:p w14:paraId="300372B8" w14:textId="77777777" w:rsidR="00A84D9E" w:rsidRPr="007E698C" w:rsidRDefault="00A84D9E" w:rsidP="00A84D9E">
            <w:pPr>
              <w:widowControl w:val="0"/>
              <w:spacing w:after="120" w:line="240" w:lineRule="auto"/>
              <w:jc w:val="center"/>
              <w:rPr>
                <w:rFonts w:cstheme="minorHAnsi"/>
              </w:rPr>
            </w:pPr>
            <w:r w:rsidRPr="007E698C">
              <w:rPr>
                <w:rFonts w:cstheme="minorHAnsi"/>
              </w:rPr>
              <w:t>2.1</w:t>
            </w:r>
          </w:p>
        </w:tc>
        <w:tc>
          <w:tcPr>
            <w:tcW w:w="1170" w:type="dxa"/>
            <w:shd w:val="clear" w:color="auto" w:fill="auto"/>
            <w:tcMar>
              <w:top w:w="15" w:type="dxa"/>
              <w:left w:w="15" w:type="dxa"/>
              <w:right w:w="15" w:type="dxa"/>
            </w:tcMar>
            <w:vAlign w:val="center"/>
          </w:tcPr>
          <w:p w14:paraId="0F54CBF9" w14:textId="77777777" w:rsidR="00A84D9E" w:rsidRPr="007E698C" w:rsidRDefault="00A84D9E" w:rsidP="00A84D9E">
            <w:pPr>
              <w:widowControl w:val="0"/>
              <w:spacing w:after="120" w:line="240" w:lineRule="auto"/>
              <w:jc w:val="center"/>
              <w:rPr>
                <w:rFonts w:cstheme="minorHAnsi"/>
              </w:rPr>
            </w:pPr>
            <w:r w:rsidRPr="007E698C">
              <w:rPr>
                <w:rFonts w:cstheme="minorHAnsi"/>
              </w:rPr>
              <w:t>0.005</w:t>
            </w:r>
          </w:p>
        </w:tc>
        <w:tc>
          <w:tcPr>
            <w:tcW w:w="1080" w:type="dxa"/>
            <w:shd w:val="clear" w:color="auto" w:fill="auto"/>
            <w:tcMar>
              <w:top w:w="15" w:type="dxa"/>
              <w:left w:w="15" w:type="dxa"/>
              <w:right w:w="15" w:type="dxa"/>
            </w:tcMar>
            <w:vAlign w:val="center"/>
          </w:tcPr>
          <w:p w14:paraId="4321BBBD" w14:textId="77777777" w:rsidR="00A84D9E" w:rsidRPr="007E698C" w:rsidRDefault="00A84D9E" w:rsidP="00A84D9E">
            <w:pPr>
              <w:widowControl w:val="0"/>
              <w:spacing w:after="120" w:line="240" w:lineRule="auto"/>
              <w:jc w:val="center"/>
              <w:rPr>
                <w:rFonts w:cstheme="minorHAnsi"/>
              </w:rPr>
            </w:pPr>
            <w:r w:rsidRPr="007E698C">
              <w:rPr>
                <w:rFonts w:cstheme="minorHAnsi"/>
              </w:rPr>
              <w:t>0.00435</w:t>
            </w:r>
          </w:p>
        </w:tc>
        <w:tc>
          <w:tcPr>
            <w:tcW w:w="1152" w:type="dxa"/>
            <w:shd w:val="clear" w:color="auto" w:fill="auto"/>
            <w:tcMar>
              <w:top w:w="15" w:type="dxa"/>
              <w:left w:w="15" w:type="dxa"/>
              <w:right w:w="15" w:type="dxa"/>
            </w:tcMar>
            <w:vAlign w:val="center"/>
          </w:tcPr>
          <w:p w14:paraId="002C28EA" w14:textId="77777777" w:rsidR="00A84D9E" w:rsidRPr="007E698C" w:rsidRDefault="00A84D9E" w:rsidP="00A84D9E">
            <w:pPr>
              <w:widowControl w:val="0"/>
              <w:spacing w:after="120" w:line="240" w:lineRule="auto"/>
              <w:jc w:val="center"/>
              <w:rPr>
                <w:rFonts w:cstheme="minorHAnsi"/>
              </w:rPr>
            </w:pPr>
            <w:r w:rsidRPr="007E698C">
              <w:rPr>
                <w:rFonts w:cstheme="minorHAnsi"/>
              </w:rPr>
              <w:t>0.0156</w:t>
            </w:r>
          </w:p>
        </w:tc>
        <w:tc>
          <w:tcPr>
            <w:tcW w:w="1099" w:type="dxa"/>
            <w:shd w:val="clear" w:color="auto" w:fill="auto"/>
            <w:tcMar>
              <w:top w:w="15" w:type="dxa"/>
              <w:left w:w="15" w:type="dxa"/>
              <w:right w:w="15" w:type="dxa"/>
            </w:tcMar>
            <w:vAlign w:val="center"/>
          </w:tcPr>
          <w:p w14:paraId="392A5806" w14:textId="77777777" w:rsidR="00A84D9E" w:rsidRPr="007E698C" w:rsidRDefault="00A84D9E" w:rsidP="00A84D9E">
            <w:pPr>
              <w:widowControl w:val="0"/>
              <w:spacing w:after="120" w:line="240" w:lineRule="auto"/>
              <w:jc w:val="center"/>
              <w:rPr>
                <w:rFonts w:cstheme="minorHAnsi"/>
              </w:rPr>
            </w:pPr>
            <w:r w:rsidRPr="007E698C">
              <w:rPr>
                <w:rFonts w:cstheme="minorHAnsi"/>
              </w:rPr>
              <w:t>0.124</w:t>
            </w:r>
          </w:p>
        </w:tc>
        <w:tc>
          <w:tcPr>
            <w:tcW w:w="2070" w:type="dxa"/>
            <w:shd w:val="clear" w:color="auto" w:fill="auto"/>
            <w:tcMar>
              <w:top w:w="15" w:type="dxa"/>
              <w:left w:w="15" w:type="dxa"/>
              <w:right w:w="15" w:type="dxa"/>
            </w:tcMar>
            <w:vAlign w:val="center"/>
          </w:tcPr>
          <w:p w14:paraId="287FAECE" w14:textId="77777777" w:rsidR="00A84D9E" w:rsidRPr="007E698C" w:rsidRDefault="00A84D9E" w:rsidP="00A84D9E">
            <w:pPr>
              <w:widowControl w:val="0"/>
              <w:spacing w:after="120" w:line="240" w:lineRule="auto"/>
              <w:jc w:val="center"/>
              <w:rPr>
                <w:rFonts w:cstheme="minorHAnsi"/>
              </w:rPr>
            </w:pPr>
            <w:r w:rsidRPr="007E698C">
              <w:rPr>
                <w:rFonts w:cstheme="minorHAnsi"/>
                <w:i/>
                <w:iCs/>
              </w:rPr>
              <w:t>Salmonella</w:t>
            </w:r>
          </w:p>
        </w:tc>
      </w:tr>
      <w:tr w:rsidR="00A84D9E" w:rsidRPr="007E698C" w14:paraId="557DFFAC" w14:textId="77777777" w:rsidTr="003F1287">
        <w:trPr>
          <w:trHeight w:val="20"/>
        </w:trPr>
        <w:tc>
          <w:tcPr>
            <w:tcW w:w="1799" w:type="dxa"/>
            <w:shd w:val="clear" w:color="auto" w:fill="F2F2F2" w:themeFill="background1" w:themeFillShade="F2"/>
            <w:tcMar>
              <w:top w:w="15" w:type="dxa"/>
              <w:left w:w="15" w:type="dxa"/>
              <w:right w:w="15" w:type="dxa"/>
            </w:tcMar>
            <w:vAlign w:val="center"/>
          </w:tcPr>
          <w:p w14:paraId="5805C06B" w14:textId="77777777" w:rsidR="00A84D9E" w:rsidRPr="007E698C" w:rsidRDefault="00A84D9E" w:rsidP="00A84D9E">
            <w:pPr>
              <w:widowControl w:val="0"/>
              <w:spacing w:after="120" w:line="240" w:lineRule="auto"/>
              <w:jc w:val="center"/>
              <w:rPr>
                <w:rFonts w:cstheme="minorHAnsi"/>
              </w:rPr>
            </w:pPr>
            <w:r w:rsidRPr="007E698C">
              <w:rPr>
                <w:rFonts w:cstheme="minorHAnsi"/>
              </w:rPr>
              <w:t>1.77</w:t>
            </w:r>
          </w:p>
        </w:tc>
        <w:tc>
          <w:tcPr>
            <w:tcW w:w="1170" w:type="dxa"/>
            <w:shd w:val="clear" w:color="auto" w:fill="F2F2F2" w:themeFill="background1" w:themeFillShade="F2"/>
            <w:tcMar>
              <w:top w:w="15" w:type="dxa"/>
              <w:left w:w="15" w:type="dxa"/>
              <w:right w:w="15" w:type="dxa"/>
            </w:tcMar>
            <w:vAlign w:val="center"/>
          </w:tcPr>
          <w:p w14:paraId="6FB39DC3" w14:textId="77777777" w:rsidR="00A84D9E" w:rsidRPr="007E698C" w:rsidRDefault="00A84D9E" w:rsidP="00A84D9E">
            <w:pPr>
              <w:widowControl w:val="0"/>
              <w:spacing w:after="120" w:line="240" w:lineRule="auto"/>
              <w:jc w:val="center"/>
              <w:rPr>
                <w:rFonts w:cstheme="minorHAnsi"/>
              </w:rPr>
            </w:pPr>
            <w:r w:rsidRPr="007E698C">
              <w:rPr>
                <w:rFonts w:cstheme="minorHAnsi"/>
              </w:rPr>
              <w:t>0.011</w:t>
            </w:r>
          </w:p>
        </w:tc>
        <w:tc>
          <w:tcPr>
            <w:tcW w:w="1080" w:type="dxa"/>
            <w:shd w:val="clear" w:color="auto" w:fill="F2F2F2" w:themeFill="background1" w:themeFillShade="F2"/>
            <w:tcMar>
              <w:top w:w="15" w:type="dxa"/>
              <w:left w:w="15" w:type="dxa"/>
              <w:right w:w="15" w:type="dxa"/>
            </w:tcMar>
            <w:vAlign w:val="center"/>
          </w:tcPr>
          <w:p w14:paraId="58B83A53" w14:textId="77777777" w:rsidR="00A84D9E" w:rsidRPr="007E698C" w:rsidRDefault="00A84D9E" w:rsidP="00A84D9E">
            <w:pPr>
              <w:widowControl w:val="0"/>
              <w:spacing w:after="120" w:line="240" w:lineRule="auto"/>
              <w:jc w:val="center"/>
              <w:rPr>
                <w:rFonts w:cstheme="minorHAnsi"/>
              </w:rPr>
            </w:pPr>
            <w:r w:rsidRPr="007E698C">
              <w:rPr>
                <w:rFonts w:cstheme="minorHAnsi"/>
              </w:rPr>
              <w:t>0.064</w:t>
            </w:r>
          </w:p>
        </w:tc>
        <w:tc>
          <w:tcPr>
            <w:tcW w:w="1152" w:type="dxa"/>
            <w:shd w:val="clear" w:color="auto" w:fill="F2F2F2" w:themeFill="background1" w:themeFillShade="F2"/>
            <w:tcMar>
              <w:top w:w="15" w:type="dxa"/>
              <w:left w:w="15" w:type="dxa"/>
              <w:right w:w="15" w:type="dxa"/>
            </w:tcMar>
            <w:vAlign w:val="center"/>
          </w:tcPr>
          <w:p w14:paraId="2EA25EFD" w14:textId="77777777" w:rsidR="00A84D9E" w:rsidRPr="007E698C" w:rsidRDefault="00A84D9E" w:rsidP="00A84D9E">
            <w:pPr>
              <w:widowControl w:val="0"/>
              <w:spacing w:after="120" w:line="240" w:lineRule="auto"/>
              <w:jc w:val="center"/>
              <w:rPr>
                <w:rFonts w:cstheme="minorHAnsi"/>
              </w:rPr>
            </w:pPr>
            <w:r w:rsidRPr="007E698C">
              <w:rPr>
                <w:rFonts w:cstheme="minorHAnsi"/>
              </w:rPr>
              <w:t>0.0475</w:t>
            </w:r>
          </w:p>
        </w:tc>
        <w:tc>
          <w:tcPr>
            <w:tcW w:w="1099" w:type="dxa"/>
            <w:shd w:val="clear" w:color="auto" w:fill="F2F2F2" w:themeFill="background1" w:themeFillShade="F2"/>
            <w:tcMar>
              <w:top w:w="15" w:type="dxa"/>
              <w:left w:w="15" w:type="dxa"/>
              <w:right w:w="15" w:type="dxa"/>
            </w:tcMar>
            <w:vAlign w:val="center"/>
          </w:tcPr>
          <w:p w14:paraId="2622EBC6" w14:textId="77777777" w:rsidR="00A84D9E" w:rsidRPr="007E698C" w:rsidRDefault="00A84D9E" w:rsidP="00A84D9E">
            <w:pPr>
              <w:widowControl w:val="0"/>
              <w:spacing w:after="120" w:line="240" w:lineRule="auto"/>
              <w:jc w:val="center"/>
              <w:rPr>
                <w:rFonts w:cstheme="minorHAnsi"/>
              </w:rPr>
            </w:pPr>
            <w:r w:rsidRPr="007E698C">
              <w:rPr>
                <w:rFonts w:cstheme="minorHAnsi"/>
              </w:rPr>
              <w:t>0.274</w:t>
            </w:r>
          </w:p>
        </w:tc>
        <w:tc>
          <w:tcPr>
            <w:tcW w:w="2070" w:type="dxa"/>
            <w:shd w:val="clear" w:color="auto" w:fill="F2F2F2" w:themeFill="background1" w:themeFillShade="F2"/>
            <w:tcMar>
              <w:top w:w="15" w:type="dxa"/>
              <w:left w:w="15" w:type="dxa"/>
              <w:right w:w="15" w:type="dxa"/>
            </w:tcMar>
            <w:vAlign w:val="center"/>
          </w:tcPr>
          <w:p w14:paraId="24BBD8EF" w14:textId="77777777" w:rsidR="00A84D9E" w:rsidRPr="007E698C" w:rsidRDefault="00A84D9E" w:rsidP="00A84D9E">
            <w:pPr>
              <w:widowControl w:val="0"/>
              <w:spacing w:after="120" w:line="240" w:lineRule="auto"/>
              <w:jc w:val="center"/>
              <w:rPr>
                <w:rFonts w:cstheme="minorHAnsi"/>
              </w:rPr>
            </w:pPr>
            <w:proofErr w:type="spellStart"/>
            <w:r w:rsidRPr="007E698C">
              <w:rPr>
                <w:rFonts w:cstheme="minorHAnsi"/>
                <w:i/>
                <w:iCs/>
              </w:rPr>
              <w:t>Streptococcaceae</w:t>
            </w:r>
            <w:proofErr w:type="spellEnd"/>
          </w:p>
        </w:tc>
      </w:tr>
      <w:tr w:rsidR="003F1287" w:rsidRPr="007E698C" w14:paraId="6B630842" w14:textId="77777777" w:rsidTr="003F1287">
        <w:trPr>
          <w:trHeight w:val="20"/>
        </w:trPr>
        <w:tc>
          <w:tcPr>
            <w:tcW w:w="1799" w:type="dxa"/>
            <w:tcBorders>
              <w:bottom w:val="single" w:sz="8" w:space="0" w:color="000000"/>
            </w:tcBorders>
            <w:shd w:val="clear" w:color="auto" w:fill="auto"/>
            <w:tcMar>
              <w:top w:w="15" w:type="dxa"/>
              <w:left w:w="15" w:type="dxa"/>
              <w:right w:w="15" w:type="dxa"/>
            </w:tcMar>
            <w:vAlign w:val="center"/>
          </w:tcPr>
          <w:p w14:paraId="5DC641D3" w14:textId="77777777" w:rsidR="00A84D9E" w:rsidRPr="007E698C" w:rsidRDefault="00A84D9E" w:rsidP="00A84D9E">
            <w:pPr>
              <w:widowControl w:val="0"/>
              <w:spacing w:after="120" w:line="240" w:lineRule="auto"/>
              <w:jc w:val="center"/>
              <w:rPr>
                <w:rFonts w:cstheme="minorHAnsi"/>
              </w:rPr>
            </w:pPr>
            <w:r w:rsidRPr="007E698C">
              <w:rPr>
                <w:rFonts w:cstheme="minorHAnsi"/>
              </w:rPr>
              <w:t>2.29</w:t>
            </w:r>
          </w:p>
        </w:tc>
        <w:tc>
          <w:tcPr>
            <w:tcW w:w="1170" w:type="dxa"/>
            <w:tcBorders>
              <w:bottom w:val="single" w:sz="8" w:space="0" w:color="000000"/>
            </w:tcBorders>
            <w:shd w:val="clear" w:color="auto" w:fill="auto"/>
            <w:tcMar>
              <w:top w:w="15" w:type="dxa"/>
              <w:left w:w="15" w:type="dxa"/>
              <w:right w:w="15" w:type="dxa"/>
            </w:tcMar>
            <w:vAlign w:val="center"/>
          </w:tcPr>
          <w:p w14:paraId="19D81B6A" w14:textId="77777777" w:rsidR="00A84D9E" w:rsidRPr="007E698C" w:rsidRDefault="00A84D9E" w:rsidP="00A84D9E">
            <w:pPr>
              <w:widowControl w:val="0"/>
              <w:spacing w:after="120" w:line="240" w:lineRule="auto"/>
              <w:jc w:val="center"/>
              <w:rPr>
                <w:rFonts w:cstheme="minorHAnsi"/>
              </w:rPr>
            </w:pPr>
            <w:r w:rsidRPr="007E698C">
              <w:rPr>
                <w:rFonts w:cstheme="minorHAnsi"/>
              </w:rPr>
              <w:t>0.425</w:t>
            </w:r>
          </w:p>
        </w:tc>
        <w:tc>
          <w:tcPr>
            <w:tcW w:w="1080" w:type="dxa"/>
            <w:tcBorders>
              <w:bottom w:val="single" w:sz="8" w:space="0" w:color="000000"/>
            </w:tcBorders>
            <w:shd w:val="clear" w:color="auto" w:fill="auto"/>
            <w:tcMar>
              <w:top w:w="15" w:type="dxa"/>
              <w:left w:w="15" w:type="dxa"/>
              <w:right w:w="15" w:type="dxa"/>
            </w:tcMar>
            <w:vAlign w:val="center"/>
          </w:tcPr>
          <w:p w14:paraId="12A06A3B" w14:textId="77777777" w:rsidR="00A84D9E" w:rsidRPr="007E698C" w:rsidRDefault="00A84D9E" w:rsidP="00A84D9E">
            <w:pPr>
              <w:widowControl w:val="0"/>
              <w:spacing w:after="120" w:line="240" w:lineRule="auto"/>
              <w:jc w:val="center"/>
              <w:rPr>
                <w:rFonts w:cstheme="minorHAnsi"/>
              </w:rPr>
            </w:pPr>
            <w:r w:rsidRPr="007E698C">
              <w:rPr>
                <w:rFonts w:cstheme="minorHAnsi"/>
              </w:rPr>
              <w:t>0.296</w:t>
            </w:r>
          </w:p>
        </w:tc>
        <w:tc>
          <w:tcPr>
            <w:tcW w:w="1152" w:type="dxa"/>
            <w:tcBorders>
              <w:bottom w:val="single" w:sz="8" w:space="0" w:color="000000"/>
            </w:tcBorders>
            <w:shd w:val="clear" w:color="auto" w:fill="auto"/>
            <w:tcMar>
              <w:top w:w="15" w:type="dxa"/>
              <w:left w:w="15" w:type="dxa"/>
              <w:right w:w="15" w:type="dxa"/>
            </w:tcMar>
            <w:vAlign w:val="center"/>
          </w:tcPr>
          <w:p w14:paraId="2F18202B" w14:textId="77777777" w:rsidR="00A84D9E" w:rsidRPr="007E698C" w:rsidRDefault="00A84D9E" w:rsidP="00A84D9E">
            <w:pPr>
              <w:widowControl w:val="0"/>
              <w:spacing w:after="120" w:line="240" w:lineRule="auto"/>
              <w:jc w:val="center"/>
              <w:rPr>
                <w:rFonts w:cstheme="minorHAnsi"/>
              </w:rPr>
            </w:pPr>
            <w:r w:rsidRPr="007E698C">
              <w:rPr>
                <w:rFonts w:cstheme="minorHAnsi"/>
              </w:rPr>
              <w:t>0.0264</w:t>
            </w:r>
          </w:p>
        </w:tc>
        <w:tc>
          <w:tcPr>
            <w:tcW w:w="1099" w:type="dxa"/>
            <w:tcBorders>
              <w:bottom w:val="single" w:sz="8" w:space="0" w:color="000000"/>
            </w:tcBorders>
            <w:shd w:val="clear" w:color="auto" w:fill="auto"/>
            <w:tcMar>
              <w:top w:w="15" w:type="dxa"/>
              <w:left w:w="15" w:type="dxa"/>
              <w:right w:w="15" w:type="dxa"/>
            </w:tcMar>
            <w:vAlign w:val="center"/>
          </w:tcPr>
          <w:p w14:paraId="4B96D714" w14:textId="77777777" w:rsidR="00A84D9E" w:rsidRPr="007E698C" w:rsidRDefault="00A84D9E" w:rsidP="00A84D9E">
            <w:pPr>
              <w:widowControl w:val="0"/>
              <w:spacing w:after="120" w:line="240" w:lineRule="auto"/>
              <w:jc w:val="center"/>
              <w:rPr>
                <w:rFonts w:cstheme="minorHAnsi"/>
              </w:rPr>
            </w:pPr>
            <w:r w:rsidRPr="007E698C">
              <w:rPr>
                <w:rFonts w:cstheme="minorHAnsi"/>
              </w:rPr>
              <w:t>0.185</w:t>
            </w:r>
          </w:p>
        </w:tc>
        <w:tc>
          <w:tcPr>
            <w:tcW w:w="2070" w:type="dxa"/>
            <w:tcBorders>
              <w:bottom w:val="single" w:sz="8" w:space="0" w:color="000000"/>
            </w:tcBorders>
            <w:shd w:val="clear" w:color="auto" w:fill="auto"/>
            <w:tcMar>
              <w:top w:w="15" w:type="dxa"/>
              <w:left w:w="15" w:type="dxa"/>
              <w:right w:w="15" w:type="dxa"/>
            </w:tcMar>
            <w:vAlign w:val="center"/>
          </w:tcPr>
          <w:p w14:paraId="74C602B6" w14:textId="77777777" w:rsidR="00A84D9E" w:rsidRPr="007E698C" w:rsidRDefault="00A84D9E" w:rsidP="00A84D9E">
            <w:pPr>
              <w:widowControl w:val="0"/>
              <w:spacing w:after="120" w:line="240" w:lineRule="auto"/>
              <w:jc w:val="center"/>
              <w:rPr>
                <w:rFonts w:cstheme="minorHAnsi"/>
              </w:rPr>
            </w:pPr>
            <w:r w:rsidRPr="007E698C">
              <w:rPr>
                <w:rFonts w:cstheme="minorHAnsi"/>
                <w:i/>
                <w:iCs/>
              </w:rPr>
              <w:t>Betaproteobacteria</w:t>
            </w:r>
          </w:p>
        </w:tc>
      </w:tr>
      <w:tr w:rsidR="00A84D9E" w:rsidRPr="007E698C" w14:paraId="59211F0B" w14:textId="77777777" w:rsidTr="003F1287">
        <w:trPr>
          <w:trHeight w:val="20"/>
        </w:trPr>
        <w:tc>
          <w:tcPr>
            <w:tcW w:w="1799" w:type="dxa"/>
            <w:tcBorders>
              <w:top w:val="single" w:sz="8" w:space="0" w:color="000000"/>
            </w:tcBorders>
            <w:shd w:val="clear" w:color="auto" w:fill="F2F2F2" w:themeFill="background1" w:themeFillShade="F2"/>
            <w:tcMar>
              <w:top w:w="15" w:type="dxa"/>
              <w:left w:w="15" w:type="dxa"/>
              <w:right w:w="15" w:type="dxa"/>
            </w:tcMar>
            <w:vAlign w:val="center"/>
          </w:tcPr>
          <w:p w14:paraId="5140CDD4" w14:textId="77777777" w:rsidR="00A84D9E" w:rsidRPr="007E698C" w:rsidRDefault="00A84D9E" w:rsidP="00A84D9E">
            <w:pPr>
              <w:widowControl w:val="0"/>
              <w:spacing w:after="120" w:line="240" w:lineRule="auto"/>
              <w:jc w:val="center"/>
              <w:rPr>
                <w:rFonts w:cstheme="minorHAnsi"/>
              </w:rPr>
            </w:pPr>
            <w:r w:rsidRPr="007E698C">
              <w:rPr>
                <w:rFonts w:cstheme="minorHAnsi"/>
              </w:rPr>
              <w:t>-5.13</w:t>
            </w:r>
          </w:p>
        </w:tc>
        <w:tc>
          <w:tcPr>
            <w:tcW w:w="1170" w:type="dxa"/>
            <w:tcBorders>
              <w:top w:val="single" w:sz="8" w:space="0" w:color="000000"/>
            </w:tcBorders>
            <w:shd w:val="clear" w:color="auto" w:fill="F2F2F2" w:themeFill="background1" w:themeFillShade="F2"/>
            <w:tcMar>
              <w:top w:w="15" w:type="dxa"/>
              <w:left w:w="15" w:type="dxa"/>
              <w:right w:w="15" w:type="dxa"/>
            </w:tcMar>
            <w:vAlign w:val="center"/>
          </w:tcPr>
          <w:p w14:paraId="3E250F9D" w14:textId="77777777" w:rsidR="00A84D9E" w:rsidRPr="007E698C" w:rsidRDefault="00A84D9E" w:rsidP="00A84D9E">
            <w:pPr>
              <w:widowControl w:val="0"/>
              <w:spacing w:after="120" w:line="240" w:lineRule="auto"/>
              <w:jc w:val="center"/>
              <w:rPr>
                <w:rFonts w:cstheme="minorHAnsi"/>
              </w:rPr>
            </w:pPr>
            <w:r w:rsidRPr="007E698C">
              <w:rPr>
                <w:rFonts w:cstheme="minorHAnsi"/>
              </w:rPr>
              <w:t>-0.103</w:t>
            </w:r>
          </w:p>
        </w:tc>
        <w:tc>
          <w:tcPr>
            <w:tcW w:w="1080" w:type="dxa"/>
            <w:tcBorders>
              <w:top w:val="single" w:sz="8" w:space="0" w:color="000000"/>
            </w:tcBorders>
            <w:shd w:val="clear" w:color="auto" w:fill="F2F2F2" w:themeFill="background1" w:themeFillShade="F2"/>
            <w:tcMar>
              <w:top w:w="15" w:type="dxa"/>
              <w:left w:w="15" w:type="dxa"/>
              <w:right w:w="15" w:type="dxa"/>
            </w:tcMar>
            <w:vAlign w:val="center"/>
          </w:tcPr>
          <w:p w14:paraId="2ED4CC75" w14:textId="77777777" w:rsidR="00A84D9E" w:rsidRPr="007E698C" w:rsidRDefault="00A84D9E" w:rsidP="00A84D9E">
            <w:pPr>
              <w:widowControl w:val="0"/>
              <w:spacing w:after="120" w:line="240" w:lineRule="auto"/>
              <w:jc w:val="center"/>
              <w:rPr>
                <w:rFonts w:cstheme="minorHAnsi"/>
              </w:rPr>
            </w:pPr>
            <w:r w:rsidRPr="007E698C">
              <w:rPr>
                <w:rFonts w:cstheme="minorHAnsi"/>
              </w:rPr>
              <w:t>-0.104</w:t>
            </w:r>
          </w:p>
        </w:tc>
        <w:tc>
          <w:tcPr>
            <w:tcW w:w="1152" w:type="dxa"/>
            <w:tcBorders>
              <w:top w:val="single" w:sz="8" w:space="0" w:color="000000"/>
            </w:tcBorders>
            <w:shd w:val="clear" w:color="auto" w:fill="F2F2F2" w:themeFill="background1" w:themeFillShade="F2"/>
            <w:tcMar>
              <w:top w:w="15" w:type="dxa"/>
              <w:left w:w="15" w:type="dxa"/>
              <w:right w:w="15" w:type="dxa"/>
            </w:tcMar>
            <w:vAlign w:val="center"/>
          </w:tcPr>
          <w:p w14:paraId="34B476DA" w14:textId="77777777" w:rsidR="00A84D9E" w:rsidRPr="007E698C" w:rsidRDefault="00A84D9E" w:rsidP="00A84D9E">
            <w:pPr>
              <w:widowControl w:val="0"/>
              <w:spacing w:after="120" w:line="240" w:lineRule="auto"/>
              <w:jc w:val="center"/>
              <w:rPr>
                <w:rFonts w:cstheme="minorHAnsi"/>
              </w:rPr>
            </w:pPr>
            <w:r w:rsidRPr="007E698C">
              <w:rPr>
                <w:rFonts w:cstheme="minorHAnsi"/>
              </w:rPr>
              <w:t>0.0308</w:t>
            </w:r>
          </w:p>
        </w:tc>
        <w:tc>
          <w:tcPr>
            <w:tcW w:w="1099" w:type="dxa"/>
            <w:tcBorders>
              <w:top w:val="single" w:sz="8" w:space="0" w:color="000000"/>
            </w:tcBorders>
            <w:shd w:val="clear" w:color="auto" w:fill="F2F2F2" w:themeFill="background1" w:themeFillShade="F2"/>
            <w:tcMar>
              <w:top w:w="15" w:type="dxa"/>
              <w:left w:w="15" w:type="dxa"/>
              <w:right w:w="15" w:type="dxa"/>
            </w:tcMar>
            <w:vAlign w:val="center"/>
          </w:tcPr>
          <w:p w14:paraId="0A405494" w14:textId="77777777" w:rsidR="00A84D9E" w:rsidRPr="007E698C" w:rsidRDefault="00A84D9E" w:rsidP="00A84D9E">
            <w:pPr>
              <w:widowControl w:val="0"/>
              <w:spacing w:after="120" w:line="240" w:lineRule="auto"/>
              <w:jc w:val="center"/>
              <w:rPr>
                <w:rFonts w:cstheme="minorHAnsi"/>
              </w:rPr>
            </w:pPr>
            <w:r w:rsidRPr="007E698C">
              <w:rPr>
                <w:rFonts w:cstheme="minorHAnsi"/>
              </w:rPr>
              <w:t>0.199</w:t>
            </w:r>
          </w:p>
        </w:tc>
        <w:tc>
          <w:tcPr>
            <w:tcW w:w="2070" w:type="dxa"/>
            <w:tcBorders>
              <w:top w:val="single" w:sz="8" w:space="0" w:color="000000"/>
            </w:tcBorders>
            <w:shd w:val="clear" w:color="auto" w:fill="F2F2F2" w:themeFill="background1" w:themeFillShade="F2"/>
            <w:tcMar>
              <w:top w:w="15" w:type="dxa"/>
              <w:left w:w="15" w:type="dxa"/>
              <w:right w:w="15" w:type="dxa"/>
            </w:tcMar>
            <w:vAlign w:val="center"/>
          </w:tcPr>
          <w:p w14:paraId="60F95AE6" w14:textId="77777777" w:rsidR="00A84D9E" w:rsidRPr="007E698C" w:rsidRDefault="00A84D9E" w:rsidP="00A84D9E">
            <w:pPr>
              <w:widowControl w:val="0"/>
              <w:spacing w:after="120" w:line="240" w:lineRule="auto"/>
              <w:jc w:val="center"/>
              <w:rPr>
                <w:rFonts w:cstheme="minorHAnsi"/>
              </w:rPr>
            </w:pPr>
            <w:proofErr w:type="spellStart"/>
            <w:r w:rsidRPr="007E698C">
              <w:rPr>
                <w:rFonts w:cstheme="minorHAnsi"/>
                <w:i/>
                <w:iCs/>
              </w:rPr>
              <w:t>Bacteroidia</w:t>
            </w:r>
            <w:proofErr w:type="spellEnd"/>
          </w:p>
        </w:tc>
      </w:tr>
      <w:tr w:rsidR="003F1287" w:rsidRPr="007E698C" w14:paraId="6AC9E077" w14:textId="77777777" w:rsidTr="003F1287">
        <w:trPr>
          <w:trHeight w:val="20"/>
        </w:trPr>
        <w:tc>
          <w:tcPr>
            <w:tcW w:w="1799" w:type="dxa"/>
            <w:shd w:val="clear" w:color="auto" w:fill="auto"/>
            <w:tcMar>
              <w:top w:w="15" w:type="dxa"/>
              <w:left w:w="15" w:type="dxa"/>
              <w:right w:w="15" w:type="dxa"/>
            </w:tcMar>
            <w:vAlign w:val="center"/>
          </w:tcPr>
          <w:p w14:paraId="66B0BBA4" w14:textId="77777777" w:rsidR="00A84D9E" w:rsidRPr="007E698C" w:rsidRDefault="00A84D9E" w:rsidP="00A84D9E">
            <w:pPr>
              <w:widowControl w:val="0"/>
              <w:spacing w:after="120" w:line="240" w:lineRule="auto"/>
              <w:jc w:val="center"/>
              <w:rPr>
                <w:rFonts w:cstheme="minorHAnsi"/>
              </w:rPr>
            </w:pPr>
            <w:r w:rsidRPr="007E698C">
              <w:rPr>
                <w:rFonts w:cstheme="minorHAnsi"/>
              </w:rPr>
              <w:t>-5.18</w:t>
            </w:r>
          </w:p>
        </w:tc>
        <w:tc>
          <w:tcPr>
            <w:tcW w:w="1170" w:type="dxa"/>
            <w:shd w:val="clear" w:color="auto" w:fill="auto"/>
            <w:tcMar>
              <w:top w:w="15" w:type="dxa"/>
              <w:left w:w="15" w:type="dxa"/>
              <w:right w:w="15" w:type="dxa"/>
            </w:tcMar>
            <w:vAlign w:val="center"/>
          </w:tcPr>
          <w:p w14:paraId="251B69D5" w14:textId="77777777" w:rsidR="00A84D9E" w:rsidRPr="007E698C" w:rsidRDefault="00A84D9E" w:rsidP="00A84D9E">
            <w:pPr>
              <w:widowControl w:val="0"/>
              <w:spacing w:after="120" w:line="240" w:lineRule="auto"/>
              <w:jc w:val="center"/>
              <w:rPr>
                <w:rFonts w:cstheme="minorHAnsi"/>
              </w:rPr>
            </w:pPr>
            <w:r w:rsidRPr="007E698C">
              <w:rPr>
                <w:rFonts w:cstheme="minorHAnsi"/>
              </w:rPr>
              <w:t>-0.099</w:t>
            </w:r>
          </w:p>
        </w:tc>
        <w:tc>
          <w:tcPr>
            <w:tcW w:w="1080" w:type="dxa"/>
            <w:shd w:val="clear" w:color="auto" w:fill="auto"/>
            <w:tcMar>
              <w:top w:w="15" w:type="dxa"/>
              <w:left w:w="15" w:type="dxa"/>
              <w:right w:w="15" w:type="dxa"/>
            </w:tcMar>
            <w:vAlign w:val="center"/>
          </w:tcPr>
          <w:p w14:paraId="27B7CF65" w14:textId="77777777" w:rsidR="00A84D9E" w:rsidRPr="007E698C" w:rsidRDefault="00A84D9E" w:rsidP="00A84D9E">
            <w:pPr>
              <w:widowControl w:val="0"/>
              <w:spacing w:after="120" w:line="240" w:lineRule="auto"/>
              <w:jc w:val="center"/>
              <w:rPr>
                <w:rFonts w:cstheme="minorHAnsi"/>
              </w:rPr>
            </w:pPr>
            <w:r w:rsidRPr="007E698C">
              <w:rPr>
                <w:rFonts w:cstheme="minorHAnsi"/>
              </w:rPr>
              <w:t>-0.102</w:t>
            </w:r>
          </w:p>
        </w:tc>
        <w:tc>
          <w:tcPr>
            <w:tcW w:w="1152" w:type="dxa"/>
            <w:shd w:val="clear" w:color="auto" w:fill="auto"/>
            <w:tcMar>
              <w:top w:w="15" w:type="dxa"/>
              <w:left w:w="15" w:type="dxa"/>
              <w:right w:w="15" w:type="dxa"/>
            </w:tcMar>
            <w:vAlign w:val="center"/>
          </w:tcPr>
          <w:p w14:paraId="519C2650" w14:textId="77777777" w:rsidR="00A84D9E" w:rsidRPr="007E698C" w:rsidRDefault="00A84D9E" w:rsidP="00A84D9E">
            <w:pPr>
              <w:widowControl w:val="0"/>
              <w:spacing w:after="120" w:line="240" w:lineRule="auto"/>
              <w:jc w:val="center"/>
              <w:rPr>
                <w:rFonts w:cstheme="minorHAnsi"/>
              </w:rPr>
            </w:pPr>
            <w:r w:rsidRPr="007E698C">
              <w:rPr>
                <w:rFonts w:cstheme="minorHAnsi"/>
              </w:rPr>
              <w:t>0.00962</w:t>
            </w:r>
          </w:p>
        </w:tc>
        <w:tc>
          <w:tcPr>
            <w:tcW w:w="1099" w:type="dxa"/>
            <w:shd w:val="clear" w:color="auto" w:fill="auto"/>
            <w:tcMar>
              <w:top w:w="15" w:type="dxa"/>
              <w:left w:w="15" w:type="dxa"/>
              <w:right w:w="15" w:type="dxa"/>
            </w:tcMar>
            <w:vAlign w:val="center"/>
          </w:tcPr>
          <w:p w14:paraId="6E76B5FC" w14:textId="77777777" w:rsidR="00A84D9E" w:rsidRPr="007E698C" w:rsidRDefault="00A84D9E" w:rsidP="00A84D9E">
            <w:pPr>
              <w:widowControl w:val="0"/>
              <w:spacing w:after="120" w:line="240" w:lineRule="auto"/>
              <w:jc w:val="center"/>
              <w:rPr>
                <w:rFonts w:cstheme="minorHAnsi"/>
              </w:rPr>
            </w:pPr>
            <w:r w:rsidRPr="007E698C">
              <w:rPr>
                <w:rFonts w:cstheme="minorHAnsi"/>
              </w:rPr>
              <w:t>0.124</w:t>
            </w:r>
          </w:p>
        </w:tc>
        <w:tc>
          <w:tcPr>
            <w:tcW w:w="2070" w:type="dxa"/>
            <w:shd w:val="clear" w:color="auto" w:fill="auto"/>
            <w:tcMar>
              <w:top w:w="15" w:type="dxa"/>
              <w:left w:w="15" w:type="dxa"/>
              <w:right w:w="15" w:type="dxa"/>
            </w:tcMar>
            <w:vAlign w:val="center"/>
          </w:tcPr>
          <w:p w14:paraId="5B30661A" w14:textId="77777777" w:rsidR="00A84D9E" w:rsidRPr="007E698C" w:rsidRDefault="00A84D9E" w:rsidP="00A84D9E">
            <w:pPr>
              <w:widowControl w:val="0"/>
              <w:spacing w:after="120" w:line="240" w:lineRule="auto"/>
              <w:jc w:val="center"/>
              <w:rPr>
                <w:rFonts w:cstheme="minorHAnsi"/>
              </w:rPr>
            </w:pPr>
            <w:proofErr w:type="spellStart"/>
            <w:r w:rsidRPr="007E698C">
              <w:rPr>
                <w:rFonts w:cstheme="minorHAnsi"/>
                <w:i/>
                <w:iCs/>
              </w:rPr>
              <w:t>Bacteroidales</w:t>
            </w:r>
            <w:proofErr w:type="spellEnd"/>
          </w:p>
        </w:tc>
      </w:tr>
    </w:tbl>
    <w:p w14:paraId="5E7171DB" w14:textId="77777777" w:rsidR="00A84D9E" w:rsidRPr="007E698C" w:rsidRDefault="00A84D9E">
      <w:pPr>
        <w:spacing w:after="0" w:line="240" w:lineRule="auto"/>
        <w:rPr>
          <w:rFonts w:cstheme="minorHAnsi"/>
          <w:b/>
          <w:bCs/>
        </w:rPr>
      </w:pPr>
      <w:r w:rsidRPr="007E698C">
        <w:rPr>
          <w:rFonts w:cstheme="minorHAnsi"/>
          <w:b/>
          <w:bCs/>
        </w:rPr>
        <w:br w:type="page"/>
      </w:r>
    </w:p>
    <w:p w14:paraId="041E0FAA" w14:textId="09DC2B2F" w:rsidR="00115EC0" w:rsidRPr="007E698C" w:rsidRDefault="00017B48" w:rsidP="00072444">
      <w:pPr>
        <w:spacing w:line="480" w:lineRule="auto"/>
        <w:jc w:val="both"/>
        <w:rPr>
          <w:rFonts w:cstheme="minorHAnsi"/>
        </w:rPr>
      </w:pPr>
      <w:r w:rsidRPr="007E698C">
        <w:rPr>
          <w:rFonts w:cstheme="minorHAnsi"/>
          <w:b/>
          <w:bCs/>
        </w:rPr>
        <w:lastRenderedPageBreak/>
        <w:t>Discussion</w:t>
      </w:r>
    </w:p>
    <w:p w14:paraId="677D2D2F" w14:textId="623C2B5F" w:rsidR="008535E4" w:rsidRDefault="005D74AA" w:rsidP="00072444">
      <w:pPr>
        <w:spacing w:line="480" w:lineRule="auto"/>
        <w:jc w:val="both"/>
        <w:rPr>
          <w:ins w:id="288" w:author="Enrico Barrozo" w:date="2022-09-12T09:56:00Z"/>
          <w:rFonts w:cstheme="minorHAnsi"/>
        </w:rPr>
      </w:pPr>
      <w:ins w:id="289" w:author="Enrico Barrozo" w:date="2022-09-09T14:09:00Z">
        <w:r>
          <w:rPr>
            <w:rFonts w:cstheme="minorHAnsi"/>
          </w:rPr>
          <w:t xml:space="preserve">Principal findings. </w:t>
        </w:r>
      </w:ins>
      <w:ins w:id="290" w:author="Enrico Barrozo" w:date="2022-09-09T13:56:00Z">
        <w:r w:rsidR="008F6103" w:rsidRPr="007E698C">
          <w:rPr>
            <w:rFonts w:cstheme="minorHAnsi"/>
          </w:rPr>
          <w:t xml:space="preserve">To our knowledge, this study is the first to evaluate significant differences in taxonomic and functional signatures between BALF </w:t>
        </w:r>
        <w:proofErr w:type="spellStart"/>
        <w:r w:rsidR="008F6103" w:rsidRPr="007E698C">
          <w:rPr>
            <w:rFonts w:cstheme="minorHAnsi"/>
          </w:rPr>
          <w:t>metatranscriptomes</w:t>
        </w:r>
        <w:proofErr w:type="spellEnd"/>
        <w:r w:rsidR="008F6103" w:rsidRPr="007E698C">
          <w:rPr>
            <w:rFonts w:cstheme="minorHAnsi"/>
          </w:rPr>
          <w:t xml:space="preserve"> from COVID-19, CAP, and uninfected cohorts.</w:t>
        </w:r>
        <w:r w:rsidR="008F6103">
          <w:rPr>
            <w:rFonts w:cstheme="minorHAnsi"/>
          </w:rPr>
          <w:t xml:space="preserve"> </w:t>
        </w:r>
        <w:r w:rsidR="008F6103" w:rsidRPr="007E698C">
          <w:rPr>
            <w:rFonts w:cstheme="minorHAnsi"/>
            <w:color w:val="201F1E"/>
          </w:rPr>
          <w:t xml:space="preserve">Collectively, </w:t>
        </w:r>
        <w:r w:rsidR="008F6103">
          <w:rPr>
            <w:rFonts w:cstheme="minorHAnsi"/>
            <w:color w:val="201F1E"/>
          </w:rPr>
          <w:t>this study</w:t>
        </w:r>
        <w:r w:rsidR="008F6103" w:rsidRPr="007E698C">
          <w:rPr>
            <w:rFonts w:cstheme="minorHAnsi"/>
            <w:color w:val="201F1E"/>
          </w:rPr>
          <w:t xml:space="preserve"> demonstrate</w:t>
        </w:r>
        <w:r w:rsidR="008F6103">
          <w:rPr>
            <w:rFonts w:cstheme="minorHAnsi"/>
            <w:color w:val="201F1E"/>
          </w:rPr>
          <w:t>s</w:t>
        </w:r>
        <w:r w:rsidR="008F6103" w:rsidRPr="007E698C">
          <w:rPr>
            <w:rFonts w:cstheme="minorHAnsi"/>
            <w:color w:val="201F1E"/>
          </w:rPr>
          <w:t xml:space="preserve"> significant relationship</w:t>
        </w:r>
        <w:r w:rsidR="008F6103">
          <w:rPr>
            <w:rFonts w:cstheme="minorHAnsi"/>
            <w:color w:val="201F1E"/>
          </w:rPr>
          <w:t>s</w:t>
        </w:r>
        <w:r w:rsidR="008F6103" w:rsidRPr="007E698C">
          <w:rPr>
            <w:rFonts w:cstheme="minorHAnsi"/>
            <w:color w:val="201F1E"/>
          </w:rPr>
          <w:t xml:space="preserve"> between the</w:t>
        </w:r>
        <w:r w:rsidR="008F6103">
          <w:rPr>
            <w:rFonts w:cstheme="minorHAnsi"/>
            <w:color w:val="201F1E"/>
          </w:rPr>
          <w:t xml:space="preserve"> composition and functions of the</w:t>
        </w:r>
        <w:r w:rsidR="008F6103" w:rsidRPr="007E698C">
          <w:rPr>
            <w:rFonts w:cstheme="minorHAnsi"/>
            <w:color w:val="201F1E"/>
          </w:rPr>
          <w:t xml:space="preserve"> human microbiome </w:t>
        </w:r>
        <w:r w:rsidR="008F6103">
          <w:rPr>
            <w:rFonts w:cstheme="minorHAnsi"/>
            <w:color w:val="201F1E"/>
          </w:rPr>
          <w:t>with</w:t>
        </w:r>
        <w:r w:rsidR="008F6103" w:rsidRPr="007E698C">
          <w:rPr>
            <w:rFonts w:cstheme="minorHAnsi"/>
            <w:color w:val="201F1E"/>
          </w:rPr>
          <w:t xml:space="preserve"> COVID-19</w:t>
        </w:r>
      </w:ins>
      <w:ins w:id="291" w:author="Enrico Barrozo" w:date="2022-09-09T13:58:00Z">
        <w:r w:rsidR="008F6103">
          <w:rPr>
            <w:rFonts w:cstheme="minorHAnsi"/>
            <w:color w:val="201F1E"/>
          </w:rPr>
          <w:t xml:space="preserve"> and CAP, </w:t>
        </w:r>
        <w:commentRangeStart w:id="292"/>
        <w:r w:rsidR="008F6103">
          <w:rPr>
            <w:rFonts w:cstheme="minorHAnsi"/>
            <w:color w:val="201F1E"/>
          </w:rPr>
          <w:t>that are disease-specific, or shared</w:t>
        </w:r>
      </w:ins>
      <w:commentRangeEnd w:id="292"/>
      <w:ins w:id="293" w:author="Enrico Barrozo" w:date="2022-09-12T09:54:00Z">
        <w:r w:rsidR="007D3687">
          <w:rPr>
            <w:rStyle w:val="CommentReference"/>
          </w:rPr>
          <w:commentReference w:id="292"/>
        </w:r>
      </w:ins>
      <w:ins w:id="294" w:author="Enrico Barrozo" w:date="2022-09-09T13:56:00Z">
        <w:r w:rsidR="008F6103">
          <w:rPr>
            <w:rFonts w:cstheme="minorHAnsi"/>
            <w:color w:val="201F1E"/>
          </w:rPr>
          <w:t>.</w:t>
        </w:r>
        <w:r w:rsidR="008F6103">
          <w:rPr>
            <w:rFonts w:cstheme="minorHAnsi"/>
          </w:rPr>
          <w:t xml:space="preserve"> </w:t>
        </w:r>
      </w:ins>
      <w:r w:rsidR="00017B48" w:rsidRPr="007E698C">
        <w:rPr>
          <w:rFonts w:cstheme="minorHAnsi"/>
        </w:rPr>
        <w:t xml:space="preserve">We </w:t>
      </w:r>
      <w:del w:id="295" w:author="Enrico Barrozo" w:date="2022-09-09T13:59:00Z">
        <w:r w:rsidR="00017B48" w:rsidRPr="007E698C" w:rsidDel="008F6103">
          <w:rPr>
            <w:rFonts w:cstheme="minorHAnsi"/>
          </w:rPr>
          <w:delText>observed significantly unique discriminant taxonomic and functional features in bro</w:delText>
        </w:r>
        <w:r w:rsidR="00D639C8" w:rsidRPr="007E698C" w:rsidDel="008F6103">
          <w:rPr>
            <w:rFonts w:cstheme="minorHAnsi"/>
          </w:rPr>
          <w:delText>n</w:delText>
        </w:r>
        <w:r w:rsidR="00017B48" w:rsidRPr="007E698C" w:rsidDel="008F6103">
          <w:rPr>
            <w:rFonts w:cstheme="minorHAnsi"/>
          </w:rPr>
          <w:delText>choalveolar lavage fluid (BALF) metatranscriptomes in</w:delText>
        </w:r>
      </w:del>
      <w:ins w:id="296" w:author="Enrico Barrozo" w:date="2022-09-09T13:59:00Z">
        <w:r w:rsidR="008F6103">
          <w:rPr>
            <w:rFonts w:cstheme="minorHAnsi"/>
          </w:rPr>
          <w:t xml:space="preserve">then extend </w:t>
        </w:r>
      </w:ins>
      <w:ins w:id="297" w:author="Enrico Barrozo" w:date="2022-09-09T14:00:00Z">
        <w:r w:rsidR="008535E4">
          <w:rPr>
            <w:rFonts w:cstheme="minorHAnsi"/>
          </w:rPr>
          <w:t>these analyses</w:t>
        </w:r>
      </w:ins>
      <w:ins w:id="298" w:author="Enrico Barrozo" w:date="2022-09-09T13:59:00Z">
        <w:r w:rsidR="008F6103">
          <w:rPr>
            <w:rFonts w:cstheme="minorHAnsi"/>
          </w:rPr>
          <w:t xml:space="preserve"> </w:t>
        </w:r>
      </w:ins>
      <w:ins w:id="299" w:author="Enrico Barrozo" w:date="2022-09-09T14:00:00Z">
        <w:r w:rsidR="008535E4">
          <w:rPr>
            <w:rFonts w:cstheme="minorHAnsi"/>
          </w:rPr>
          <w:t xml:space="preserve">to </w:t>
        </w:r>
      </w:ins>
      <w:ins w:id="300" w:author="Enrico Barrozo" w:date="2022-09-09T14:03:00Z">
        <w:r w:rsidR="008535E4">
          <w:rPr>
            <w:rFonts w:cstheme="minorHAnsi"/>
          </w:rPr>
          <w:t>identify</w:t>
        </w:r>
      </w:ins>
      <w:ins w:id="301" w:author="Enrico Barrozo" w:date="2022-09-09T14:00:00Z">
        <w:r w:rsidR="008535E4">
          <w:rPr>
            <w:rFonts w:cstheme="minorHAnsi"/>
          </w:rPr>
          <w:t xml:space="preserve"> the</w:t>
        </w:r>
      </w:ins>
      <w:r w:rsidR="00017B48" w:rsidRPr="007E698C">
        <w:rPr>
          <w:rFonts w:cstheme="minorHAnsi"/>
        </w:rPr>
        <w:t xml:space="preserve"> association</w:t>
      </w:r>
      <w:ins w:id="302" w:author="Enrico Barrozo" w:date="2022-09-09T14:00:00Z">
        <w:r w:rsidR="008535E4">
          <w:rPr>
            <w:rFonts w:cstheme="minorHAnsi"/>
          </w:rPr>
          <w:t xml:space="preserve">s of these microbiome </w:t>
        </w:r>
      </w:ins>
      <w:ins w:id="303" w:author="Enrico Barrozo" w:date="2022-09-09T14:01:00Z">
        <w:r w:rsidR="008535E4">
          <w:rPr>
            <w:rFonts w:cstheme="minorHAnsi"/>
          </w:rPr>
          <w:t>perturbations</w:t>
        </w:r>
      </w:ins>
      <w:r w:rsidR="00017B48" w:rsidRPr="007E698C">
        <w:rPr>
          <w:rFonts w:cstheme="minorHAnsi"/>
        </w:rPr>
        <w:t xml:space="preserve"> with COVID-19 </w:t>
      </w:r>
      <w:del w:id="304" w:author="Enrico Barrozo" w:date="2022-09-09T14:01:00Z">
        <w:r w:rsidR="00017B48" w:rsidRPr="007E698C" w:rsidDel="008535E4">
          <w:rPr>
            <w:rFonts w:cstheme="minorHAnsi"/>
          </w:rPr>
          <w:delText xml:space="preserve">disease and </w:delText>
        </w:r>
      </w:del>
      <w:del w:id="305" w:author="Enrico Barrozo" w:date="2022-09-09T13:59:00Z">
        <w:r w:rsidR="00017B48" w:rsidRPr="007E698C" w:rsidDel="008F6103">
          <w:rPr>
            <w:rFonts w:cstheme="minorHAnsi"/>
          </w:rPr>
          <w:delText xml:space="preserve">its </w:delText>
        </w:r>
      </w:del>
      <w:r w:rsidR="00017B48" w:rsidRPr="007E698C">
        <w:rPr>
          <w:rFonts w:cstheme="minorHAnsi"/>
        </w:rPr>
        <w:t>mortality</w:t>
      </w:r>
      <w:ins w:id="306" w:author="Enrico Barrozo" w:date="2022-09-09T14:03:00Z">
        <w:r w:rsidR="008535E4">
          <w:rPr>
            <w:rFonts w:cstheme="minorHAnsi"/>
          </w:rPr>
          <w:t xml:space="preserve">. </w:t>
        </w:r>
      </w:ins>
      <w:ins w:id="307" w:author="Enrico Barrozo" w:date="2022-09-09T14:06:00Z">
        <w:r>
          <w:rPr>
            <w:rFonts w:cstheme="minorHAnsi"/>
          </w:rPr>
          <w:t>Future</w:t>
        </w:r>
      </w:ins>
      <w:ins w:id="308" w:author="Enrico Barrozo" w:date="2022-09-09T14:03:00Z">
        <w:r w:rsidR="008535E4">
          <w:rPr>
            <w:rFonts w:cstheme="minorHAnsi"/>
          </w:rPr>
          <w:t xml:space="preserve"> studies </w:t>
        </w:r>
      </w:ins>
      <w:ins w:id="309" w:author="Enrico Barrozo" w:date="2022-09-09T14:06:00Z">
        <w:r>
          <w:rPr>
            <w:rFonts w:cstheme="minorHAnsi"/>
          </w:rPr>
          <w:t>will be aimed at</w:t>
        </w:r>
      </w:ins>
      <w:ins w:id="310" w:author="Enrico Barrozo" w:date="2022-09-09T14:05:00Z">
        <w:r w:rsidR="008535E4">
          <w:rPr>
            <w:rFonts w:cstheme="minorHAnsi"/>
          </w:rPr>
          <w:t xml:space="preserve"> </w:t>
        </w:r>
      </w:ins>
      <w:ins w:id="311" w:author="Enrico Barrozo" w:date="2022-09-09T14:06:00Z">
        <w:r>
          <w:rPr>
            <w:rFonts w:cstheme="minorHAnsi"/>
          </w:rPr>
          <w:t>assessing</w:t>
        </w:r>
      </w:ins>
      <w:ins w:id="312" w:author="Enrico Barrozo" w:date="2022-09-09T14:03:00Z">
        <w:r w:rsidR="008535E4">
          <w:rPr>
            <w:rFonts w:cstheme="minorHAnsi"/>
          </w:rPr>
          <w:t xml:space="preserve"> the</w:t>
        </w:r>
      </w:ins>
      <w:ins w:id="313" w:author="Enrico Barrozo" w:date="2022-09-12T09:56:00Z">
        <w:r w:rsidR="00DA580E">
          <w:rPr>
            <w:rFonts w:cstheme="minorHAnsi"/>
          </w:rPr>
          <w:t xml:space="preserve"> changes in </w:t>
        </w:r>
      </w:ins>
      <w:ins w:id="314" w:author="Enrico Barrozo" w:date="2022-09-09T14:07:00Z">
        <w:r>
          <w:rPr>
            <w:rFonts w:cstheme="minorHAnsi"/>
          </w:rPr>
          <w:t>microbial species and genes</w:t>
        </w:r>
      </w:ins>
      <w:ins w:id="315" w:author="Enrico Barrozo" w:date="2022-09-09T14:04:00Z">
        <w:r w:rsidR="008535E4">
          <w:rPr>
            <w:rFonts w:cstheme="minorHAnsi"/>
          </w:rPr>
          <w:t xml:space="preserve"> responsible for </w:t>
        </w:r>
      </w:ins>
      <w:ins w:id="316" w:author="Enrico Barrozo" w:date="2022-09-09T14:02:00Z">
        <w:r w:rsidR="008535E4" w:rsidRPr="007E698C">
          <w:rPr>
            <w:rFonts w:cstheme="minorHAnsi"/>
          </w:rPr>
          <w:t>causality or directionality</w:t>
        </w:r>
      </w:ins>
      <w:ins w:id="317" w:author="Enrico Barrozo" w:date="2022-09-09T14:03:00Z">
        <w:r w:rsidR="008535E4">
          <w:rPr>
            <w:rFonts w:cstheme="minorHAnsi"/>
          </w:rPr>
          <w:t xml:space="preserve"> of these </w:t>
        </w:r>
      </w:ins>
      <w:ins w:id="318" w:author="Enrico Barrozo" w:date="2022-09-09T14:05:00Z">
        <w:r>
          <w:rPr>
            <w:rFonts w:cstheme="minorHAnsi"/>
          </w:rPr>
          <w:t>host-microbiome interactions</w:t>
        </w:r>
      </w:ins>
      <w:r w:rsidR="00017B48" w:rsidRPr="007E698C">
        <w:rPr>
          <w:rFonts w:cstheme="minorHAnsi"/>
        </w:rPr>
        <w:t xml:space="preserve">. </w:t>
      </w:r>
    </w:p>
    <w:p w14:paraId="6CF8EE03" w14:textId="4A83C8E3" w:rsidR="006C7245" w:rsidRDefault="006C7245" w:rsidP="00072444">
      <w:pPr>
        <w:spacing w:line="480" w:lineRule="auto"/>
        <w:jc w:val="both"/>
        <w:rPr>
          <w:ins w:id="319" w:author="Enrico Barrozo" w:date="2022-09-12T09:57:00Z"/>
          <w:rFonts w:cstheme="minorHAnsi"/>
        </w:rPr>
      </w:pPr>
      <w:ins w:id="320" w:author="Enrico Barrozo" w:date="2022-09-12T09:57:00Z">
        <w:r>
          <w:rPr>
            <w:rFonts w:cstheme="minorHAnsi"/>
          </w:rPr>
          <w:t xml:space="preserve">CAP-specific perturbations. </w:t>
        </w:r>
      </w:ins>
    </w:p>
    <w:p w14:paraId="3CBE8EEC" w14:textId="6B29BE9F" w:rsidR="006C7245" w:rsidRDefault="006C7245" w:rsidP="00072444">
      <w:pPr>
        <w:spacing w:line="480" w:lineRule="auto"/>
        <w:jc w:val="both"/>
        <w:rPr>
          <w:ins w:id="321" w:author="Enrico Barrozo" w:date="2022-09-12T10:13:00Z"/>
          <w:rFonts w:cstheme="minorHAnsi"/>
        </w:rPr>
      </w:pPr>
      <w:ins w:id="322" w:author="Enrico Barrozo" w:date="2022-09-12T09:57:00Z">
        <w:r>
          <w:rPr>
            <w:rFonts w:cstheme="minorHAnsi"/>
          </w:rPr>
          <w:t xml:space="preserve">COVID-19-specific changes. </w:t>
        </w:r>
      </w:ins>
    </w:p>
    <w:p w14:paraId="104BA4A8" w14:textId="398E7E17" w:rsidR="00115EC0" w:rsidRPr="007E698C" w:rsidDel="003F6A9A" w:rsidRDefault="00E077DB" w:rsidP="00072444">
      <w:pPr>
        <w:spacing w:line="480" w:lineRule="auto"/>
        <w:jc w:val="both"/>
        <w:rPr>
          <w:del w:id="323" w:author="Enrico Barrozo" w:date="2022-09-09T14:11:00Z"/>
          <w:rFonts w:cstheme="minorHAnsi"/>
        </w:rPr>
      </w:pPr>
      <w:ins w:id="324" w:author="Enrico Barrozo" w:date="2022-09-12T10:13:00Z">
        <w:r>
          <w:rPr>
            <w:rFonts w:cstheme="minorHAnsi"/>
          </w:rPr>
          <w:t xml:space="preserve">Divergence and similarities between CAP and COVID-19 </w:t>
        </w:r>
        <w:proofErr w:type="spellStart"/>
        <w:r>
          <w:rPr>
            <w:rFonts w:cstheme="minorHAnsi"/>
          </w:rPr>
          <w:t>metatranscriptomes</w:t>
        </w:r>
        <w:proofErr w:type="spellEnd"/>
        <w:r>
          <w:rPr>
            <w:rFonts w:cstheme="minorHAnsi"/>
          </w:rPr>
          <w:t xml:space="preserve">. While our analyses focused on microbial taxa changes and microbe GO pathways, comparisons between the host and microbe gene expression changes may reveal synergistic or antagonistic responses. For instance, many of the CAP cases were associated with respiratory virus infections including rhinoviruses A, B, and C, influenza A, and B, and </w:t>
        </w:r>
        <w:proofErr w:type="spellStart"/>
        <w:r>
          <w:rPr>
            <w:rFonts w:cstheme="minorHAnsi"/>
          </w:rPr>
          <w:t>orthopneumovirus</w:t>
        </w:r>
        <w:proofErr w:type="spellEnd"/>
        <w:r>
          <w:rPr>
            <w:rFonts w:cstheme="minorHAnsi"/>
          </w:rPr>
          <w:t xml:space="preserve"> (Suppl. Table 1). The X terms and taxa that were X increased and X decreased, may reveal interactions between the host, bacterial species, and viruses that are intrinsic to respiratory virus responses, or divergent and specific to each pathogen.  [</w:t>
        </w:r>
      </w:ins>
      <w:ins w:id="325" w:author="Enrico Barrozo" w:date="2022-09-12T10:52:00Z">
        <w:r w:rsidR="00257B79" w:rsidRPr="00257B79">
          <w:rPr>
            <w:rFonts w:cstheme="minorHAnsi"/>
            <w:color w:val="FF0000"/>
            <w:rPrChange w:id="326" w:author="Enrico Barrozo" w:date="2022-09-12T10:53:00Z">
              <w:rPr>
                <w:rFonts w:cstheme="minorHAnsi"/>
              </w:rPr>
            </w:rPrChange>
          </w:rPr>
          <w:t xml:space="preserve">taxa and GO </w:t>
        </w:r>
      </w:ins>
      <w:ins w:id="327" w:author="Enrico Barrozo" w:date="2022-09-12T10:53:00Z">
        <w:r w:rsidR="00257B79" w:rsidRPr="00257B79">
          <w:rPr>
            <w:rFonts w:cstheme="minorHAnsi"/>
            <w:color w:val="FF0000"/>
            <w:rPrChange w:id="328" w:author="Enrico Barrozo" w:date="2022-09-12T10:53:00Z">
              <w:rPr>
                <w:rFonts w:cstheme="minorHAnsi"/>
              </w:rPr>
            </w:rPrChange>
          </w:rPr>
          <w:t>specific lit review and discussions</w:t>
        </w:r>
      </w:ins>
      <w:ins w:id="329" w:author="Enrico Barrozo" w:date="2022-09-12T10:13:00Z">
        <w:r>
          <w:rPr>
            <w:rFonts w:cstheme="minorHAnsi"/>
          </w:rPr>
          <w:t xml:space="preserve">] </w:t>
        </w:r>
      </w:ins>
      <w:del w:id="330" w:author="Enrico Barrozo" w:date="2022-09-09T14:11:00Z">
        <w:r w:rsidR="00017B48" w:rsidRPr="007E698C" w:rsidDel="003F6A9A">
          <w:rPr>
            <w:rFonts w:cstheme="minorHAnsi"/>
          </w:rPr>
          <w:delText>Of note, due to limitations in the depth of clinical metadata by subject, we could not distinguish between COVID-19 pathophysiology or associated medical comorbidities, treatments, nor interventions. However, because of the time interval in which COVID-19 patient specimens were recruited to their respective index studies at the beginning of the outbreak in Wuhan, China (i.e., 2019 and early 2020), COVID-19-specific interventions and treatments had yet to be introduced and thus comparisons between CAP and COVID-19 subject specimens would be less likely to be related to disease-focused therapy.</w:delText>
        </w:r>
      </w:del>
    </w:p>
    <w:p w14:paraId="40F887D7" w14:textId="4C24ACEB" w:rsidR="00115EC0" w:rsidRDefault="00017B48" w:rsidP="00072444">
      <w:pPr>
        <w:spacing w:line="480" w:lineRule="auto"/>
        <w:jc w:val="both"/>
        <w:rPr>
          <w:ins w:id="331" w:author="Enrico Barrozo" w:date="2022-09-12T10:00:00Z"/>
          <w:rFonts w:cstheme="minorHAnsi"/>
        </w:rPr>
      </w:pPr>
      <w:del w:id="332" w:author="Enrico Barrozo" w:date="2022-09-12T10:17:00Z">
        <w:r w:rsidRPr="007E698C" w:rsidDel="004A5FB6">
          <w:rPr>
            <w:rFonts w:cstheme="minorHAnsi"/>
          </w:rPr>
          <w:delText xml:space="preserve">At the time of this study, the </w:delText>
        </w:r>
        <w:r w:rsidR="00D639C8" w:rsidRPr="007E698C" w:rsidDel="004A5FB6">
          <w:rPr>
            <w:rFonts w:cstheme="minorHAnsi"/>
          </w:rPr>
          <w:delText xml:space="preserve">standard </w:delText>
        </w:r>
        <w:r w:rsidRPr="007E698C" w:rsidDel="004A5FB6">
          <w:rPr>
            <w:rFonts w:cstheme="minorHAnsi"/>
          </w:rPr>
          <w:delText>Kraken2 taxonomic database included the SARS-CoV-2 reference genome, but the SARS-CoV-2 proteins were not yet added to the SeqScreen database that was used for the functional analysis. This functional analysis demonstrated how GO terms and their corresponding proteins can be used to characterize an emerging pathogen (i.e., a pathogen that is not present in the reference database), as well as significant host microbiome functional shifts.</w:delText>
        </w:r>
        <w:commentRangeStart w:id="333"/>
        <w:commentRangeStart w:id="334"/>
        <w:r w:rsidRPr="007E698C" w:rsidDel="004A5FB6">
          <w:rPr>
            <w:rFonts w:cstheme="minorHAnsi"/>
          </w:rPr>
          <w:delText xml:space="preserve"> SARS-CoV-2 reads were successfully detected in the taxonomic analysis of COVID-19 BALF samples</w:delText>
        </w:r>
        <w:commentRangeEnd w:id="333"/>
        <w:r w:rsidR="00976088" w:rsidDel="004A5FB6">
          <w:rPr>
            <w:rStyle w:val="CommentReference"/>
          </w:rPr>
          <w:commentReference w:id="333"/>
        </w:r>
        <w:commentRangeEnd w:id="334"/>
        <w:r w:rsidR="00D40ED5" w:rsidDel="004A5FB6">
          <w:rPr>
            <w:rStyle w:val="CommentReference"/>
          </w:rPr>
          <w:commentReference w:id="334"/>
        </w:r>
        <w:r w:rsidRPr="007E698C" w:rsidDel="004A5FB6">
          <w:rPr>
            <w:rFonts w:cstheme="minorHAnsi"/>
          </w:rPr>
          <w:delText xml:space="preserve">, and GO terms associated with </w:delText>
        </w:r>
        <w:commentRangeStart w:id="335"/>
        <w:r w:rsidRPr="007E698C" w:rsidDel="004A5FB6">
          <w:rPr>
            <w:rFonts w:cstheme="minorHAnsi"/>
          </w:rPr>
          <w:delText xml:space="preserve">coronavirus proteins </w:delText>
        </w:r>
        <w:commentRangeEnd w:id="335"/>
        <w:r w:rsidR="0085248C" w:rsidDel="004A5FB6">
          <w:rPr>
            <w:rStyle w:val="CommentReference"/>
          </w:rPr>
          <w:commentReference w:id="335"/>
        </w:r>
        <w:r w:rsidRPr="007E698C" w:rsidDel="004A5FB6">
          <w:rPr>
            <w:rFonts w:cstheme="minorHAnsi"/>
          </w:rPr>
          <w:delText>were found to be significant</w:delText>
        </w:r>
        <w:r w:rsidR="001D2D0A" w:rsidRPr="007E698C" w:rsidDel="004A5FB6">
          <w:rPr>
            <w:rFonts w:cstheme="minorHAnsi"/>
          </w:rPr>
          <w:delText>ly different</w:delText>
        </w:r>
        <w:r w:rsidRPr="007E698C" w:rsidDel="004A5FB6">
          <w:rPr>
            <w:rFonts w:cstheme="minorHAnsi"/>
          </w:rPr>
          <w:delText xml:space="preserve"> in the functional analysis. A number of coronavirus proteins were driving the </w:delText>
        </w:r>
        <w:r w:rsidR="001D2D0A" w:rsidRPr="007E698C" w:rsidDel="004A5FB6">
          <w:rPr>
            <w:rFonts w:cstheme="minorHAnsi"/>
          </w:rPr>
          <w:delText xml:space="preserve">significant </w:delText>
        </w:r>
        <w:r w:rsidRPr="007E698C" w:rsidDel="004A5FB6">
          <w:rPr>
            <w:rFonts w:cstheme="minorHAnsi"/>
          </w:rPr>
          <w:delText xml:space="preserve">associations of GO terms </w:delText>
        </w:r>
        <w:r w:rsidR="001D2D0A" w:rsidRPr="007E698C" w:rsidDel="004A5FB6">
          <w:rPr>
            <w:rFonts w:cstheme="minorHAnsi"/>
          </w:rPr>
          <w:delText>between</w:delText>
        </w:r>
        <w:r w:rsidRPr="007E698C" w:rsidDel="004A5FB6">
          <w:rPr>
            <w:rFonts w:cstheme="minorHAnsi"/>
          </w:rPr>
          <w:delText xml:space="preserve"> COVID-19 </w:delText>
        </w:r>
        <w:r w:rsidR="001D2D0A" w:rsidRPr="007E698C" w:rsidDel="004A5FB6">
          <w:rPr>
            <w:rFonts w:cstheme="minorHAnsi"/>
          </w:rPr>
          <w:delText>and</w:delText>
        </w:r>
        <w:r w:rsidRPr="007E698C" w:rsidDel="004A5FB6">
          <w:rPr>
            <w:rFonts w:cstheme="minorHAnsi"/>
          </w:rPr>
          <w:delText xml:space="preserve"> uninfected</w:delText>
        </w:r>
        <w:r w:rsidR="001D2D0A" w:rsidRPr="007E698C" w:rsidDel="004A5FB6">
          <w:rPr>
            <w:rFonts w:cstheme="minorHAnsi"/>
          </w:rPr>
          <w:delText xml:space="preserve"> samples</w:delText>
        </w:r>
        <w:r w:rsidRPr="007E698C" w:rsidDel="004A5FB6">
          <w:rPr>
            <w:rFonts w:cstheme="minorHAnsi"/>
          </w:rPr>
          <w:delText>, including modulation by symbiont of host cellular process [GO:0044068], modulation by virus of host cellular process [GO:0019054], modulation by virus of host process [GO:0019048], modulation of process of other organism involved in symbiotic interaction [GO:0051817], modulation by symbiont of host process [GO:0044003], interaction with host [GO:0016032], viral process [GO:0051701], interspecies interaction between organisms [GO:0044419], modulation by symbiont of host cellular process [GO:0044068], and modulation by virus of host cellular process [GO:</w:delText>
        </w:r>
        <w:r w:rsidRPr="00826F33" w:rsidDel="004A5FB6">
          <w:rPr>
            <w:rFonts w:cstheme="minorHAnsi"/>
          </w:rPr>
          <w:delText>0019054] (</w:delText>
        </w:r>
        <w:r w:rsidRPr="00826F33" w:rsidDel="004A5FB6">
          <w:delText xml:space="preserve">Suppl Table </w:delText>
        </w:r>
        <w:r w:rsidR="00C15619" w:rsidRPr="00826F33" w:rsidDel="004A5FB6">
          <w:delText>3</w:delText>
        </w:r>
        <w:r w:rsidRPr="00826F33" w:rsidDel="004A5FB6">
          <w:delText>)</w:delText>
        </w:r>
        <w:r w:rsidRPr="00826F33" w:rsidDel="004A5FB6">
          <w:rPr>
            <w:rFonts w:cstheme="minorHAnsi"/>
          </w:rPr>
          <w:delText>.</w:delText>
        </w:r>
        <w:r w:rsidRPr="007E698C" w:rsidDel="004A5FB6">
          <w:rPr>
            <w:rFonts w:cstheme="minorHAnsi"/>
          </w:rPr>
          <w:delText xml:space="preserve"> Coronavirus proteins were also driving notable GO term associations in COVID-19 deceased vs. survived, including transition metal ion binding [GO:0046914], zinc ion binding [GO:0008270], organic cyclic compound binding [GO:0097159], endopeptidase activity [GO:0004175], and nucleobase containing compound biosynthetic process [GO:0034654]. While samples from both COVID-19 deceased and survived individuals contained taxonomically and functionally classified coronavirus reads, the significant terminal GO terms of endopeptidase activity [GO:0004175], zinc ion binding [GO:0008270], and nucleobase-containing compound biosynthetic process [GO:0034654] were positively correlated with COVID-19 deceased patients. This was likely due to multiple highly expressed coronavirus proteins being tagged with these GO terms (e.g., replicase polyprotein 1ab, 2'-O-methyltransferase), and a higher SARS-CoV-2 viral load and mRNA expression being present in patients who died of COVID-19 disease. </w:delText>
        </w:r>
      </w:del>
    </w:p>
    <w:p w14:paraId="0157C381" w14:textId="77777777" w:rsidR="00E077DB" w:rsidRDefault="004905FC" w:rsidP="00072444">
      <w:pPr>
        <w:spacing w:line="480" w:lineRule="auto"/>
        <w:jc w:val="both"/>
        <w:rPr>
          <w:ins w:id="336" w:author="Enrico Barrozo" w:date="2022-09-12T10:12:00Z"/>
          <w:rFonts w:cstheme="minorHAnsi"/>
        </w:rPr>
      </w:pPr>
      <w:ins w:id="337" w:author="Enrico Barrozo" w:date="2022-09-12T10:00:00Z">
        <w:r>
          <w:rPr>
            <w:rFonts w:cstheme="minorHAnsi"/>
          </w:rPr>
          <w:t xml:space="preserve">COVID-19 </w:t>
        </w:r>
        <w:proofErr w:type="spellStart"/>
        <w:r>
          <w:rPr>
            <w:rFonts w:cstheme="minorHAnsi"/>
          </w:rPr>
          <w:t>metatranscriptomics</w:t>
        </w:r>
        <w:proofErr w:type="spellEnd"/>
        <w:r>
          <w:rPr>
            <w:rFonts w:cstheme="minorHAnsi"/>
          </w:rPr>
          <w:t xml:space="preserve"> in the context of host</w:t>
        </w:r>
      </w:ins>
      <w:ins w:id="338" w:author="Enrico Barrozo" w:date="2022-09-12T10:01:00Z">
        <w:r>
          <w:rPr>
            <w:rFonts w:cstheme="minorHAnsi"/>
          </w:rPr>
          <w:t xml:space="preserve"> immune responses</w:t>
        </w:r>
      </w:ins>
      <w:ins w:id="339" w:author="Enrico Barrozo" w:date="2022-09-12T10:00:00Z">
        <w:r>
          <w:rPr>
            <w:rFonts w:cstheme="minorHAnsi"/>
          </w:rPr>
          <w:t>.</w:t>
        </w:r>
      </w:ins>
      <w:ins w:id="340" w:author="Enrico Barrozo" w:date="2022-09-12T10:01:00Z">
        <w:r>
          <w:rPr>
            <w:rFonts w:cstheme="minorHAnsi"/>
          </w:rPr>
          <w:t xml:space="preserve"> </w:t>
        </w:r>
      </w:ins>
      <w:ins w:id="341" w:author="Enrico Barrozo" w:date="2022-09-12T10:02:00Z">
        <w:r>
          <w:rPr>
            <w:rFonts w:cstheme="minorHAnsi"/>
          </w:rPr>
          <w:t>A subset of the</w:t>
        </w:r>
      </w:ins>
      <w:ins w:id="342" w:author="Enrico Barrozo" w:date="2022-09-12T10:01:00Z">
        <w:r>
          <w:rPr>
            <w:rFonts w:cstheme="minorHAnsi"/>
          </w:rPr>
          <w:t xml:space="preserve"> studies from which the </w:t>
        </w:r>
        <w:proofErr w:type="spellStart"/>
        <w:r>
          <w:rPr>
            <w:rFonts w:cstheme="minorHAnsi"/>
          </w:rPr>
          <w:t>metatranscriptomics</w:t>
        </w:r>
        <w:proofErr w:type="spellEnd"/>
        <w:r>
          <w:rPr>
            <w:rFonts w:cstheme="minorHAnsi"/>
          </w:rPr>
          <w:t xml:space="preserve"> data we a</w:t>
        </w:r>
      </w:ins>
      <w:ins w:id="343" w:author="Enrico Barrozo" w:date="2022-09-12T10:02:00Z">
        <w:r>
          <w:rPr>
            <w:rFonts w:cstheme="minorHAnsi"/>
          </w:rPr>
          <w:t>nalyzed either primarily analyzed host gene expression[</w:t>
        </w:r>
        <w:r w:rsidRPr="00B832C9">
          <w:rPr>
            <w:rFonts w:cstheme="minorHAnsi"/>
            <w:color w:val="FF0000"/>
            <w:rPrChange w:id="344" w:author="Enrico Barrozo" w:date="2022-09-12T10:52:00Z">
              <w:rPr>
                <w:rFonts w:cstheme="minorHAnsi"/>
              </w:rPr>
            </w:rPrChange>
          </w:rPr>
          <w:t>refs</w:t>
        </w:r>
        <w:proofErr w:type="gramStart"/>
        <w:r>
          <w:rPr>
            <w:rFonts w:cstheme="minorHAnsi"/>
          </w:rPr>
          <w:t>], or</w:t>
        </w:r>
        <w:proofErr w:type="gramEnd"/>
        <w:r>
          <w:rPr>
            <w:rFonts w:cstheme="minorHAnsi"/>
          </w:rPr>
          <w:t xml:space="preserve"> did not[</w:t>
        </w:r>
        <w:r w:rsidRPr="00B832C9">
          <w:rPr>
            <w:rFonts w:cstheme="minorHAnsi"/>
            <w:color w:val="FF0000"/>
            <w:rPrChange w:id="345" w:author="Enrico Barrozo" w:date="2022-09-12T10:52:00Z">
              <w:rPr>
                <w:rFonts w:cstheme="minorHAnsi"/>
              </w:rPr>
            </w:rPrChange>
          </w:rPr>
          <w:t>refs</w:t>
        </w:r>
        <w:r>
          <w:rPr>
            <w:rFonts w:cstheme="minorHAnsi"/>
          </w:rPr>
          <w:t>].</w:t>
        </w:r>
      </w:ins>
      <w:ins w:id="346" w:author="Enrico Barrozo" w:date="2022-09-12T10:12:00Z">
        <w:r w:rsidR="00E077DB">
          <w:rPr>
            <w:rFonts w:cstheme="minorHAnsi"/>
          </w:rPr>
          <w:t xml:space="preserve"> [</w:t>
        </w:r>
        <w:proofErr w:type="gramStart"/>
        <w:r w:rsidR="00E077DB" w:rsidRPr="00B832C9">
          <w:rPr>
            <w:rFonts w:cstheme="minorHAnsi"/>
            <w:color w:val="FF0000"/>
            <w:rPrChange w:id="347" w:author="Enrico Barrozo" w:date="2022-09-12T10:52:00Z">
              <w:rPr>
                <w:rFonts w:cstheme="minorHAnsi"/>
              </w:rPr>
            </w:rPrChange>
          </w:rPr>
          <w:t>compare and contrast</w:t>
        </w:r>
        <w:proofErr w:type="gramEnd"/>
        <w:r w:rsidR="00E077DB">
          <w:rPr>
            <w:rFonts w:cstheme="minorHAnsi"/>
          </w:rPr>
          <w:t>]</w:t>
        </w:r>
      </w:ins>
      <w:ins w:id="348" w:author="Enrico Barrozo" w:date="2022-09-12T10:02:00Z">
        <w:r>
          <w:rPr>
            <w:rFonts w:cstheme="minorHAnsi"/>
          </w:rPr>
          <w:t xml:space="preserve"> </w:t>
        </w:r>
      </w:ins>
    </w:p>
    <w:p w14:paraId="2ADC8068" w14:textId="3DB643C5" w:rsidR="006C7245" w:rsidRPr="007E698C" w:rsidDel="00E077DB" w:rsidRDefault="006C7245" w:rsidP="00072444">
      <w:pPr>
        <w:spacing w:line="480" w:lineRule="auto"/>
        <w:jc w:val="both"/>
        <w:rPr>
          <w:del w:id="349" w:author="Enrico Barrozo" w:date="2022-09-12T10:13:00Z"/>
          <w:rFonts w:cstheme="minorHAnsi"/>
        </w:rPr>
      </w:pPr>
    </w:p>
    <w:p w14:paraId="14A258C8" w14:textId="08BCD63F" w:rsidR="00863D75" w:rsidRDefault="003F6A9A" w:rsidP="00072444">
      <w:pPr>
        <w:spacing w:line="480" w:lineRule="auto"/>
        <w:rPr>
          <w:ins w:id="350" w:author="Enrico Barrozo" w:date="2022-09-12T09:57:00Z"/>
          <w:rFonts w:cstheme="minorHAnsi"/>
        </w:rPr>
      </w:pPr>
      <w:bookmarkStart w:id="351" w:name="_Hlk90291586"/>
      <w:ins w:id="352" w:author="Enrico Barrozo" w:date="2022-09-09T14:13:00Z">
        <w:r>
          <w:rPr>
            <w:rFonts w:cstheme="minorHAnsi"/>
          </w:rPr>
          <w:t>Microbiome changes</w:t>
        </w:r>
      </w:ins>
      <w:ins w:id="353" w:author="Enrico Barrozo" w:date="2022-09-09T14:12:00Z">
        <w:r>
          <w:rPr>
            <w:rFonts w:cstheme="minorHAnsi"/>
          </w:rPr>
          <w:t xml:space="preserve"> associated with COVID-19 d</w:t>
        </w:r>
      </w:ins>
      <w:ins w:id="354" w:author="Enrico Barrozo" w:date="2022-09-09T14:13:00Z">
        <w:r>
          <w:rPr>
            <w:rFonts w:cstheme="minorHAnsi"/>
          </w:rPr>
          <w:t>eath.</w:t>
        </w:r>
      </w:ins>
      <w:ins w:id="355" w:author="Enrico Barrozo" w:date="2022-09-09T14:12:00Z">
        <w:r>
          <w:rPr>
            <w:rFonts w:cstheme="minorHAnsi"/>
          </w:rPr>
          <w:t xml:space="preserve"> </w:t>
        </w:r>
      </w:ins>
      <w:commentRangeStart w:id="356"/>
      <w:r w:rsidR="00017B48" w:rsidRPr="007E698C">
        <w:rPr>
          <w:rFonts w:cstheme="minorHAnsi"/>
        </w:rPr>
        <w:t xml:space="preserve">Distinct taxonomic features of BALF specimens from the COVID-19 vs. </w:t>
      </w:r>
      <w:r w:rsidR="005D5034" w:rsidRPr="007E698C">
        <w:rPr>
          <w:rFonts w:cstheme="minorHAnsi"/>
        </w:rPr>
        <w:t>u</w:t>
      </w:r>
      <w:r w:rsidR="00017B48" w:rsidRPr="007E698C">
        <w:rPr>
          <w:rFonts w:cstheme="minorHAnsi"/>
        </w:rPr>
        <w:t xml:space="preserve">ninfected vs. CAP analysis </w:t>
      </w:r>
      <w:commentRangeEnd w:id="356"/>
      <w:r w:rsidR="00121436">
        <w:rPr>
          <w:rStyle w:val="CommentReference"/>
        </w:rPr>
        <w:commentReference w:id="356"/>
      </w:r>
      <w:r w:rsidR="00017B48" w:rsidRPr="007E698C">
        <w:rPr>
          <w:rFonts w:cstheme="minorHAnsi"/>
        </w:rPr>
        <w:t xml:space="preserve">included an increase in the genus </w:t>
      </w:r>
      <w:proofErr w:type="spellStart"/>
      <w:r w:rsidR="00017B48" w:rsidRPr="007E698C">
        <w:rPr>
          <w:rFonts w:cstheme="minorHAnsi"/>
          <w:i/>
          <w:iCs/>
        </w:rPr>
        <w:t>Sphingomonas</w:t>
      </w:r>
      <w:proofErr w:type="spellEnd"/>
      <w:r w:rsidR="00017B48" w:rsidRPr="007E698C">
        <w:rPr>
          <w:rFonts w:cstheme="minorHAnsi"/>
          <w:i/>
          <w:iCs/>
        </w:rPr>
        <w:t>,</w:t>
      </w:r>
      <w:r w:rsidR="00017B48" w:rsidRPr="007E698C">
        <w:rPr>
          <w:rFonts w:cstheme="minorHAnsi"/>
        </w:rPr>
        <w:t xml:space="preserve"> </w:t>
      </w:r>
      <w:r w:rsidR="00017B48" w:rsidRPr="007E698C">
        <w:rPr>
          <w:rFonts w:cstheme="minorHAnsi"/>
        </w:rPr>
        <w:lastRenderedPageBreak/>
        <w:t xml:space="preserve">belonging to the </w:t>
      </w:r>
      <w:proofErr w:type="spellStart"/>
      <w:r w:rsidR="00017B48" w:rsidRPr="007E698C">
        <w:rPr>
          <w:rFonts w:cstheme="minorHAnsi"/>
          <w:i/>
          <w:iCs/>
        </w:rPr>
        <w:t>Sphingomonadacae</w:t>
      </w:r>
      <w:proofErr w:type="spellEnd"/>
      <w:r w:rsidR="00017B48" w:rsidRPr="007E698C">
        <w:rPr>
          <w:rFonts w:cstheme="minorHAnsi"/>
          <w:i/>
          <w:iCs/>
        </w:rPr>
        <w:t xml:space="preserve"> </w:t>
      </w:r>
      <w:r w:rsidR="00017B48" w:rsidRPr="007E698C">
        <w:rPr>
          <w:rFonts w:cstheme="minorHAnsi"/>
        </w:rPr>
        <w:t>family,</w:t>
      </w:r>
      <w:r w:rsidR="00017B48" w:rsidRPr="007E698C">
        <w:rPr>
          <w:rFonts w:cstheme="minorHAnsi"/>
          <w:i/>
          <w:iCs/>
        </w:rPr>
        <w:t xml:space="preserve"> </w:t>
      </w:r>
      <w:r w:rsidR="00017B48" w:rsidRPr="007E698C">
        <w:rPr>
          <w:rFonts w:cstheme="minorHAnsi"/>
        </w:rPr>
        <w:t>among COVID-19 patients. Notable taxonomic features among COVID-19 patients with mortal disease included increases in log</w:t>
      </w:r>
      <w:r w:rsidR="00017B48" w:rsidRPr="007E698C">
        <w:rPr>
          <w:rFonts w:cstheme="minorHAnsi"/>
          <w:vertAlign w:val="subscript"/>
        </w:rPr>
        <w:t>2</w:t>
      </w:r>
      <w:r w:rsidR="00017B48" w:rsidRPr="007E698C">
        <w:rPr>
          <w:rFonts w:cstheme="minorHAnsi"/>
        </w:rPr>
        <w:t xml:space="preserve"> median ratios of </w:t>
      </w:r>
      <w:r w:rsidR="005D5034" w:rsidRPr="007E698C">
        <w:rPr>
          <w:rFonts w:cstheme="minorHAnsi"/>
        </w:rPr>
        <w:t xml:space="preserve">the </w:t>
      </w:r>
      <w:r w:rsidR="00017B48" w:rsidRPr="007E698C">
        <w:rPr>
          <w:rFonts w:cstheme="minorHAnsi"/>
        </w:rPr>
        <w:t>gen</w:t>
      </w:r>
      <w:r w:rsidR="005D5034" w:rsidRPr="007E698C">
        <w:rPr>
          <w:rFonts w:cstheme="minorHAnsi"/>
        </w:rPr>
        <w:t>us</w:t>
      </w:r>
      <w:r w:rsidR="00017B48" w:rsidRPr="007E698C">
        <w:rPr>
          <w:rFonts w:cstheme="minorHAnsi"/>
        </w:rPr>
        <w:t xml:space="preserve"> </w:t>
      </w:r>
      <w:proofErr w:type="spellStart"/>
      <w:r w:rsidR="00017B48" w:rsidRPr="007E698C">
        <w:rPr>
          <w:rFonts w:cstheme="minorHAnsi"/>
          <w:i/>
          <w:iCs/>
        </w:rPr>
        <w:t>Variovorax</w:t>
      </w:r>
      <w:proofErr w:type="spellEnd"/>
      <w:r w:rsidR="00017B48" w:rsidRPr="007E698C">
        <w:rPr>
          <w:rFonts w:cstheme="minorHAnsi"/>
          <w:i/>
          <w:iCs/>
        </w:rPr>
        <w:t>,</w:t>
      </w:r>
      <w:r w:rsidR="00017B48" w:rsidRPr="007E698C">
        <w:rPr>
          <w:rFonts w:cstheme="minorHAnsi"/>
        </w:rPr>
        <w:t xml:space="preserve"> belonging to the </w:t>
      </w:r>
      <w:proofErr w:type="spellStart"/>
      <w:r w:rsidR="00017B48" w:rsidRPr="007E698C">
        <w:rPr>
          <w:rFonts w:cstheme="minorHAnsi"/>
          <w:i/>
          <w:iCs/>
        </w:rPr>
        <w:t>Comamonadaceae</w:t>
      </w:r>
      <w:proofErr w:type="spellEnd"/>
      <w:r w:rsidR="00017B48" w:rsidRPr="007E698C">
        <w:rPr>
          <w:rFonts w:cstheme="minorHAnsi"/>
          <w:i/>
          <w:iCs/>
        </w:rPr>
        <w:t xml:space="preserve"> </w:t>
      </w:r>
      <w:r w:rsidR="00017B48" w:rsidRPr="007E698C">
        <w:rPr>
          <w:rFonts w:cstheme="minorHAnsi"/>
        </w:rPr>
        <w:t xml:space="preserve">family, and decreases in the class </w:t>
      </w:r>
      <w:proofErr w:type="spellStart"/>
      <w:r w:rsidR="00017B48" w:rsidRPr="007E698C">
        <w:rPr>
          <w:rFonts w:cstheme="minorHAnsi"/>
        </w:rPr>
        <w:t>Bacteroidia</w:t>
      </w:r>
      <w:proofErr w:type="spellEnd"/>
      <w:r w:rsidR="00017B48" w:rsidRPr="007E698C">
        <w:rPr>
          <w:rFonts w:cstheme="minorHAnsi"/>
          <w:i/>
          <w:iCs/>
        </w:rPr>
        <w:t>,</w:t>
      </w:r>
      <w:r w:rsidR="00017B48" w:rsidRPr="007E698C">
        <w:rPr>
          <w:rFonts w:cstheme="minorHAnsi"/>
        </w:rPr>
        <w:t xml:space="preserve"> belonging to the order </w:t>
      </w:r>
      <w:proofErr w:type="spellStart"/>
      <w:r w:rsidR="00017B48" w:rsidRPr="007E698C">
        <w:rPr>
          <w:rFonts w:cstheme="minorHAnsi"/>
        </w:rPr>
        <w:t>Bacteroidales</w:t>
      </w:r>
      <w:proofErr w:type="spellEnd"/>
      <w:r w:rsidR="00017B48" w:rsidRPr="007E698C">
        <w:rPr>
          <w:rFonts w:cstheme="minorHAnsi"/>
        </w:rPr>
        <w:t xml:space="preserve">. </w:t>
      </w:r>
      <w:bookmarkEnd w:id="351"/>
      <w:r w:rsidR="00017B48" w:rsidRPr="007E698C">
        <w:rPr>
          <w:rFonts w:cstheme="minorHAnsi"/>
        </w:rPr>
        <w:t xml:space="preserve">These findings </w:t>
      </w:r>
      <w:del w:id="357" w:author="Enrico Barrozo" w:date="2022-09-09T12:14:00Z">
        <w:r w:rsidR="00017B48" w:rsidRPr="007E698C" w:rsidDel="00121436">
          <w:rPr>
            <w:rFonts w:cstheme="minorHAnsi"/>
          </w:rPr>
          <w:delText xml:space="preserve">support </w:delText>
        </w:r>
      </w:del>
      <w:ins w:id="358" w:author="Enrico Barrozo" w:date="2022-09-09T12:14:00Z">
        <w:r w:rsidR="00121436">
          <w:rPr>
            <w:rFonts w:cstheme="minorHAnsi"/>
          </w:rPr>
          <w:t>are supported by</w:t>
        </w:r>
        <w:r w:rsidR="00121436" w:rsidRPr="007E698C">
          <w:rPr>
            <w:rFonts w:cstheme="minorHAnsi"/>
          </w:rPr>
          <w:t xml:space="preserve"> </w:t>
        </w:r>
      </w:ins>
      <w:r w:rsidR="00017B48" w:rsidRPr="007E698C">
        <w:rPr>
          <w:rFonts w:cstheme="minorHAnsi"/>
        </w:rPr>
        <w:t xml:space="preserve">previous reports </w:t>
      </w:r>
      <w:del w:id="359" w:author="Enrico Barrozo" w:date="2022-09-09T12:14:00Z">
        <w:r w:rsidR="00017B48" w:rsidRPr="007E698C" w:rsidDel="00121436">
          <w:rPr>
            <w:rFonts w:cstheme="minorHAnsi"/>
          </w:rPr>
          <w:delText>regarding an association with</w:delText>
        </w:r>
      </w:del>
      <w:ins w:id="360" w:author="Enrico Barrozo" w:date="2022-09-09T12:14:00Z">
        <w:r w:rsidR="00121436">
          <w:rPr>
            <w:rFonts w:cstheme="minorHAnsi"/>
          </w:rPr>
          <w:t>associ</w:t>
        </w:r>
      </w:ins>
      <w:ins w:id="361" w:author="Enrico Barrozo" w:date="2022-09-09T12:15:00Z">
        <w:r w:rsidR="00121436">
          <w:rPr>
            <w:rFonts w:cstheme="minorHAnsi"/>
          </w:rPr>
          <w:t>ating</w:t>
        </w:r>
      </w:ins>
      <w:r w:rsidR="00017B48" w:rsidRPr="007E698C">
        <w:rPr>
          <w:rFonts w:cstheme="minorHAnsi"/>
        </w:rPr>
        <w:t xml:space="preserve"> </w:t>
      </w:r>
      <w:proofErr w:type="spellStart"/>
      <w:r w:rsidR="00017B48" w:rsidRPr="007E698C">
        <w:rPr>
          <w:rFonts w:cstheme="minorHAnsi"/>
          <w:i/>
          <w:iCs/>
        </w:rPr>
        <w:t>Sphingomonas</w:t>
      </w:r>
      <w:proofErr w:type="spellEnd"/>
      <w:r w:rsidR="00017B48" w:rsidRPr="007E698C">
        <w:rPr>
          <w:rFonts w:cstheme="minorHAnsi"/>
        </w:rPr>
        <w:t xml:space="preserve"> </w:t>
      </w:r>
      <w:r w:rsidR="00033A2A" w:rsidRPr="007E698C">
        <w:rPr>
          <w:rFonts w:cstheme="minorHAnsi"/>
        </w:rPr>
        <w:t>(</w:t>
      </w:r>
      <w:r w:rsidR="0025384A">
        <w:rPr>
          <w:rFonts w:cstheme="minorHAnsi"/>
        </w:rPr>
        <w:t>31-34</w:t>
      </w:r>
      <w:r w:rsidR="00033A2A" w:rsidRPr="007E698C">
        <w:rPr>
          <w:rFonts w:cs="Calibri"/>
        </w:rPr>
        <w:t>)</w:t>
      </w:r>
      <w:ins w:id="362" w:author="Enrico Barrozo" w:date="2022-09-09T12:15:00Z">
        <w:r w:rsidR="00121436">
          <w:rPr>
            <w:rFonts w:cstheme="minorHAnsi"/>
          </w:rPr>
          <w:t xml:space="preserve">, a </w:t>
        </w:r>
      </w:ins>
      <w:del w:id="363" w:author="Enrico Barrozo" w:date="2022-09-09T12:15:00Z">
        <w:r w:rsidR="00017B48" w:rsidRPr="007E698C" w:rsidDel="00121436">
          <w:rPr>
            <w:rFonts w:cstheme="minorHAnsi"/>
          </w:rPr>
          <w:delText xml:space="preserve">, which is a </w:delText>
        </w:r>
      </w:del>
      <w:r w:rsidR="00017B48" w:rsidRPr="007E698C">
        <w:rPr>
          <w:rFonts w:cstheme="minorHAnsi"/>
        </w:rPr>
        <w:t>common opportunistic pathogen</w:t>
      </w:r>
      <w:ins w:id="364" w:author="Enrico Barrozo" w:date="2022-09-09T12:15:00Z">
        <w:r w:rsidR="00121436">
          <w:rPr>
            <w:rFonts w:cstheme="minorHAnsi"/>
          </w:rPr>
          <w:t xml:space="preserve">, </w:t>
        </w:r>
        <w:r w:rsidR="00237D51">
          <w:rPr>
            <w:rFonts w:cstheme="minorHAnsi"/>
          </w:rPr>
          <w:t>with</w:t>
        </w:r>
      </w:ins>
      <w:del w:id="365" w:author="Enrico Barrozo" w:date="2022-09-09T12:15:00Z">
        <w:r w:rsidR="00017B48" w:rsidRPr="007E698C" w:rsidDel="00237D51">
          <w:rPr>
            <w:rFonts w:cstheme="minorHAnsi"/>
          </w:rPr>
          <w:delText xml:space="preserve"> found in</w:delText>
        </w:r>
      </w:del>
      <w:r w:rsidR="00017B48" w:rsidRPr="007E698C">
        <w:rPr>
          <w:rFonts w:cstheme="minorHAnsi"/>
        </w:rPr>
        <w:t xml:space="preserve"> nosocomial infections. Among the COVID-19 cohort, one of the most highly expressed </w:t>
      </w:r>
      <w:proofErr w:type="spellStart"/>
      <w:r w:rsidR="00017B48" w:rsidRPr="007E698C">
        <w:rPr>
          <w:rFonts w:cstheme="minorHAnsi"/>
          <w:i/>
          <w:iCs/>
        </w:rPr>
        <w:t>Sphingomonas</w:t>
      </w:r>
      <w:proofErr w:type="spellEnd"/>
      <w:r w:rsidR="00017B48" w:rsidRPr="007E698C">
        <w:rPr>
          <w:rFonts w:cstheme="minorHAnsi"/>
        </w:rPr>
        <w:t xml:space="preserve"> genes was catalase </w:t>
      </w:r>
      <w:r w:rsidR="005D5034" w:rsidRPr="007E698C">
        <w:rPr>
          <w:rFonts w:cstheme="minorHAnsi"/>
        </w:rPr>
        <w:t>[</w:t>
      </w:r>
      <w:proofErr w:type="spellStart"/>
      <w:r w:rsidR="00017B48" w:rsidRPr="007E698C">
        <w:rPr>
          <w:rFonts w:cstheme="minorHAnsi"/>
        </w:rPr>
        <w:t>UniProt</w:t>
      </w:r>
      <w:proofErr w:type="spellEnd"/>
      <w:r w:rsidR="00017B48" w:rsidRPr="007E698C">
        <w:rPr>
          <w:rFonts w:cstheme="minorHAnsi"/>
        </w:rPr>
        <w:t xml:space="preserve"> ID = J8VPL9</w:t>
      </w:r>
      <w:r w:rsidR="005D5034" w:rsidRPr="007E698C">
        <w:rPr>
          <w:rFonts w:cstheme="minorHAnsi"/>
        </w:rPr>
        <w:t>]</w:t>
      </w:r>
      <w:r w:rsidR="00017B48" w:rsidRPr="007E698C">
        <w:rPr>
          <w:rFonts w:cstheme="minorHAnsi"/>
        </w:rPr>
        <w:t xml:space="preserve">. This </w:t>
      </w:r>
      <w:proofErr w:type="spellStart"/>
      <w:r w:rsidR="00017B48" w:rsidRPr="007E698C">
        <w:rPr>
          <w:rFonts w:cstheme="minorHAnsi"/>
          <w:i/>
          <w:iCs/>
        </w:rPr>
        <w:t>Sphingomonas</w:t>
      </w:r>
      <w:proofErr w:type="spellEnd"/>
      <w:r w:rsidR="00017B48" w:rsidRPr="007E698C">
        <w:rPr>
          <w:rFonts w:cstheme="minorHAnsi"/>
        </w:rPr>
        <w:t xml:space="preserve"> catalase protein is assigned GO terms including hydrogen peroxide catabolic process [GO:0042744], response to oxidative stress [GO:0006979], catalase activity [GO:0004096], heme binding [GO:0020037], and metal ion binding [GO:0046872], and it is responsible for decomposing hydrogen peroxide into water and oxygen. This serves to protect cells from the toxic effects of hydrogen peroxide, which may suggest that </w:t>
      </w:r>
      <w:proofErr w:type="spellStart"/>
      <w:r w:rsidR="00017B48" w:rsidRPr="007E698C">
        <w:rPr>
          <w:rFonts w:cstheme="minorHAnsi"/>
          <w:i/>
          <w:iCs/>
        </w:rPr>
        <w:t>Sphingomonas</w:t>
      </w:r>
      <w:proofErr w:type="spellEnd"/>
      <w:r w:rsidR="00017B48" w:rsidRPr="007E698C">
        <w:rPr>
          <w:rFonts w:cstheme="minorHAnsi"/>
        </w:rPr>
        <w:t xml:space="preserve"> spp. respond to COVID-19 conditions in the patient by expressing genes that help </w:t>
      </w:r>
      <w:r w:rsidR="005D5034" w:rsidRPr="007E698C">
        <w:rPr>
          <w:rFonts w:cstheme="minorHAnsi"/>
        </w:rPr>
        <w:t xml:space="preserve">them </w:t>
      </w:r>
      <w:r w:rsidR="00017B48" w:rsidRPr="007E698C">
        <w:rPr>
          <w:rFonts w:cstheme="minorHAnsi"/>
        </w:rPr>
        <w:t>to survive well in environments undergoing great amounts of oxidative stress.</w:t>
      </w:r>
      <w:r w:rsidR="00017B48" w:rsidRPr="007E698C">
        <w:rPr>
          <w:rFonts w:cstheme="minorHAnsi"/>
          <w:color w:val="FF0000"/>
        </w:rPr>
        <w:t xml:space="preserve"> </w:t>
      </w:r>
      <w:r w:rsidR="00017B48" w:rsidRPr="007E698C">
        <w:rPr>
          <w:rFonts w:cstheme="minorHAnsi"/>
        </w:rPr>
        <w:t xml:space="preserve">Our findings additionally support a previous report regarding an increase in the abundance </w:t>
      </w:r>
      <w:r w:rsidR="005D5034" w:rsidRPr="007E698C">
        <w:rPr>
          <w:rFonts w:cstheme="minorHAnsi"/>
        </w:rPr>
        <w:t xml:space="preserve">of </w:t>
      </w:r>
      <w:proofErr w:type="spellStart"/>
      <w:r w:rsidR="00017B48" w:rsidRPr="007E698C">
        <w:rPr>
          <w:rFonts w:cstheme="minorHAnsi"/>
          <w:i/>
          <w:iCs/>
        </w:rPr>
        <w:t>Variovorax</w:t>
      </w:r>
      <w:proofErr w:type="spellEnd"/>
      <w:r w:rsidR="00017B48" w:rsidRPr="007E698C">
        <w:rPr>
          <w:rFonts w:cstheme="minorHAnsi"/>
        </w:rPr>
        <w:t xml:space="preserve"> in COVID-19 patient BALF tissue</w:t>
      </w:r>
      <w:r w:rsidR="00033A2A" w:rsidRPr="007E698C">
        <w:rPr>
          <w:rFonts w:cstheme="minorHAnsi"/>
        </w:rPr>
        <w:t xml:space="preserve"> (</w:t>
      </w:r>
      <w:r w:rsidR="003F380A">
        <w:rPr>
          <w:rFonts w:cstheme="minorHAnsi"/>
        </w:rPr>
        <w:t>35</w:t>
      </w:r>
      <w:r w:rsidR="00033A2A" w:rsidRPr="007E698C">
        <w:rPr>
          <w:rFonts w:cstheme="minorHAnsi"/>
        </w:rPr>
        <w:t>)</w:t>
      </w:r>
      <w:r w:rsidR="00017B48" w:rsidRPr="007E698C">
        <w:rPr>
          <w:rFonts w:cstheme="minorHAnsi"/>
        </w:rPr>
        <w:t xml:space="preserve">. </w:t>
      </w:r>
      <w:proofErr w:type="spellStart"/>
      <w:r w:rsidR="00017B48" w:rsidRPr="007E698C">
        <w:rPr>
          <w:rFonts w:cstheme="minorHAnsi"/>
          <w:i/>
          <w:iCs/>
        </w:rPr>
        <w:t>Variovorax</w:t>
      </w:r>
      <w:proofErr w:type="spellEnd"/>
      <w:r w:rsidR="00017B48" w:rsidRPr="007E698C">
        <w:rPr>
          <w:rFonts w:cstheme="minorHAnsi"/>
        </w:rPr>
        <w:t xml:space="preserve"> spp. have </w:t>
      </w:r>
      <w:r w:rsidR="00661FF4" w:rsidRPr="007E698C">
        <w:rPr>
          <w:rFonts w:cstheme="minorHAnsi"/>
        </w:rPr>
        <w:t xml:space="preserve">also </w:t>
      </w:r>
      <w:r w:rsidR="00017B48" w:rsidRPr="007E698C">
        <w:rPr>
          <w:rFonts w:cstheme="minorHAnsi"/>
        </w:rPr>
        <w:t xml:space="preserve">previously been reported in the microbiota of patients with lung cancer </w:t>
      </w:r>
      <w:r w:rsidR="00033A2A" w:rsidRPr="007E698C">
        <w:rPr>
          <w:rFonts w:cstheme="minorHAnsi"/>
        </w:rPr>
        <w:t>(</w:t>
      </w:r>
      <w:r w:rsidR="003F380A">
        <w:rPr>
          <w:rFonts w:cstheme="minorHAnsi"/>
        </w:rPr>
        <w:t>36</w:t>
      </w:r>
      <w:r w:rsidR="00033A2A" w:rsidRPr="007E698C">
        <w:rPr>
          <w:rFonts w:cstheme="minorHAnsi"/>
        </w:rPr>
        <w:t>)</w:t>
      </w:r>
      <w:r w:rsidR="00017B48" w:rsidRPr="007E698C">
        <w:rPr>
          <w:rFonts w:cstheme="minorHAnsi"/>
        </w:rPr>
        <w:t xml:space="preserve"> and were shown to be a key driver of clustering amongst patients challenged with H1N1 influenza infections </w:t>
      </w:r>
      <w:r w:rsidR="00033A2A" w:rsidRPr="007E698C">
        <w:rPr>
          <w:rFonts w:cstheme="minorHAnsi"/>
        </w:rPr>
        <w:t>(</w:t>
      </w:r>
      <w:r w:rsidR="003F380A">
        <w:rPr>
          <w:rFonts w:cstheme="minorHAnsi"/>
        </w:rPr>
        <w:t>37</w:t>
      </w:r>
      <w:r w:rsidR="00033A2A" w:rsidRPr="007E698C">
        <w:rPr>
          <w:rFonts w:cstheme="minorHAnsi"/>
        </w:rPr>
        <w:t>)</w:t>
      </w:r>
      <w:r w:rsidR="00017B48" w:rsidRPr="007E698C">
        <w:rPr>
          <w:rFonts w:cstheme="minorHAnsi"/>
        </w:rPr>
        <w:t xml:space="preserve">. The most abundantly expressed </w:t>
      </w:r>
      <w:proofErr w:type="spellStart"/>
      <w:r w:rsidR="00017B48" w:rsidRPr="007E698C">
        <w:rPr>
          <w:rFonts w:cstheme="minorHAnsi"/>
          <w:i/>
          <w:iCs/>
        </w:rPr>
        <w:t>Variovorax</w:t>
      </w:r>
      <w:proofErr w:type="spellEnd"/>
      <w:r w:rsidR="00017B48" w:rsidRPr="007E698C">
        <w:rPr>
          <w:rFonts w:cstheme="minorHAnsi"/>
          <w:i/>
          <w:iCs/>
        </w:rPr>
        <w:t xml:space="preserve"> </w:t>
      </w:r>
      <w:r w:rsidR="00017B48" w:rsidRPr="007E698C">
        <w:rPr>
          <w:rFonts w:cstheme="minorHAnsi"/>
        </w:rPr>
        <w:t>proteins in</w:t>
      </w:r>
      <w:r w:rsidR="00017B48" w:rsidRPr="007E698C">
        <w:rPr>
          <w:rFonts w:cstheme="minorHAnsi"/>
          <w:i/>
          <w:iCs/>
        </w:rPr>
        <w:t xml:space="preserve"> </w:t>
      </w:r>
      <w:r w:rsidR="00017B48" w:rsidRPr="007E698C">
        <w:rPr>
          <w:rFonts w:cstheme="minorHAnsi"/>
        </w:rPr>
        <w:t>the COVID-19 cohort included those involved in cell wall organization and the plasma membrane (e.g., binding-protein-dependent transport systems inner membrane component [</w:t>
      </w:r>
      <w:proofErr w:type="spellStart"/>
      <w:r w:rsidR="00017B48" w:rsidRPr="007E698C">
        <w:rPr>
          <w:rFonts w:cstheme="minorHAnsi"/>
        </w:rPr>
        <w:t>UniProt</w:t>
      </w:r>
      <w:proofErr w:type="spellEnd"/>
      <w:r w:rsidR="00017B48" w:rsidRPr="007E698C">
        <w:rPr>
          <w:rFonts w:cstheme="minorHAnsi"/>
        </w:rPr>
        <w:t xml:space="preserve"> ID = E6VB76], endolytic peptidoglycan </w:t>
      </w:r>
      <w:proofErr w:type="spellStart"/>
      <w:r w:rsidR="00017B48" w:rsidRPr="007E698C">
        <w:rPr>
          <w:rFonts w:cstheme="minorHAnsi"/>
        </w:rPr>
        <w:t>transglycosylase</w:t>
      </w:r>
      <w:proofErr w:type="spellEnd"/>
      <w:r w:rsidR="00017B48" w:rsidRPr="007E698C">
        <w:rPr>
          <w:rFonts w:cstheme="minorHAnsi"/>
        </w:rPr>
        <w:t xml:space="preserve"> </w:t>
      </w:r>
      <w:proofErr w:type="spellStart"/>
      <w:r w:rsidR="00017B48" w:rsidRPr="007E698C">
        <w:rPr>
          <w:rFonts w:cstheme="minorHAnsi"/>
        </w:rPr>
        <w:t>RlpA</w:t>
      </w:r>
      <w:proofErr w:type="spellEnd"/>
      <w:r w:rsidR="00017B48" w:rsidRPr="007E698C">
        <w:rPr>
          <w:rFonts w:cstheme="minorHAnsi"/>
        </w:rPr>
        <w:t xml:space="preserve"> [</w:t>
      </w:r>
      <w:proofErr w:type="spellStart"/>
      <w:r w:rsidR="00017B48" w:rsidRPr="007E698C">
        <w:rPr>
          <w:rFonts w:cstheme="minorHAnsi"/>
        </w:rPr>
        <w:t>UniProt</w:t>
      </w:r>
      <w:proofErr w:type="spellEnd"/>
      <w:r w:rsidR="00017B48" w:rsidRPr="007E698C">
        <w:rPr>
          <w:rFonts w:cstheme="minorHAnsi"/>
        </w:rPr>
        <w:t xml:space="preserve"> ID = T1XG48]), oxidoreductase activity (e.g., methylenetetrahydrofolate reductase [</w:t>
      </w:r>
      <w:proofErr w:type="spellStart"/>
      <w:r w:rsidR="00017B48" w:rsidRPr="007E698C">
        <w:rPr>
          <w:rFonts w:cstheme="minorHAnsi"/>
        </w:rPr>
        <w:t>UniProt</w:t>
      </w:r>
      <w:proofErr w:type="spellEnd"/>
      <w:r w:rsidR="00017B48" w:rsidRPr="007E698C">
        <w:rPr>
          <w:rFonts w:cstheme="minorHAnsi"/>
        </w:rPr>
        <w:t xml:space="preserve"> IDs = J2L4W7, T1XH55], taurine dioxygenase [</w:t>
      </w:r>
      <w:proofErr w:type="spellStart"/>
      <w:r w:rsidR="00017B48" w:rsidRPr="007E698C">
        <w:rPr>
          <w:rFonts w:cstheme="minorHAnsi"/>
        </w:rPr>
        <w:t>UniProt</w:t>
      </w:r>
      <w:proofErr w:type="spellEnd"/>
      <w:r w:rsidR="00017B48" w:rsidRPr="007E698C">
        <w:rPr>
          <w:rFonts w:cstheme="minorHAnsi"/>
        </w:rPr>
        <w:t xml:space="preserve"> ID = T1XBI4], NADH-quinone oxidoreductase subunit H [</w:t>
      </w:r>
      <w:proofErr w:type="spellStart"/>
      <w:r w:rsidR="00017B48" w:rsidRPr="007E698C">
        <w:rPr>
          <w:rFonts w:cstheme="minorHAnsi"/>
        </w:rPr>
        <w:t>UniProt</w:t>
      </w:r>
      <w:proofErr w:type="spellEnd"/>
      <w:r w:rsidR="00017B48" w:rsidRPr="007E698C">
        <w:rPr>
          <w:rFonts w:cstheme="minorHAnsi"/>
        </w:rPr>
        <w:t xml:space="preserve"> ID = E6V509]), hydrolase activity (e.g., N-acyl-D-aspartate/D-glutamate </w:t>
      </w:r>
      <w:proofErr w:type="spellStart"/>
      <w:r w:rsidR="00017B48" w:rsidRPr="007E698C">
        <w:rPr>
          <w:rFonts w:cstheme="minorHAnsi"/>
        </w:rPr>
        <w:t>deacylase</w:t>
      </w:r>
      <w:proofErr w:type="spellEnd"/>
      <w:r w:rsidR="00017B48" w:rsidRPr="007E698C">
        <w:rPr>
          <w:rFonts w:cstheme="minorHAnsi"/>
        </w:rPr>
        <w:t xml:space="preserve"> [</w:t>
      </w:r>
      <w:proofErr w:type="spellStart"/>
      <w:r w:rsidR="00017B48" w:rsidRPr="007E698C">
        <w:rPr>
          <w:rFonts w:cstheme="minorHAnsi"/>
        </w:rPr>
        <w:t>UniProt</w:t>
      </w:r>
      <w:proofErr w:type="spellEnd"/>
      <w:r w:rsidR="00017B48" w:rsidRPr="007E698C">
        <w:rPr>
          <w:rFonts w:cstheme="minorHAnsi"/>
        </w:rPr>
        <w:t xml:space="preserve"> ID = J2T0U3], cytokinin riboside 5'-monophosphate </w:t>
      </w:r>
      <w:proofErr w:type="spellStart"/>
      <w:r w:rsidR="00017B48" w:rsidRPr="007E698C">
        <w:rPr>
          <w:rFonts w:cstheme="minorHAnsi"/>
        </w:rPr>
        <w:t>phosphoribohydrolase</w:t>
      </w:r>
      <w:proofErr w:type="spellEnd"/>
      <w:r w:rsidR="00017B48" w:rsidRPr="007E698C">
        <w:rPr>
          <w:rFonts w:cstheme="minorHAnsi"/>
        </w:rPr>
        <w:t xml:space="preserve"> [</w:t>
      </w:r>
      <w:proofErr w:type="spellStart"/>
      <w:r w:rsidR="00017B48" w:rsidRPr="007E698C">
        <w:rPr>
          <w:rFonts w:cstheme="minorHAnsi"/>
        </w:rPr>
        <w:t>UniProt</w:t>
      </w:r>
      <w:proofErr w:type="spellEnd"/>
      <w:r w:rsidR="00017B48" w:rsidRPr="007E698C">
        <w:rPr>
          <w:rFonts w:cstheme="minorHAnsi"/>
        </w:rPr>
        <w:t xml:space="preserve"> IDs = E6V0P4, J3CLH3]), and ATP-binding transport (e.g., ABC </w:t>
      </w:r>
      <w:r w:rsidR="00017B48" w:rsidRPr="007E698C">
        <w:rPr>
          <w:rFonts w:cstheme="minorHAnsi"/>
        </w:rPr>
        <w:lastRenderedPageBreak/>
        <w:t>transporter related protein [</w:t>
      </w:r>
      <w:proofErr w:type="spellStart"/>
      <w:r w:rsidR="00017B48" w:rsidRPr="007E698C">
        <w:rPr>
          <w:rFonts w:cstheme="minorHAnsi"/>
        </w:rPr>
        <w:t>UniProt</w:t>
      </w:r>
      <w:proofErr w:type="spellEnd"/>
      <w:r w:rsidR="00017B48" w:rsidRPr="007E698C">
        <w:rPr>
          <w:rFonts w:cstheme="minorHAnsi"/>
        </w:rPr>
        <w:t xml:space="preserve"> ID = E6UUY9], extracellular solute-binding protein family 5 [</w:t>
      </w:r>
      <w:proofErr w:type="spellStart"/>
      <w:r w:rsidR="00017B48" w:rsidRPr="007E698C">
        <w:rPr>
          <w:rFonts w:cstheme="minorHAnsi"/>
        </w:rPr>
        <w:t>UniProt</w:t>
      </w:r>
      <w:proofErr w:type="spellEnd"/>
      <w:r w:rsidR="00017B48" w:rsidRPr="007E698C">
        <w:rPr>
          <w:rFonts w:cstheme="minorHAnsi"/>
        </w:rPr>
        <w:t xml:space="preserve"> ID = E6V3F7]).</w:t>
      </w:r>
      <w:r w:rsidR="005C7BFB" w:rsidRPr="007E698C">
        <w:rPr>
          <w:rFonts w:cstheme="minorHAnsi"/>
        </w:rPr>
        <w:t xml:space="preserve"> </w:t>
      </w:r>
    </w:p>
    <w:p w14:paraId="4F73D8C5" w14:textId="25E59B6B" w:rsidR="006C7245" w:rsidRDefault="006C7245" w:rsidP="00072444">
      <w:pPr>
        <w:spacing w:line="480" w:lineRule="auto"/>
        <w:rPr>
          <w:ins w:id="366" w:author="Enrico Barrozo" w:date="2022-09-09T14:11:00Z"/>
          <w:rFonts w:cstheme="minorHAnsi"/>
        </w:rPr>
      </w:pPr>
      <w:ins w:id="367" w:author="Enrico Barrozo" w:date="2022-09-12T09:58:00Z">
        <w:r>
          <w:rPr>
            <w:rFonts w:cstheme="minorHAnsi"/>
          </w:rPr>
          <w:t>Sexual dimorphisms. Based on our GO and taxa analyses, we found</w:t>
        </w:r>
      </w:ins>
      <w:ins w:id="368" w:author="Enrico Barrozo" w:date="2022-09-12T10:16:00Z">
        <w:r w:rsidR="004A5FB6">
          <w:rPr>
            <w:rFonts w:cstheme="minorHAnsi"/>
          </w:rPr>
          <w:t xml:space="preserve"> [</w:t>
        </w:r>
        <w:r w:rsidR="004A5FB6" w:rsidRPr="00B832C9">
          <w:rPr>
            <w:rFonts w:cstheme="minorHAnsi"/>
            <w:color w:val="FF0000"/>
            <w:rPrChange w:id="369" w:author="Enrico Barrozo" w:date="2022-09-12T10:52:00Z">
              <w:rPr>
                <w:rFonts w:cstheme="minorHAnsi"/>
              </w:rPr>
            </w:rPrChange>
          </w:rPr>
          <w:t>or if not analyzed, include in limitations section below</w:t>
        </w:r>
        <w:r w:rsidR="004A5FB6">
          <w:rPr>
            <w:rFonts w:cstheme="minorHAnsi"/>
          </w:rPr>
          <w:t>].</w:t>
        </w:r>
      </w:ins>
    </w:p>
    <w:p w14:paraId="1347A77A" w14:textId="4C475020" w:rsidR="006640F6" w:rsidRDefault="003F6A9A" w:rsidP="00B832C9">
      <w:pPr>
        <w:spacing w:line="480" w:lineRule="auto"/>
        <w:jc w:val="both"/>
        <w:rPr>
          <w:ins w:id="370" w:author="Enrico Barrozo" w:date="2022-09-12T10:50:00Z"/>
          <w:rFonts w:cstheme="minorHAnsi"/>
        </w:rPr>
      </w:pPr>
      <w:ins w:id="371" w:author="Enrico Barrozo" w:date="2022-09-09T14:11:00Z">
        <w:r>
          <w:rPr>
            <w:rFonts w:cstheme="minorHAnsi"/>
          </w:rPr>
          <w:t xml:space="preserve">Strengths and limitations. </w:t>
        </w:r>
      </w:ins>
      <w:ins w:id="372" w:author="Enrico Barrozo" w:date="2022-09-12T10:48:00Z">
        <w:r w:rsidR="00B832C9">
          <w:rPr>
            <w:rFonts w:cstheme="minorHAnsi"/>
          </w:rPr>
          <w:t>While this work is rigorous and presents novel findings, this study is not without limitations. Data collection for this study ended in [</w:t>
        </w:r>
        <w:r w:rsidR="00B832C9" w:rsidRPr="00B832C9">
          <w:rPr>
            <w:rFonts w:cstheme="minorHAnsi"/>
            <w:color w:val="FF0000"/>
            <w:rPrChange w:id="373" w:author="Enrico Barrozo" w:date="2022-09-12T10:52:00Z">
              <w:rPr>
                <w:rFonts w:cstheme="minorHAnsi"/>
              </w:rPr>
            </w:rPrChange>
          </w:rPr>
          <w:t>March of 2020</w:t>
        </w:r>
      </w:ins>
      <w:ins w:id="374" w:author="Enrico Barrozo" w:date="2022-09-12T10:52:00Z">
        <w:r w:rsidR="00B832C9">
          <w:rPr>
            <w:rFonts w:cstheme="minorHAnsi"/>
          </w:rPr>
          <w:t>?</w:t>
        </w:r>
      </w:ins>
      <w:ins w:id="375" w:author="Enrico Barrozo" w:date="2022-09-12T10:48:00Z">
        <w:r w:rsidR="00B832C9">
          <w:rPr>
            <w:rFonts w:cstheme="minorHAnsi"/>
          </w:rPr>
          <w:t>]</w:t>
        </w:r>
      </w:ins>
      <w:ins w:id="376" w:author="Enrico Barrozo" w:date="2022-09-12T10:49:00Z">
        <w:r w:rsidR="00B832C9">
          <w:rPr>
            <w:rFonts w:cstheme="minorHAnsi"/>
          </w:rPr>
          <w:t xml:space="preserve">. Since then there have been additional COVID-19 BALF </w:t>
        </w:r>
        <w:proofErr w:type="spellStart"/>
        <w:r w:rsidR="00B832C9">
          <w:rPr>
            <w:rFonts w:cstheme="minorHAnsi"/>
          </w:rPr>
          <w:t>metatranscriptomics</w:t>
        </w:r>
        <w:proofErr w:type="spellEnd"/>
        <w:r w:rsidR="00B832C9">
          <w:rPr>
            <w:rFonts w:cstheme="minorHAnsi"/>
          </w:rPr>
          <w:t xml:space="preserve"> studies including bulk RNA-seq, scRNA-seq, and multiomics studies</w:t>
        </w:r>
      </w:ins>
      <w:ins w:id="377" w:author="Enrico Barrozo" w:date="2022-09-12T10:50:00Z">
        <w:r w:rsidR="00B832C9">
          <w:rPr>
            <w:rFonts w:cstheme="minorHAnsi"/>
          </w:rPr>
          <w:t xml:space="preserve"> [</w:t>
        </w:r>
        <w:r w:rsidR="00B832C9" w:rsidRPr="00B832C9">
          <w:rPr>
            <w:rFonts w:cstheme="minorHAnsi"/>
            <w:color w:val="FF0000"/>
            <w:rPrChange w:id="378" w:author="Enrico Barrozo" w:date="2022-09-12T10:52:00Z">
              <w:rPr>
                <w:rFonts w:cstheme="minorHAnsi"/>
              </w:rPr>
            </w:rPrChange>
          </w:rPr>
          <w:t>refs</w:t>
        </w:r>
        <w:r w:rsidR="00B832C9">
          <w:rPr>
            <w:rFonts w:cstheme="minorHAnsi"/>
          </w:rPr>
          <w:t xml:space="preserve">]. A primary </w:t>
        </w:r>
      </w:ins>
      <w:ins w:id="379" w:author="Enrico Barrozo" w:date="2022-09-12T11:05:00Z">
        <w:r w:rsidR="0028498C">
          <w:rPr>
            <w:rFonts w:cstheme="minorHAnsi"/>
          </w:rPr>
          <w:t>objective</w:t>
        </w:r>
      </w:ins>
      <w:ins w:id="380" w:author="Enrico Barrozo" w:date="2022-09-12T10:50:00Z">
        <w:r w:rsidR="00B832C9">
          <w:rPr>
            <w:rFonts w:cstheme="minorHAnsi"/>
          </w:rPr>
          <w:t xml:space="preserve"> of this study was to generate </w:t>
        </w:r>
      </w:ins>
      <w:ins w:id="381" w:author="Enrico Barrozo" w:date="2022-09-12T10:17:00Z">
        <w:r w:rsidR="004A5FB6">
          <w:rPr>
            <w:rFonts w:cstheme="minorHAnsi"/>
          </w:rPr>
          <w:t xml:space="preserve">a rapidly deployable analysis pipeline for emerging pathogen interactions with host microbiome fitness. </w:t>
        </w:r>
        <w:r w:rsidR="004A5FB6" w:rsidRPr="007E698C">
          <w:rPr>
            <w:rFonts w:cstheme="minorHAnsi"/>
          </w:rPr>
          <w:t>At the time of this study</w:t>
        </w:r>
      </w:ins>
      <w:ins w:id="382" w:author="Enrico Barrozo" w:date="2022-09-12T10:51:00Z">
        <w:r w:rsidR="00B832C9">
          <w:rPr>
            <w:rFonts w:cstheme="minorHAnsi"/>
          </w:rPr>
          <w:t xml:space="preserve"> [</w:t>
        </w:r>
        <w:r w:rsidR="00B832C9" w:rsidRPr="00B832C9">
          <w:rPr>
            <w:rFonts w:cstheme="minorHAnsi"/>
            <w:color w:val="FF0000"/>
            <w:rPrChange w:id="383" w:author="Enrico Barrozo" w:date="2022-09-12T10:51:00Z">
              <w:rPr>
                <w:rFonts w:cstheme="minorHAnsi"/>
              </w:rPr>
            </w:rPrChange>
          </w:rPr>
          <w:t>state the time frame again</w:t>
        </w:r>
        <w:r w:rsidR="00B832C9">
          <w:rPr>
            <w:rFonts w:cstheme="minorHAnsi"/>
          </w:rPr>
          <w:t>]</w:t>
        </w:r>
      </w:ins>
      <w:ins w:id="384" w:author="Enrico Barrozo" w:date="2022-09-12T10:17:00Z">
        <w:r w:rsidR="004A5FB6" w:rsidRPr="007E698C">
          <w:rPr>
            <w:rFonts w:cstheme="minorHAnsi"/>
          </w:rPr>
          <w:t xml:space="preserve">, the standard Kraken2 taxonomic database included the SARS-CoV-2 reference genome, but the SARS-CoV-2 proteins were not yet added to the </w:t>
        </w:r>
        <w:proofErr w:type="spellStart"/>
        <w:r w:rsidR="004A5FB6" w:rsidRPr="007E698C">
          <w:rPr>
            <w:rFonts w:cstheme="minorHAnsi"/>
          </w:rPr>
          <w:t>SeqScreen</w:t>
        </w:r>
        <w:proofErr w:type="spellEnd"/>
        <w:r w:rsidR="004A5FB6" w:rsidRPr="007E698C">
          <w:rPr>
            <w:rFonts w:cstheme="minorHAnsi"/>
          </w:rPr>
          <w:t xml:space="preserve"> database that was used for the functional analysis. This functional analysis demonstrated how GO terms and their corresponding proteins can be used to characterize an emerging pathogen (i.e., a pathogen that is not present in the reference database), as well as significant host microbiome functional shifts.</w:t>
        </w:r>
        <w:commentRangeStart w:id="385"/>
        <w:commentRangeStart w:id="386"/>
        <w:r w:rsidR="004A5FB6" w:rsidRPr="007E698C">
          <w:rPr>
            <w:rFonts w:cstheme="minorHAnsi"/>
          </w:rPr>
          <w:t xml:space="preserve"> SARS-CoV-2 reads were successfully detected in the taxonomic analysis of COVID-19 BALF samples</w:t>
        </w:r>
        <w:commentRangeEnd w:id="385"/>
        <w:r w:rsidR="004A5FB6">
          <w:rPr>
            <w:rStyle w:val="CommentReference"/>
          </w:rPr>
          <w:commentReference w:id="385"/>
        </w:r>
        <w:commentRangeEnd w:id="386"/>
        <w:r w:rsidR="004A5FB6">
          <w:rPr>
            <w:rStyle w:val="CommentReference"/>
          </w:rPr>
          <w:commentReference w:id="386"/>
        </w:r>
        <w:r w:rsidR="004A5FB6" w:rsidRPr="007E698C">
          <w:rPr>
            <w:rFonts w:cstheme="minorHAnsi"/>
          </w:rPr>
          <w:t xml:space="preserve">, and GO terms associated with </w:t>
        </w:r>
        <w:commentRangeStart w:id="387"/>
        <w:r w:rsidR="004A5FB6" w:rsidRPr="007E698C">
          <w:rPr>
            <w:rFonts w:cstheme="minorHAnsi"/>
          </w:rPr>
          <w:t xml:space="preserve">coronavirus proteins </w:t>
        </w:r>
        <w:commentRangeEnd w:id="387"/>
        <w:r w:rsidR="004A5FB6">
          <w:rPr>
            <w:rStyle w:val="CommentReference"/>
          </w:rPr>
          <w:commentReference w:id="387"/>
        </w:r>
        <w:r w:rsidR="004A5FB6" w:rsidRPr="007E698C">
          <w:rPr>
            <w:rFonts w:cstheme="minorHAnsi"/>
          </w:rPr>
          <w:t>were found to be significantly different in the functional analysis. A number of coronavirus proteins were driving the significant associations of GO terms between COVID-19 and uninfected samples, including modulation by symbiont of host cellular process [GO:0044068], modulation by virus of host cellular process [GO:0019054], modulation by virus of host process [GO:0019048], modulation of process of other organism involved in symbiotic interaction [GO:0051817], modulation by symbiont of host process [GO:0044003], interaction with host [GO:0016032], viral process [GO:0051701], interspecies interaction between organisms [GO:0044419], modulation by symbiont of host cellular process [GO:0044068], and modulation by virus of host cellular process [GO:</w:t>
        </w:r>
        <w:r w:rsidR="004A5FB6" w:rsidRPr="00826F33">
          <w:rPr>
            <w:rFonts w:cstheme="minorHAnsi"/>
          </w:rPr>
          <w:t>0019054] (</w:t>
        </w:r>
        <w:r w:rsidR="004A5FB6" w:rsidRPr="00826F33">
          <w:t>Suppl Table 3)</w:t>
        </w:r>
        <w:r w:rsidR="004A5FB6" w:rsidRPr="00826F33">
          <w:rPr>
            <w:rFonts w:cstheme="minorHAnsi"/>
          </w:rPr>
          <w:t>.</w:t>
        </w:r>
        <w:r w:rsidR="004A5FB6" w:rsidRPr="007E698C">
          <w:rPr>
            <w:rFonts w:cstheme="minorHAnsi"/>
          </w:rPr>
          <w:t xml:space="preserve"> Coronavirus proteins were also driving notable GO term associations in COVID-19 deceased vs. survived, including transition metal ion </w:t>
        </w:r>
        <w:r w:rsidR="004A5FB6" w:rsidRPr="007E698C">
          <w:rPr>
            <w:rFonts w:cstheme="minorHAnsi"/>
          </w:rPr>
          <w:lastRenderedPageBreak/>
          <w:t xml:space="preserve">binding [GO:0046914], zinc ion binding [GO:0008270], organic cyclic compound binding [GO:0097159], endopeptidase activity [GO:0004175], and nucleobase containing compound biosynthetic process [GO:0034654]. While samples from both COVID-19 deceased and survived individuals contained taxonomically and functionally classified coronavirus reads, the significant terminal GO terms of endopeptidase activity [GO:0004175], zinc ion binding [GO:0008270], and nucleobase-containing compound biosynthetic process [GO:0034654] were positively correlated with COVID-19 deceased patients. This was </w:t>
        </w:r>
      </w:ins>
      <w:ins w:id="388" w:author="Enrico Barrozo" w:date="2022-09-12T10:18:00Z">
        <w:r w:rsidR="004A5FB6">
          <w:rPr>
            <w:rFonts w:cstheme="minorHAnsi"/>
          </w:rPr>
          <w:t>potentially</w:t>
        </w:r>
      </w:ins>
      <w:ins w:id="389" w:author="Enrico Barrozo" w:date="2022-09-12T10:17:00Z">
        <w:r w:rsidR="004A5FB6" w:rsidRPr="007E698C">
          <w:rPr>
            <w:rFonts w:cstheme="minorHAnsi"/>
          </w:rPr>
          <w:t xml:space="preserve"> due to </w:t>
        </w:r>
      </w:ins>
      <w:ins w:id="390" w:author="Enrico Barrozo" w:date="2022-09-12T10:18:00Z">
        <w:r w:rsidR="004A5FB6" w:rsidRPr="007E698C">
          <w:rPr>
            <w:rFonts w:cstheme="minorHAnsi"/>
          </w:rPr>
          <w:t xml:space="preserve">a higher </w:t>
        </w:r>
        <w:commentRangeStart w:id="391"/>
        <w:r w:rsidR="004A5FB6" w:rsidRPr="007E698C">
          <w:rPr>
            <w:rFonts w:cstheme="minorHAnsi"/>
          </w:rPr>
          <w:t>SARS-CoV-2 viral load</w:t>
        </w:r>
      </w:ins>
      <w:commentRangeEnd w:id="391"/>
      <w:ins w:id="392" w:author="Enrico Barrozo" w:date="2022-09-12T10:20:00Z">
        <w:r w:rsidR="00EB59CF">
          <w:rPr>
            <w:rStyle w:val="CommentReference"/>
          </w:rPr>
          <w:commentReference w:id="391"/>
        </w:r>
      </w:ins>
      <w:ins w:id="393" w:author="Enrico Barrozo" w:date="2022-09-12T10:18:00Z">
        <w:r w:rsidR="004A5FB6">
          <w:rPr>
            <w:rFonts w:cstheme="minorHAnsi"/>
          </w:rPr>
          <w:t xml:space="preserve">, consistent </w:t>
        </w:r>
      </w:ins>
      <w:ins w:id="394" w:author="Enrico Barrozo" w:date="2022-09-12T10:19:00Z">
        <w:r w:rsidR="004A5FB6">
          <w:rPr>
            <w:rFonts w:cstheme="minorHAnsi"/>
          </w:rPr>
          <w:t>COVID-19 mortality outcomes, and our finding that</w:t>
        </w:r>
      </w:ins>
      <w:ins w:id="395" w:author="Enrico Barrozo" w:date="2022-09-12T10:18:00Z">
        <w:r w:rsidR="004A5FB6" w:rsidRPr="007E698C">
          <w:rPr>
            <w:rFonts w:cstheme="minorHAnsi"/>
          </w:rPr>
          <w:t xml:space="preserve"> </w:t>
        </w:r>
      </w:ins>
      <w:ins w:id="396" w:author="Enrico Barrozo" w:date="2022-09-12T10:17:00Z">
        <w:r w:rsidR="004A5FB6" w:rsidRPr="007E698C">
          <w:rPr>
            <w:rFonts w:cstheme="minorHAnsi"/>
          </w:rPr>
          <w:t xml:space="preserve">coronavirus proteins </w:t>
        </w:r>
      </w:ins>
      <w:ins w:id="397" w:author="Enrico Barrozo" w:date="2022-09-12T10:19:00Z">
        <w:r w:rsidR="004A5FB6">
          <w:rPr>
            <w:rFonts w:cstheme="minorHAnsi"/>
          </w:rPr>
          <w:t>were</w:t>
        </w:r>
      </w:ins>
      <w:ins w:id="398" w:author="Enrico Barrozo" w:date="2022-09-12T10:17:00Z">
        <w:r w:rsidR="004A5FB6" w:rsidRPr="007E698C">
          <w:rPr>
            <w:rFonts w:cstheme="minorHAnsi"/>
          </w:rPr>
          <w:t xml:space="preserve"> tagged with these GO terms </w:t>
        </w:r>
      </w:ins>
      <w:ins w:id="399" w:author="Enrico Barrozo" w:date="2022-09-12T10:19:00Z">
        <w:r w:rsidR="004A5FB6">
          <w:rPr>
            <w:rFonts w:cstheme="minorHAnsi"/>
          </w:rPr>
          <w:t>including the</w:t>
        </w:r>
      </w:ins>
      <w:ins w:id="400" w:author="Enrico Barrozo" w:date="2022-09-12T10:17:00Z">
        <w:r w:rsidR="004A5FB6" w:rsidRPr="007E698C">
          <w:rPr>
            <w:rFonts w:cstheme="minorHAnsi"/>
          </w:rPr>
          <w:t xml:space="preserve"> replicase polyprotein 1ab</w:t>
        </w:r>
      </w:ins>
      <w:ins w:id="401" w:author="Enrico Barrozo" w:date="2022-09-12T10:19:00Z">
        <w:r w:rsidR="004A5FB6">
          <w:rPr>
            <w:rFonts w:cstheme="minorHAnsi"/>
          </w:rPr>
          <w:t xml:space="preserve"> and</w:t>
        </w:r>
      </w:ins>
      <w:ins w:id="402" w:author="Enrico Barrozo" w:date="2022-09-12T10:17:00Z">
        <w:r w:rsidR="004A5FB6" w:rsidRPr="007E698C">
          <w:rPr>
            <w:rFonts w:cstheme="minorHAnsi"/>
          </w:rPr>
          <w:t xml:space="preserve"> 2'-O-methyltransferase</w:t>
        </w:r>
      </w:ins>
      <w:ins w:id="403" w:author="Enrico Barrozo" w:date="2022-09-12T10:19:00Z">
        <w:r w:rsidR="004A5FB6">
          <w:rPr>
            <w:rFonts w:cstheme="minorHAnsi"/>
          </w:rPr>
          <w:t xml:space="preserve"> (Figure X,</w:t>
        </w:r>
      </w:ins>
      <w:ins w:id="404" w:author="Enrico Barrozo" w:date="2022-09-12T10:20:00Z">
        <w:r w:rsidR="004A5FB6">
          <w:rPr>
            <w:rFonts w:cstheme="minorHAnsi"/>
          </w:rPr>
          <w:t xml:space="preserve"> Table X)</w:t>
        </w:r>
      </w:ins>
      <w:ins w:id="405" w:author="Enrico Barrozo" w:date="2022-09-12T10:17:00Z">
        <w:r w:rsidR="004A5FB6" w:rsidRPr="007E698C">
          <w:rPr>
            <w:rFonts w:cstheme="minorHAnsi"/>
          </w:rPr>
          <w:t>.</w:t>
        </w:r>
      </w:ins>
    </w:p>
    <w:p w14:paraId="49CDA319" w14:textId="77777777" w:rsidR="00B832C9" w:rsidRDefault="00B832C9" w:rsidP="00B832C9">
      <w:pPr>
        <w:spacing w:line="480" w:lineRule="auto"/>
        <w:jc w:val="both"/>
        <w:rPr>
          <w:ins w:id="406" w:author="Enrico Barrozo" w:date="2022-09-12T10:50:00Z"/>
          <w:rFonts w:cstheme="minorHAnsi"/>
        </w:rPr>
      </w:pPr>
      <w:ins w:id="407" w:author="Enrico Barrozo" w:date="2022-09-12T10:50:00Z">
        <w:r w:rsidRPr="007E698C">
          <w:rPr>
            <w:rFonts w:cstheme="minorHAnsi"/>
          </w:rPr>
          <w:t>Of note, due to limitations in the depth of clinical metadata by subject, we could not distinguish between COVID-19 pathophysiology or associated medical comorbidities, treatments, nor interventions. However, because of the time interval in which COVID-19 patient specimens were recruited to their respective index studies at the beginning of the outbreak in Wuhan, China (i.e., 2019 and early 2020), COVID-19-specific interventions and treatments had yet to be introduced and thus comparisons between CAP and COVID-19 subject specimens would be less likely to be related to disease-focused therapy.</w:t>
        </w:r>
        <w:r>
          <w:rPr>
            <w:rFonts w:cstheme="minorHAnsi"/>
          </w:rPr>
          <w:t xml:space="preserve"> </w:t>
        </w:r>
      </w:ins>
    </w:p>
    <w:p w14:paraId="70F6C86D" w14:textId="77777777" w:rsidR="00B832C9" w:rsidRDefault="00B832C9" w:rsidP="00B832C9">
      <w:pPr>
        <w:spacing w:line="480" w:lineRule="auto"/>
        <w:jc w:val="both"/>
        <w:rPr>
          <w:ins w:id="408" w:author="Enrico Barrozo" w:date="2022-09-12T10:50:00Z"/>
          <w:rFonts w:cstheme="minorHAnsi"/>
        </w:rPr>
      </w:pPr>
      <w:ins w:id="409" w:author="Enrico Barrozo" w:date="2022-09-12T10:50:00Z">
        <w:r>
          <w:rPr>
            <w:rFonts w:cstheme="minorHAnsi"/>
          </w:rPr>
          <w:t>[</w:t>
        </w:r>
        <w:r w:rsidRPr="00B832C9">
          <w:rPr>
            <w:rFonts w:cstheme="minorHAnsi"/>
            <w:color w:val="FF0000"/>
            <w:rPrChange w:id="410" w:author="Enrico Barrozo" w:date="2022-09-12T10:51:00Z">
              <w:rPr>
                <w:rFonts w:cstheme="minorHAnsi"/>
              </w:rPr>
            </w:rPrChange>
          </w:rPr>
          <w:t>comment on negative controls</w:t>
        </w:r>
        <w:r>
          <w:rPr>
            <w:rFonts w:cstheme="minorHAnsi"/>
          </w:rPr>
          <w:t xml:space="preserve">- kit negative, operator, and environmental controls] </w:t>
        </w:r>
      </w:ins>
    </w:p>
    <w:p w14:paraId="4673EF57" w14:textId="77777777" w:rsidR="00B832C9" w:rsidRDefault="00B832C9" w:rsidP="00B832C9">
      <w:pPr>
        <w:spacing w:line="480" w:lineRule="auto"/>
        <w:jc w:val="both"/>
        <w:rPr>
          <w:ins w:id="411" w:author="Enrico Barrozo" w:date="2022-09-12T10:50:00Z"/>
          <w:rFonts w:cstheme="minorHAnsi"/>
        </w:rPr>
      </w:pPr>
      <w:ins w:id="412" w:author="Enrico Barrozo" w:date="2022-09-12T10:50:00Z">
        <w:r>
          <w:rPr>
            <w:rFonts w:cstheme="minorHAnsi"/>
          </w:rPr>
          <w:t>[</w:t>
        </w:r>
        <w:r w:rsidRPr="00B832C9">
          <w:rPr>
            <w:rFonts w:cstheme="minorHAnsi"/>
            <w:color w:val="FF0000"/>
            <w:rPrChange w:id="413" w:author="Enrico Barrozo" w:date="2022-09-12T10:51:00Z">
              <w:rPr>
                <w:rFonts w:cstheme="minorHAnsi"/>
              </w:rPr>
            </w:rPrChange>
          </w:rPr>
          <w:t xml:space="preserve">challenges of applying metagenomics analyses to </w:t>
        </w:r>
        <w:proofErr w:type="spellStart"/>
        <w:r w:rsidRPr="00B832C9">
          <w:rPr>
            <w:rFonts w:cstheme="minorHAnsi"/>
            <w:color w:val="FF0000"/>
            <w:rPrChange w:id="414" w:author="Enrico Barrozo" w:date="2022-09-12T10:51:00Z">
              <w:rPr>
                <w:rFonts w:cstheme="minorHAnsi"/>
              </w:rPr>
            </w:rPrChange>
          </w:rPr>
          <w:t>metatranscriptomics</w:t>
        </w:r>
        <w:proofErr w:type="spellEnd"/>
        <w:r w:rsidRPr="00B832C9">
          <w:rPr>
            <w:rFonts w:cstheme="minorHAnsi"/>
            <w:color w:val="FF0000"/>
            <w:rPrChange w:id="415" w:author="Enrico Barrozo" w:date="2022-09-12T10:51:00Z">
              <w:rPr>
                <w:rFonts w:cstheme="minorHAnsi"/>
              </w:rPr>
            </w:rPrChange>
          </w:rPr>
          <w:t xml:space="preserve"> </w:t>
        </w:r>
        <w:r>
          <w:rPr>
            <w:rFonts w:cstheme="minorHAnsi"/>
          </w:rPr>
          <w:t>data; propose a multiomics approach resolution]</w:t>
        </w:r>
      </w:ins>
    </w:p>
    <w:p w14:paraId="65ED885F" w14:textId="77777777" w:rsidR="00B832C9" w:rsidRPr="007E698C" w:rsidRDefault="00B832C9">
      <w:pPr>
        <w:spacing w:line="480" w:lineRule="auto"/>
        <w:jc w:val="both"/>
        <w:rPr>
          <w:rFonts w:cstheme="minorHAnsi"/>
        </w:rPr>
        <w:pPrChange w:id="416" w:author="Enrico Barrozo" w:date="2022-09-09T14:11:00Z">
          <w:pPr>
            <w:spacing w:line="480" w:lineRule="auto"/>
          </w:pPr>
        </w:pPrChange>
      </w:pPr>
    </w:p>
    <w:p w14:paraId="281BE674" w14:textId="17CCB452" w:rsidR="00115EC0" w:rsidRPr="007E698C" w:rsidRDefault="00017B48" w:rsidP="00F539D9">
      <w:pPr>
        <w:spacing w:line="480" w:lineRule="auto"/>
        <w:rPr>
          <w:rFonts w:cstheme="minorHAnsi"/>
        </w:rPr>
      </w:pPr>
      <w:r w:rsidRPr="007E698C">
        <w:rPr>
          <w:rFonts w:cstheme="minorHAnsi"/>
          <w:b/>
          <w:bCs/>
        </w:rPr>
        <w:t>Conclusions</w:t>
      </w:r>
    </w:p>
    <w:p w14:paraId="225AB738" w14:textId="70B8C413" w:rsidR="00115EC0" w:rsidRPr="007E698C" w:rsidRDefault="003057A8" w:rsidP="00F539D9">
      <w:pPr>
        <w:spacing w:line="480" w:lineRule="auto"/>
        <w:rPr>
          <w:rFonts w:cstheme="minorHAnsi"/>
        </w:rPr>
      </w:pPr>
      <w:r w:rsidRPr="007E698C">
        <w:rPr>
          <w:rFonts w:cstheme="minorHAnsi"/>
        </w:rPr>
        <w:t xml:space="preserve">COVID-19 disease has demonstrated a wide range of clinical severity outcomes, but the factors that correlate with disease severity are not fully understood. </w:t>
      </w:r>
      <w:r w:rsidR="005D5034" w:rsidRPr="007E698C">
        <w:rPr>
          <w:rFonts w:cstheme="minorHAnsi"/>
        </w:rPr>
        <w:t>Here we</w:t>
      </w:r>
      <w:ins w:id="417" w:author="Enrico Barrozo" w:date="2022-09-12T10:31:00Z">
        <w:r w:rsidR="006640F6">
          <w:rPr>
            <w:rFonts w:cstheme="minorHAnsi"/>
          </w:rPr>
          <w:t xml:space="preserve"> rapidly assembled the available COVID-</w:t>
        </w:r>
        <w:r w:rsidR="006640F6">
          <w:rPr>
            <w:rFonts w:cstheme="minorHAnsi"/>
          </w:rPr>
          <w:lastRenderedPageBreak/>
          <w:t xml:space="preserve">19 BALF </w:t>
        </w:r>
        <w:proofErr w:type="spellStart"/>
        <w:r w:rsidR="006640F6">
          <w:rPr>
            <w:rFonts w:cstheme="minorHAnsi"/>
          </w:rPr>
          <w:t>metatranscriptomics</w:t>
        </w:r>
        <w:proofErr w:type="spellEnd"/>
        <w:r w:rsidR="006640F6">
          <w:rPr>
            <w:rFonts w:cstheme="minorHAnsi"/>
          </w:rPr>
          <w:t xml:space="preserve"> data</w:t>
        </w:r>
        <w:r w:rsidR="003A6380">
          <w:rPr>
            <w:rFonts w:cstheme="minorHAnsi"/>
          </w:rPr>
          <w:t xml:space="preserve">, created and utilized an analysis </w:t>
        </w:r>
      </w:ins>
      <w:ins w:id="418" w:author="Enrico Barrozo" w:date="2022-09-12T10:32:00Z">
        <w:r w:rsidR="003A6380">
          <w:rPr>
            <w:rFonts w:cstheme="minorHAnsi"/>
          </w:rPr>
          <w:t>pipeline</w:t>
        </w:r>
      </w:ins>
      <w:r w:rsidR="005D5034" w:rsidRPr="007E698C">
        <w:rPr>
          <w:rFonts w:cstheme="minorHAnsi"/>
        </w:rPr>
        <w:t xml:space="preserve"> </w:t>
      </w:r>
      <w:del w:id="419" w:author="Enrico Barrozo" w:date="2022-09-12T10:32:00Z">
        <w:r w:rsidR="005D5034" w:rsidRPr="007E698C" w:rsidDel="003A6380">
          <w:rPr>
            <w:rFonts w:cstheme="minorHAnsi"/>
          </w:rPr>
          <w:delText xml:space="preserve">identified </w:delText>
        </w:r>
      </w:del>
      <w:ins w:id="420" w:author="Enrico Barrozo" w:date="2022-09-12T10:32:00Z">
        <w:r w:rsidR="003A6380">
          <w:rPr>
            <w:rFonts w:cstheme="minorHAnsi"/>
          </w:rPr>
          <w:t>identifying</w:t>
        </w:r>
        <w:r w:rsidR="003A6380" w:rsidRPr="007E698C">
          <w:rPr>
            <w:rFonts w:cstheme="minorHAnsi"/>
          </w:rPr>
          <w:t xml:space="preserve"> </w:t>
        </w:r>
      </w:ins>
      <w:r w:rsidR="005D5034" w:rsidRPr="007E698C">
        <w:rPr>
          <w:rFonts w:cstheme="minorHAnsi"/>
        </w:rPr>
        <w:t xml:space="preserve">significant taxonomic and functional </w:t>
      </w:r>
      <w:r w:rsidR="00E34FF4" w:rsidRPr="007E698C">
        <w:rPr>
          <w:rFonts w:cstheme="minorHAnsi"/>
        </w:rPr>
        <w:t xml:space="preserve">differences </w:t>
      </w:r>
      <w:del w:id="421" w:author="Enrico Barrozo" w:date="2022-09-12T10:32:00Z">
        <w:r w:rsidR="00E34FF4" w:rsidRPr="007E698C" w:rsidDel="003A6380">
          <w:rPr>
            <w:rFonts w:cstheme="minorHAnsi"/>
          </w:rPr>
          <w:delText>in</w:delText>
        </w:r>
        <w:r w:rsidR="005D5034" w:rsidRPr="007E698C" w:rsidDel="003A6380">
          <w:rPr>
            <w:rFonts w:cstheme="minorHAnsi"/>
          </w:rPr>
          <w:delText xml:space="preserve"> BALF metatranscriptomes </w:delText>
        </w:r>
      </w:del>
      <w:r w:rsidR="00E34FF4" w:rsidRPr="007E698C">
        <w:rPr>
          <w:rFonts w:cstheme="minorHAnsi"/>
        </w:rPr>
        <w:t xml:space="preserve">associated with </w:t>
      </w:r>
      <w:ins w:id="422" w:author="Enrico Barrozo" w:date="2022-09-12T10:22:00Z">
        <w:r w:rsidR="00EB59CF">
          <w:rPr>
            <w:rFonts w:cstheme="minorHAnsi"/>
          </w:rPr>
          <w:t>CAP</w:t>
        </w:r>
      </w:ins>
      <w:ins w:id="423" w:author="Enrico Barrozo" w:date="2022-09-12T10:32:00Z">
        <w:r w:rsidR="003A6380">
          <w:rPr>
            <w:rFonts w:cstheme="minorHAnsi"/>
          </w:rPr>
          <w:t xml:space="preserve"> caused by various pathogens</w:t>
        </w:r>
      </w:ins>
      <w:ins w:id="424" w:author="Enrico Barrozo" w:date="2022-09-12T10:22:00Z">
        <w:r w:rsidR="00EB59CF">
          <w:rPr>
            <w:rFonts w:cstheme="minorHAnsi"/>
          </w:rPr>
          <w:t xml:space="preserve">, </w:t>
        </w:r>
      </w:ins>
      <w:del w:id="425" w:author="Enrico Barrozo" w:date="2022-09-12T10:32:00Z">
        <w:r w:rsidR="00E34FF4" w:rsidRPr="007E698C" w:rsidDel="003A6380">
          <w:rPr>
            <w:rFonts w:cstheme="minorHAnsi"/>
          </w:rPr>
          <w:delText>COVID-19</w:delText>
        </w:r>
      </w:del>
      <w:ins w:id="426" w:author="Enrico Barrozo" w:date="2022-09-12T10:32:00Z">
        <w:r w:rsidR="003A6380">
          <w:rPr>
            <w:rFonts w:cstheme="minorHAnsi"/>
          </w:rPr>
          <w:t>COVID-19</w:t>
        </w:r>
      </w:ins>
      <w:ins w:id="427" w:author="Enrico Barrozo" w:date="2022-09-12T10:22:00Z">
        <w:r w:rsidR="00EB59CF">
          <w:rPr>
            <w:rFonts w:cstheme="minorHAnsi"/>
          </w:rPr>
          <w:t xml:space="preserve">, and </w:t>
        </w:r>
      </w:ins>
      <w:ins w:id="428" w:author="Enrico Barrozo" w:date="2022-09-12T10:33:00Z">
        <w:r w:rsidR="003A6380">
          <w:rPr>
            <w:rFonts w:cstheme="minorHAnsi"/>
          </w:rPr>
          <w:t xml:space="preserve">compared shared and divergent </w:t>
        </w:r>
        <w:proofErr w:type="spellStart"/>
        <w:r w:rsidR="003A6380">
          <w:rPr>
            <w:rFonts w:cstheme="minorHAnsi"/>
          </w:rPr>
          <w:t>metatranscriptomic</w:t>
        </w:r>
        <w:proofErr w:type="spellEnd"/>
        <w:r w:rsidR="003A6380">
          <w:rPr>
            <w:rFonts w:cstheme="minorHAnsi"/>
          </w:rPr>
          <w:t xml:space="preserve"> perturbations associated</w:t>
        </w:r>
      </w:ins>
      <w:ins w:id="429" w:author="Enrico Barrozo" w:date="2022-09-12T10:22:00Z">
        <w:r w:rsidR="00EB59CF">
          <w:rPr>
            <w:rFonts w:cstheme="minorHAnsi"/>
          </w:rPr>
          <w:t xml:space="preserve"> with both of these</w:t>
        </w:r>
      </w:ins>
      <w:r w:rsidR="00E34FF4" w:rsidRPr="007E698C">
        <w:rPr>
          <w:rFonts w:cstheme="minorHAnsi"/>
        </w:rPr>
        <w:t xml:space="preserve"> disease</w:t>
      </w:r>
      <w:ins w:id="430" w:author="Enrico Barrozo" w:date="2022-09-12T10:22:00Z">
        <w:r w:rsidR="00EB59CF">
          <w:rPr>
            <w:rFonts w:cstheme="minorHAnsi"/>
          </w:rPr>
          <w:t>s</w:t>
        </w:r>
      </w:ins>
      <w:del w:id="431" w:author="Enrico Barrozo" w:date="2022-09-12T10:22:00Z">
        <w:r w:rsidR="00E34FF4" w:rsidRPr="007E698C" w:rsidDel="00EB59CF">
          <w:rPr>
            <w:rFonts w:cstheme="minorHAnsi"/>
          </w:rPr>
          <w:delText xml:space="preserve"> and death</w:delText>
        </w:r>
      </w:del>
      <w:r w:rsidR="00E34FF4" w:rsidRPr="007E698C">
        <w:rPr>
          <w:rFonts w:cstheme="minorHAnsi"/>
        </w:rPr>
        <w:t>. By the nature of th</w:t>
      </w:r>
      <w:r w:rsidR="00017B48" w:rsidRPr="007E698C">
        <w:rPr>
          <w:rFonts w:cstheme="minorHAnsi"/>
        </w:rPr>
        <w:t>is</w:t>
      </w:r>
      <w:r w:rsidR="00E34FF4" w:rsidRPr="007E698C">
        <w:rPr>
          <w:rFonts w:cstheme="minorHAnsi"/>
        </w:rPr>
        <w:t xml:space="preserve"> analysis, this work does not address causality or directionality</w:t>
      </w:r>
      <w:ins w:id="432" w:author="Enrico Barrozo" w:date="2022-09-12T10:22:00Z">
        <w:r w:rsidR="00EB59CF">
          <w:rPr>
            <w:rFonts w:cstheme="minorHAnsi"/>
          </w:rPr>
          <w:t>, especially for COVID-19 mortal</w:t>
        </w:r>
      </w:ins>
      <w:ins w:id="433" w:author="Enrico Barrozo" w:date="2022-09-12T10:23:00Z">
        <w:r w:rsidR="00EB59CF">
          <w:rPr>
            <w:rFonts w:cstheme="minorHAnsi"/>
          </w:rPr>
          <w:t>ity</w:t>
        </w:r>
      </w:ins>
      <w:r w:rsidR="00017B48" w:rsidRPr="007E698C">
        <w:rPr>
          <w:rFonts w:cstheme="minorHAnsi"/>
        </w:rPr>
        <w:t xml:space="preserve">. </w:t>
      </w:r>
      <w:r w:rsidR="00605BB1" w:rsidRPr="007E698C">
        <w:rPr>
          <w:rFonts w:cstheme="minorHAnsi"/>
        </w:rPr>
        <w:t>However, this work</w:t>
      </w:r>
      <w:r w:rsidR="00017B48" w:rsidRPr="007E698C">
        <w:rPr>
          <w:rFonts w:cstheme="minorHAnsi"/>
        </w:rPr>
        <w:t xml:space="preserve"> </w:t>
      </w:r>
      <w:del w:id="434" w:author="Enrico Barrozo" w:date="2022-09-12T10:33:00Z">
        <w:r w:rsidR="00017B48" w:rsidRPr="007E698C" w:rsidDel="003A6380">
          <w:rPr>
            <w:rFonts w:cstheme="minorHAnsi"/>
          </w:rPr>
          <w:delText xml:space="preserve">does identify a </w:delText>
        </w:r>
      </w:del>
      <w:ins w:id="435" w:author="Enrico Barrozo" w:date="2022-09-12T10:33:00Z">
        <w:r w:rsidR="003A6380">
          <w:rPr>
            <w:rFonts w:cstheme="minorHAnsi"/>
          </w:rPr>
          <w:t>identi</w:t>
        </w:r>
      </w:ins>
      <w:ins w:id="436" w:author="Enrico Barrozo" w:date="2022-09-12T10:34:00Z">
        <w:r w:rsidR="003A6380">
          <w:rPr>
            <w:rFonts w:cstheme="minorHAnsi"/>
          </w:rPr>
          <w:t xml:space="preserve">fies </w:t>
        </w:r>
      </w:ins>
      <w:ins w:id="437" w:author="Enrico Barrozo" w:date="2022-09-12T10:35:00Z">
        <w:r w:rsidR="003A6380">
          <w:rPr>
            <w:rFonts w:cstheme="minorHAnsi"/>
          </w:rPr>
          <w:t>taxonomic</w:t>
        </w:r>
      </w:ins>
      <w:ins w:id="438" w:author="Enrico Barrozo" w:date="2022-09-12T10:34:00Z">
        <w:r w:rsidR="003A6380">
          <w:rPr>
            <w:rFonts w:cstheme="minorHAnsi"/>
          </w:rPr>
          <w:t xml:space="preserve"> and functional </w:t>
        </w:r>
      </w:ins>
      <w:r w:rsidR="00017B48" w:rsidRPr="007E698C">
        <w:rPr>
          <w:rFonts w:cstheme="minorHAnsi"/>
        </w:rPr>
        <w:t>relationship</w:t>
      </w:r>
      <w:ins w:id="439" w:author="Enrico Barrozo" w:date="2022-09-12T10:34:00Z">
        <w:r w:rsidR="003A6380">
          <w:rPr>
            <w:rFonts w:cstheme="minorHAnsi"/>
          </w:rPr>
          <w:t>s</w:t>
        </w:r>
      </w:ins>
      <w:r w:rsidR="00017B48" w:rsidRPr="007E698C">
        <w:rPr>
          <w:rFonts w:cstheme="minorHAnsi"/>
        </w:rPr>
        <w:t xml:space="preserve"> between the human microbiome and COVID-19</w:t>
      </w:r>
      <w:ins w:id="440" w:author="Enrico Barrozo" w:date="2022-09-12T10:34:00Z">
        <w:r w:rsidR="003A6380">
          <w:rPr>
            <w:rFonts w:cstheme="minorHAnsi"/>
          </w:rPr>
          <w:t>, including putative taxa and functions associated with COVID-19 mortality</w:t>
        </w:r>
      </w:ins>
      <w:del w:id="441" w:author="Enrico Barrozo" w:date="2022-09-12T10:34:00Z">
        <w:r w:rsidR="00017B48" w:rsidRPr="007E698C" w:rsidDel="003A6380">
          <w:rPr>
            <w:rFonts w:cstheme="minorHAnsi"/>
          </w:rPr>
          <w:delText xml:space="preserve"> </w:delText>
        </w:r>
      </w:del>
      <w:del w:id="442" w:author="Enrico Barrozo" w:date="2022-09-12T10:33:00Z">
        <w:r w:rsidR="00017B48" w:rsidRPr="007E698C" w:rsidDel="003A6380">
          <w:rPr>
            <w:rFonts w:cstheme="minorHAnsi"/>
          </w:rPr>
          <w:delText xml:space="preserve">morbidity and </w:delText>
        </w:r>
      </w:del>
      <w:del w:id="443" w:author="Enrico Barrozo" w:date="2022-09-12T10:34:00Z">
        <w:r w:rsidR="00017B48" w:rsidRPr="007E698C" w:rsidDel="003A6380">
          <w:rPr>
            <w:rFonts w:cstheme="minorHAnsi"/>
          </w:rPr>
          <w:delText>mortality</w:delText>
        </w:r>
      </w:del>
      <w:ins w:id="444" w:author="Enrico Barrozo" w:date="2022-09-12T10:23:00Z">
        <w:r w:rsidR="00EB59CF">
          <w:rPr>
            <w:rFonts w:cstheme="minorHAnsi"/>
          </w:rPr>
          <w:t>.</w:t>
        </w:r>
      </w:ins>
      <w:del w:id="445" w:author="Enrico Barrozo" w:date="2022-09-12T10:23:00Z">
        <w:r w:rsidR="00017B48" w:rsidRPr="007E698C" w:rsidDel="00EB59CF">
          <w:rPr>
            <w:rFonts w:cstheme="minorHAnsi"/>
          </w:rPr>
          <w:delText>,</w:delText>
        </w:r>
      </w:del>
      <w:r w:rsidR="00017B48" w:rsidRPr="007E698C">
        <w:rPr>
          <w:rFonts w:cstheme="minorHAnsi"/>
        </w:rPr>
        <w:t xml:space="preserve"> </w:t>
      </w:r>
      <w:del w:id="446" w:author="Enrico Barrozo" w:date="2022-09-12T10:23:00Z">
        <w:r w:rsidR="00017B48" w:rsidRPr="007E698C" w:rsidDel="00EB59CF">
          <w:rPr>
            <w:rFonts w:cstheme="minorHAnsi"/>
          </w:rPr>
          <w:delText>and the</w:delText>
        </w:r>
      </w:del>
      <w:ins w:id="447" w:author="Enrico Barrozo" w:date="2022-09-12T10:23:00Z">
        <w:r w:rsidR="00EB59CF">
          <w:rPr>
            <w:rFonts w:cstheme="minorHAnsi"/>
          </w:rPr>
          <w:t xml:space="preserve">This study </w:t>
        </w:r>
      </w:ins>
      <w:ins w:id="448" w:author="Enrico Barrozo" w:date="2022-09-12T10:34:00Z">
        <w:r w:rsidR="003A6380">
          <w:rPr>
            <w:rFonts w:cstheme="minorHAnsi"/>
          </w:rPr>
          <w:t>reveals</w:t>
        </w:r>
      </w:ins>
      <w:ins w:id="449" w:author="Enrico Barrozo" w:date="2022-09-12T10:23:00Z">
        <w:r w:rsidR="00EB59CF">
          <w:rPr>
            <w:rFonts w:cstheme="minorHAnsi"/>
          </w:rPr>
          <w:t xml:space="preserve"> numerous viral-bacterial-host interactions</w:t>
        </w:r>
      </w:ins>
      <w:ins w:id="450" w:author="Enrico Barrozo" w:date="2022-09-12T10:35:00Z">
        <w:r w:rsidR="003A6380">
          <w:rPr>
            <w:rFonts w:cstheme="minorHAnsi"/>
          </w:rPr>
          <w:t>, rendering testable</w:t>
        </w:r>
      </w:ins>
      <w:ins w:id="451" w:author="Enrico Barrozo" w:date="2022-09-12T10:23:00Z">
        <w:r w:rsidR="00EB59CF">
          <w:rPr>
            <w:rFonts w:cstheme="minorHAnsi"/>
          </w:rPr>
          <w:t xml:space="preserve"> </w:t>
        </w:r>
      </w:ins>
      <w:del w:id="452" w:author="Enrico Barrozo" w:date="2022-09-12T10:23:00Z">
        <w:r w:rsidR="00017B48" w:rsidRPr="007E698C" w:rsidDel="00EB59CF">
          <w:rPr>
            <w:rFonts w:cstheme="minorHAnsi"/>
          </w:rPr>
          <w:delText xml:space="preserve"> </w:delText>
        </w:r>
      </w:del>
      <w:del w:id="453" w:author="Enrico Barrozo" w:date="2022-09-12T10:24:00Z">
        <w:r w:rsidR="00017B48" w:rsidRPr="007E698C" w:rsidDel="00EB59CF">
          <w:rPr>
            <w:rFonts w:cstheme="minorHAnsi"/>
          </w:rPr>
          <w:delText>specific functions and taxa identified</w:delText>
        </w:r>
      </w:del>
      <w:ins w:id="454" w:author="Enrico Barrozo" w:date="2022-09-12T10:24:00Z">
        <w:r w:rsidR="00EB59CF">
          <w:rPr>
            <w:rFonts w:cstheme="minorHAnsi"/>
          </w:rPr>
          <w:t>hypotheses with strong scientific premises</w:t>
        </w:r>
      </w:ins>
      <w:r w:rsidR="00017B48" w:rsidRPr="007E698C">
        <w:rPr>
          <w:rFonts w:cstheme="minorHAnsi"/>
        </w:rPr>
        <w:t xml:space="preserve"> warrant</w:t>
      </w:r>
      <w:ins w:id="455" w:author="Enrico Barrozo" w:date="2022-09-12T10:24:00Z">
        <w:r w:rsidR="00EB59CF">
          <w:rPr>
            <w:rFonts w:cstheme="minorHAnsi"/>
          </w:rPr>
          <w:t>ing</w:t>
        </w:r>
      </w:ins>
      <w:r w:rsidR="00017B48" w:rsidRPr="007E698C">
        <w:rPr>
          <w:rFonts w:cstheme="minorHAnsi"/>
        </w:rPr>
        <w:t xml:space="preserve"> further investigation.</w:t>
      </w:r>
    </w:p>
    <w:p w14:paraId="65184E58" w14:textId="77777777" w:rsidR="00DD6CCD" w:rsidRDefault="00DD6CCD">
      <w:pPr>
        <w:spacing w:after="0" w:line="240" w:lineRule="auto"/>
        <w:rPr>
          <w:rFonts w:cstheme="minorHAnsi"/>
          <w:b/>
          <w:bCs/>
        </w:rPr>
      </w:pPr>
      <w:r>
        <w:rPr>
          <w:rFonts w:cstheme="minorHAnsi"/>
          <w:b/>
          <w:bCs/>
        </w:rPr>
        <w:br w:type="page"/>
      </w:r>
    </w:p>
    <w:p w14:paraId="073D1965" w14:textId="7054178C" w:rsidR="00167DD7" w:rsidRDefault="00167DD7" w:rsidP="00F539D9">
      <w:pPr>
        <w:spacing w:after="0" w:line="480" w:lineRule="auto"/>
        <w:rPr>
          <w:rFonts w:cstheme="minorHAnsi"/>
          <w:b/>
          <w:bCs/>
        </w:rPr>
      </w:pPr>
      <w:r>
        <w:rPr>
          <w:rFonts w:cstheme="minorHAnsi"/>
          <w:b/>
          <w:bCs/>
        </w:rPr>
        <w:lastRenderedPageBreak/>
        <w:t>Declarations</w:t>
      </w:r>
    </w:p>
    <w:p w14:paraId="70553FBA" w14:textId="77F89A46" w:rsidR="00167DD7" w:rsidRDefault="00167DD7" w:rsidP="00F272A4">
      <w:pPr>
        <w:spacing w:before="240" w:after="0" w:line="480" w:lineRule="auto"/>
        <w:rPr>
          <w:rFonts w:cstheme="minorHAnsi"/>
          <w:u w:val="single"/>
        </w:rPr>
      </w:pPr>
      <w:r w:rsidRPr="00EA7DDB">
        <w:rPr>
          <w:rFonts w:cstheme="minorHAnsi"/>
          <w:i/>
          <w:iCs/>
          <w:u w:val="single"/>
        </w:rPr>
        <w:t>Ethics approval and consent to participate</w:t>
      </w:r>
      <w:r>
        <w:rPr>
          <w:rFonts w:cstheme="minorHAnsi"/>
          <w:u w:val="single"/>
        </w:rPr>
        <w:t>:</w:t>
      </w:r>
      <w:r w:rsidR="00EA7DDB" w:rsidRPr="00EA7DDB">
        <w:rPr>
          <w:rFonts w:cstheme="minorHAnsi"/>
        </w:rPr>
        <w:t xml:space="preserve"> Not applicable</w:t>
      </w:r>
    </w:p>
    <w:p w14:paraId="09BE7FFC" w14:textId="6AE82499" w:rsidR="00167DD7" w:rsidRDefault="00167DD7" w:rsidP="00F272A4">
      <w:pPr>
        <w:spacing w:before="240" w:after="0" w:line="480" w:lineRule="auto"/>
        <w:rPr>
          <w:rFonts w:cstheme="minorHAnsi"/>
          <w:u w:val="single"/>
        </w:rPr>
      </w:pPr>
      <w:r w:rsidRPr="00EA7DDB">
        <w:rPr>
          <w:rFonts w:cstheme="minorHAnsi"/>
          <w:i/>
          <w:iCs/>
          <w:u w:val="single"/>
        </w:rPr>
        <w:t>Consent for publication</w:t>
      </w:r>
      <w:r>
        <w:rPr>
          <w:rFonts w:cstheme="minorHAnsi"/>
          <w:u w:val="single"/>
        </w:rPr>
        <w:t>:</w:t>
      </w:r>
      <w:r w:rsidR="00056A4E" w:rsidRPr="00056A4E">
        <w:rPr>
          <w:rFonts w:cstheme="minorHAnsi"/>
        </w:rPr>
        <w:t xml:space="preserve"> </w:t>
      </w:r>
      <w:r w:rsidR="00056A4E" w:rsidRPr="00EA7DDB">
        <w:rPr>
          <w:rFonts w:cstheme="minorHAnsi"/>
        </w:rPr>
        <w:t>Not applicable</w:t>
      </w:r>
    </w:p>
    <w:p w14:paraId="5BF030CA" w14:textId="3C091B8A" w:rsidR="00167DD7" w:rsidRPr="00163F65" w:rsidRDefault="00167DD7" w:rsidP="00163F65">
      <w:pPr>
        <w:pStyle w:val="EndNoteBibliography"/>
        <w:spacing w:after="240" w:line="480" w:lineRule="auto"/>
        <w:jc w:val="both"/>
        <w:rPr>
          <w:rFonts w:asciiTheme="minorHAnsi" w:hAnsiTheme="minorHAnsi" w:cstheme="minorHAnsi"/>
        </w:rPr>
      </w:pPr>
      <w:r w:rsidRPr="00EA7DDB">
        <w:rPr>
          <w:rFonts w:cstheme="minorHAnsi"/>
          <w:i/>
          <w:iCs/>
          <w:u w:val="single"/>
        </w:rPr>
        <w:t>Availability of data and material</w:t>
      </w:r>
      <w:r>
        <w:rPr>
          <w:rFonts w:cstheme="minorHAnsi"/>
          <w:u w:val="single"/>
        </w:rPr>
        <w:t>:</w:t>
      </w:r>
      <w:r w:rsidR="00691A2D" w:rsidRPr="00691A2D">
        <w:rPr>
          <w:rFonts w:cstheme="minorHAnsi"/>
        </w:rPr>
        <w:t xml:space="preserve"> </w:t>
      </w:r>
      <w:r w:rsidR="00691A2D">
        <w:rPr>
          <w:rFonts w:cstheme="minorHAnsi"/>
        </w:rPr>
        <w:t>The original sequence d</w:t>
      </w:r>
      <w:r w:rsidR="00691A2D" w:rsidRPr="00691A2D">
        <w:rPr>
          <w:rFonts w:cstheme="minorHAnsi"/>
        </w:rPr>
        <w:t xml:space="preserve">atasets used in this </w:t>
      </w:r>
      <w:r w:rsidR="00691A2D">
        <w:rPr>
          <w:rFonts w:cstheme="minorHAnsi"/>
        </w:rPr>
        <w:t xml:space="preserve">study were previously published and are publicly available in the locations described in </w:t>
      </w:r>
      <w:r w:rsidR="00AF696C" w:rsidRPr="00AF696C">
        <w:rPr>
          <w:rFonts w:cstheme="minorHAnsi"/>
        </w:rPr>
        <w:t>Suppl. Tables 1-2</w:t>
      </w:r>
      <w:r w:rsidR="00AF696C">
        <w:rPr>
          <w:rFonts w:cstheme="minorHAnsi"/>
        </w:rPr>
        <w:t xml:space="preserve">. </w:t>
      </w:r>
      <w:r w:rsidR="008D45FE">
        <w:rPr>
          <w:rFonts w:cstheme="minorHAnsi"/>
        </w:rPr>
        <w:t>An o</w:t>
      </w:r>
      <w:r w:rsidR="008D45FE" w:rsidRPr="008D45FE">
        <w:rPr>
          <w:rFonts w:cstheme="minorHAnsi"/>
        </w:rPr>
        <w:t xml:space="preserve">verview of the </w:t>
      </w:r>
      <w:r w:rsidR="008A7804">
        <w:rPr>
          <w:rFonts w:cstheme="minorHAnsi"/>
        </w:rPr>
        <w:t xml:space="preserve">data </w:t>
      </w:r>
      <w:r w:rsidR="008D45FE" w:rsidRPr="008D45FE">
        <w:rPr>
          <w:rFonts w:cstheme="minorHAnsi"/>
        </w:rPr>
        <w:t>processing workflow</w:t>
      </w:r>
      <w:r w:rsidR="008D45FE">
        <w:rPr>
          <w:rFonts w:cstheme="minorHAnsi"/>
        </w:rPr>
        <w:t>,</w:t>
      </w:r>
      <w:r w:rsidR="008D45FE" w:rsidRPr="008D45FE">
        <w:rPr>
          <w:rFonts w:cstheme="minorHAnsi"/>
        </w:rPr>
        <w:t xml:space="preserve"> all code used in the execution of the processing pipeline, analysis and visualization </w:t>
      </w:r>
      <w:r w:rsidR="008D45FE">
        <w:rPr>
          <w:rFonts w:cstheme="minorHAnsi"/>
        </w:rPr>
        <w:t xml:space="preserve">R </w:t>
      </w:r>
      <w:r w:rsidR="008D45FE" w:rsidRPr="008D45FE">
        <w:rPr>
          <w:rFonts w:cstheme="minorHAnsi"/>
        </w:rPr>
        <w:t>scripts, and intermediate files have been made publicly available can be found online at the COV-IRT microbial GitHub repository (</w:t>
      </w:r>
      <w:hyperlink r:id="rId22" w:history="1">
        <w:r w:rsidR="00CC1FDE" w:rsidRPr="00E34EAA">
          <w:rPr>
            <w:rStyle w:val="Hyperlink"/>
            <w:rFonts w:cstheme="minorHAnsi"/>
          </w:rPr>
          <w:t>https://github.com/COV-IRT/microbial</w:t>
        </w:r>
      </w:hyperlink>
      <w:r w:rsidR="008D45FE" w:rsidRPr="008D45FE">
        <w:rPr>
          <w:rFonts w:cstheme="minorHAnsi"/>
        </w:rPr>
        <w:t>)</w:t>
      </w:r>
      <w:r w:rsidR="00CC1FDE">
        <w:rPr>
          <w:rFonts w:cstheme="minorHAnsi"/>
        </w:rPr>
        <w:t xml:space="preserve"> </w:t>
      </w:r>
      <w:r w:rsidR="008D45FE" w:rsidRPr="008D45FE">
        <w:rPr>
          <w:rFonts w:cstheme="minorHAnsi"/>
        </w:rPr>
        <w:t>and Open Science Framework (OSF) project (</w:t>
      </w:r>
      <w:hyperlink r:id="rId23" w:history="1">
        <w:r w:rsidR="00E77869" w:rsidRPr="00E34EAA">
          <w:rPr>
            <w:rStyle w:val="Hyperlink"/>
            <w:rFonts w:cstheme="minorHAnsi"/>
          </w:rPr>
          <w:t>https://osf.io/7nrd3/</w:t>
        </w:r>
      </w:hyperlink>
      <w:r w:rsidR="00E77869">
        <w:rPr>
          <w:rFonts w:cstheme="minorHAnsi"/>
        </w:rPr>
        <w:t xml:space="preserve"> ; doi:</w:t>
      </w:r>
      <w:r w:rsidR="00E77869" w:rsidRPr="00E77869">
        <w:rPr>
          <w:rFonts w:cstheme="minorHAnsi"/>
        </w:rPr>
        <w:t>10.17605/OSF.IO/7NRD3</w:t>
      </w:r>
      <w:r w:rsidR="008D45FE" w:rsidRPr="008D45FE">
        <w:rPr>
          <w:rFonts w:cstheme="minorHAnsi"/>
        </w:rPr>
        <w:t>) websites.</w:t>
      </w:r>
      <w:r w:rsidR="00F05BFC">
        <w:rPr>
          <w:rFonts w:cstheme="minorHAnsi"/>
        </w:rPr>
        <w:t xml:space="preserve"> </w:t>
      </w:r>
      <w:r w:rsidR="001B07AC">
        <w:rPr>
          <w:rFonts w:cstheme="minorHAnsi"/>
        </w:rPr>
        <w:t>The OSF wiki (</w:t>
      </w:r>
      <w:hyperlink r:id="rId24" w:history="1">
        <w:r w:rsidR="001B07AC" w:rsidRPr="00554452">
          <w:rPr>
            <w:rStyle w:val="Hyperlink"/>
            <w:rFonts w:cstheme="minorHAnsi"/>
          </w:rPr>
          <w:t>https://osf.io/7nrd3/wiki/home/</w:t>
        </w:r>
      </w:hyperlink>
      <w:r w:rsidR="001B07AC">
        <w:rPr>
          <w:rFonts w:cstheme="minorHAnsi"/>
        </w:rPr>
        <w:t>) describes specific</w:t>
      </w:r>
      <w:r w:rsidR="00EF56E7">
        <w:rPr>
          <w:rFonts w:cstheme="minorHAnsi"/>
        </w:rPr>
        <w:t xml:space="preserve"> software</w:t>
      </w:r>
      <w:r w:rsidR="001B07AC">
        <w:rPr>
          <w:rFonts w:cstheme="minorHAnsi"/>
        </w:rPr>
        <w:t xml:space="preserve"> tools and commands </w:t>
      </w:r>
      <w:r w:rsidR="00EF56E7">
        <w:rPr>
          <w:rFonts w:cstheme="minorHAnsi"/>
        </w:rPr>
        <w:t xml:space="preserve">that were </w:t>
      </w:r>
      <w:r w:rsidR="001B07AC">
        <w:rPr>
          <w:rFonts w:cstheme="minorHAnsi"/>
        </w:rPr>
        <w:t xml:space="preserve">used to generate the results. </w:t>
      </w:r>
      <w:r w:rsidR="00F05BFC">
        <w:rPr>
          <w:rFonts w:cstheme="minorHAnsi"/>
        </w:rPr>
        <w:t xml:space="preserve">The OSF project includes the following high-level project components relevant to this manuscript: </w:t>
      </w:r>
      <w:proofErr w:type="spellStart"/>
      <w:r w:rsidR="00F05BFC">
        <w:rPr>
          <w:rFonts w:cstheme="minorHAnsi"/>
        </w:rPr>
        <w:t>Microbial_Pre</w:t>
      </w:r>
      <w:proofErr w:type="spellEnd"/>
      <w:r w:rsidR="00F05BFC">
        <w:rPr>
          <w:rFonts w:cstheme="minorHAnsi"/>
        </w:rPr>
        <w:t xml:space="preserve">-Processing (i.e., outputs from quality trimming and filtering of raw sequence data), </w:t>
      </w:r>
      <w:r w:rsidR="00F05BFC" w:rsidRPr="00F05BFC">
        <w:rPr>
          <w:rFonts w:cstheme="minorHAnsi"/>
        </w:rPr>
        <w:t>Metatranscriptome_Kraken2</w:t>
      </w:r>
      <w:r w:rsidR="00F05BFC">
        <w:rPr>
          <w:rFonts w:cstheme="minorHAnsi"/>
        </w:rPr>
        <w:t xml:space="preserve"> (i.e., Kraken2 taxonomic classification outputs), </w:t>
      </w:r>
      <w:proofErr w:type="spellStart"/>
      <w:r w:rsidR="00F05BFC">
        <w:rPr>
          <w:rFonts w:cstheme="minorHAnsi"/>
        </w:rPr>
        <w:t>Metatranscriptome_SeqScreen</w:t>
      </w:r>
      <w:proofErr w:type="spellEnd"/>
      <w:r w:rsidR="00F05BFC">
        <w:rPr>
          <w:rFonts w:cstheme="minorHAnsi"/>
        </w:rPr>
        <w:t xml:space="preserve"> (i.e., </w:t>
      </w:r>
      <w:proofErr w:type="spellStart"/>
      <w:r w:rsidR="00F05BFC">
        <w:rPr>
          <w:rFonts w:cstheme="minorHAnsi"/>
        </w:rPr>
        <w:t>SeqScreen</w:t>
      </w:r>
      <w:proofErr w:type="spellEnd"/>
      <w:r w:rsidR="00F05BFC">
        <w:rPr>
          <w:rFonts w:cstheme="minorHAnsi"/>
        </w:rPr>
        <w:t xml:space="preserve"> final reports), </w:t>
      </w:r>
      <w:proofErr w:type="spellStart"/>
      <w:r w:rsidR="00F05BFC">
        <w:rPr>
          <w:rFonts w:cstheme="minorHAnsi"/>
        </w:rPr>
        <w:t>Metatranscriptome_GO_Terms</w:t>
      </w:r>
      <w:proofErr w:type="spellEnd"/>
      <w:r w:rsidR="00F05BFC">
        <w:rPr>
          <w:rFonts w:cstheme="minorHAnsi"/>
        </w:rPr>
        <w:t xml:space="preserve"> </w:t>
      </w:r>
      <w:r w:rsidR="006F2AE5">
        <w:rPr>
          <w:rFonts w:cstheme="minorHAnsi"/>
        </w:rPr>
        <w:t xml:space="preserve">and </w:t>
      </w:r>
      <w:proofErr w:type="spellStart"/>
      <w:r w:rsidR="006F2AE5">
        <w:rPr>
          <w:rFonts w:cstheme="minorHAnsi"/>
        </w:rPr>
        <w:t>Metatranscriptome_GO_Term_Summaries</w:t>
      </w:r>
      <w:proofErr w:type="spellEnd"/>
      <w:r w:rsidR="006F2AE5">
        <w:rPr>
          <w:rFonts w:cstheme="minorHAnsi"/>
        </w:rPr>
        <w:t xml:space="preserve"> </w:t>
      </w:r>
      <w:r w:rsidR="00F05BFC">
        <w:rPr>
          <w:rFonts w:cstheme="minorHAnsi"/>
        </w:rPr>
        <w:t xml:space="preserve">(i.e., </w:t>
      </w:r>
      <w:r w:rsidR="001B07AC">
        <w:rPr>
          <w:rFonts w:cstheme="minorHAnsi"/>
        </w:rPr>
        <w:t>s</w:t>
      </w:r>
      <w:r w:rsidR="00F05BFC">
        <w:rPr>
          <w:rFonts w:cstheme="minorHAnsi"/>
        </w:rPr>
        <w:t xml:space="preserve">ummaries of </w:t>
      </w:r>
      <w:proofErr w:type="spellStart"/>
      <w:r w:rsidR="00F05BFC">
        <w:rPr>
          <w:rFonts w:cstheme="minorHAnsi"/>
        </w:rPr>
        <w:t>SeqScreen</w:t>
      </w:r>
      <w:proofErr w:type="spellEnd"/>
      <w:r w:rsidR="00F05BFC">
        <w:rPr>
          <w:rFonts w:cstheme="minorHAnsi"/>
        </w:rPr>
        <w:t xml:space="preserve">-assigned GO terms), </w:t>
      </w:r>
      <w:r w:rsidR="006F2AE5">
        <w:rPr>
          <w:rFonts w:cstheme="minorHAnsi"/>
        </w:rPr>
        <w:t xml:space="preserve">and </w:t>
      </w:r>
      <w:proofErr w:type="spellStart"/>
      <w:r w:rsidR="006F2AE5">
        <w:rPr>
          <w:rFonts w:cstheme="minorHAnsi"/>
        </w:rPr>
        <w:t>Metatranscriptome_UniProt_ID</w:t>
      </w:r>
      <w:r w:rsidR="001B07AC">
        <w:rPr>
          <w:rFonts w:cstheme="minorHAnsi"/>
        </w:rPr>
        <w:t>_Counts</w:t>
      </w:r>
      <w:proofErr w:type="spellEnd"/>
      <w:r w:rsidR="001B07AC">
        <w:rPr>
          <w:rFonts w:cstheme="minorHAnsi"/>
        </w:rPr>
        <w:t xml:space="preserve"> (i.e., summaries of </w:t>
      </w:r>
      <w:proofErr w:type="spellStart"/>
      <w:r w:rsidR="001B07AC">
        <w:rPr>
          <w:rFonts w:cstheme="minorHAnsi"/>
        </w:rPr>
        <w:t>SeqScreen</w:t>
      </w:r>
      <w:proofErr w:type="spellEnd"/>
      <w:r w:rsidR="001B07AC">
        <w:rPr>
          <w:rFonts w:cstheme="minorHAnsi"/>
        </w:rPr>
        <w:t xml:space="preserve">-assigned </w:t>
      </w:r>
      <w:proofErr w:type="spellStart"/>
      <w:r w:rsidR="001B07AC">
        <w:rPr>
          <w:rFonts w:cstheme="minorHAnsi"/>
        </w:rPr>
        <w:t>UniProt</w:t>
      </w:r>
      <w:proofErr w:type="spellEnd"/>
      <w:r w:rsidR="001B07AC">
        <w:rPr>
          <w:rFonts w:cstheme="minorHAnsi"/>
        </w:rPr>
        <w:t xml:space="preserve"> IDs). </w:t>
      </w:r>
      <w:r w:rsidR="00163F65" w:rsidRPr="00826F33">
        <w:rPr>
          <w:rFonts w:cstheme="minorHAnsi"/>
        </w:rPr>
        <w:t>All methods were carried out in accordance with relevant guidelines and regulations.</w:t>
      </w:r>
      <w:r w:rsidR="00673721">
        <w:rPr>
          <w:rFonts w:cstheme="minorHAnsi"/>
        </w:rPr>
        <w:t xml:space="preserve"> Suppl. Table 17 provides legends for all supplementary tables.</w:t>
      </w:r>
    </w:p>
    <w:p w14:paraId="468E930A" w14:textId="3972D930" w:rsidR="00167DD7" w:rsidRDefault="00167DD7" w:rsidP="005C0CCB">
      <w:pPr>
        <w:spacing w:before="240" w:after="0" w:line="480" w:lineRule="auto"/>
        <w:rPr>
          <w:rFonts w:cstheme="minorHAnsi"/>
          <w:u w:val="single"/>
        </w:rPr>
      </w:pPr>
      <w:r w:rsidRPr="00EA7DDB">
        <w:rPr>
          <w:rFonts w:cstheme="minorHAnsi"/>
          <w:i/>
          <w:iCs/>
          <w:u w:val="single"/>
        </w:rPr>
        <w:t>Competing interests</w:t>
      </w:r>
      <w:r>
        <w:rPr>
          <w:rFonts w:cstheme="minorHAnsi"/>
          <w:u w:val="single"/>
        </w:rPr>
        <w:t>:</w:t>
      </w:r>
      <w:r w:rsidR="00A13B86" w:rsidRPr="00A13B86">
        <w:rPr>
          <w:rFonts w:cstheme="minorHAnsi"/>
        </w:rPr>
        <w:t xml:space="preserve"> The authors declare that they have no competing interests.</w:t>
      </w:r>
    </w:p>
    <w:p w14:paraId="5D0BCFA1" w14:textId="341E527E" w:rsidR="00167DD7" w:rsidRPr="00DA5918" w:rsidRDefault="00167DD7" w:rsidP="00DA5918">
      <w:pPr>
        <w:spacing w:before="240" w:after="0" w:line="480" w:lineRule="auto"/>
        <w:rPr>
          <w:rFonts w:cstheme="minorHAnsi"/>
        </w:rPr>
      </w:pPr>
      <w:r w:rsidRPr="00EA7DDB">
        <w:rPr>
          <w:rFonts w:cstheme="minorHAnsi"/>
          <w:i/>
          <w:iCs/>
          <w:u w:val="single"/>
        </w:rPr>
        <w:t>Funding</w:t>
      </w:r>
      <w:r>
        <w:rPr>
          <w:rFonts w:cstheme="minorHAnsi"/>
          <w:u w:val="single"/>
        </w:rPr>
        <w:t>:</w:t>
      </w:r>
      <w:r w:rsidR="00DA5918" w:rsidRPr="00DA5918">
        <w:rPr>
          <w:rFonts w:cstheme="minorHAnsi"/>
        </w:rPr>
        <w:t xml:space="preserve"> </w:t>
      </w:r>
      <w:r w:rsidR="005A6704">
        <w:rPr>
          <w:rFonts w:cstheme="minorHAnsi"/>
        </w:rPr>
        <w:t xml:space="preserve">The research performed by </w:t>
      </w:r>
      <w:r w:rsidR="00DA5918" w:rsidRPr="00DA5918">
        <w:rPr>
          <w:rFonts w:cstheme="minorHAnsi"/>
        </w:rPr>
        <w:t xml:space="preserve">Drs. </w:t>
      </w:r>
      <w:proofErr w:type="spellStart"/>
      <w:r w:rsidR="00DA5918">
        <w:rPr>
          <w:rFonts w:cstheme="minorHAnsi"/>
        </w:rPr>
        <w:t>Ternus</w:t>
      </w:r>
      <w:proofErr w:type="spellEnd"/>
      <w:r w:rsidR="00DA5918">
        <w:rPr>
          <w:rFonts w:cstheme="minorHAnsi"/>
        </w:rPr>
        <w:t xml:space="preserve"> and </w:t>
      </w:r>
      <w:proofErr w:type="spellStart"/>
      <w:r w:rsidR="00DA5918">
        <w:rPr>
          <w:rFonts w:cstheme="minorHAnsi"/>
        </w:rPr>
        <w:t>Treangen</w:t>
      </w:r>
      <w:proofErr w:type="spellEnd"/>
      <w:r w:rsidR="005A6704">
        <w:rPr>
          <w:rFonts w:cstheme="minorHAnsi"/>
        </w:rPr>
        <w:t xml:space="preserve"> for this study was partially</w:t>
      </w:r>
      <w:r w:rsidR="00DA5918">
        <w:rPr>
          <w:rFonts w:cstheme="minorHAnsi"/>
        </w:rPr>
        <w:t xml:space="preserve"> funded by </w:t>
      </w:r>
      <w:r w:rsidR="00DA5918" w:rsidRPr="00DA5918">
        <w:rPr>
          <w:rFonts w:cstheme="minorHAnsi"/>
        </w:rPr>
        <w:t>the Fun GCAT program from the Office of the Director of</w:t>
      </w:r>
      <w:r w:rsidR="00DA5918">
        <w:rPr>
          <w:rFonts w:cstheme="minorHAnsi"/>
        </w:rPr>
        <w:t xml:space="preserve"> </w:t>
      </w:r>
      <w:r w:rsidR="00DA5918" w:rsidRPr="00DA5918">
        <w:rPr>
          <w:rFonts w:cstheme="minorHAnsi"/>
        </w:rPr>
        <w:t xml:space="preserve">National Intelligence (ODNI), Intelligence Advanced Research Projects Activity (IARPA), via the Army Research Office (ARO) under Federal Award No. </w:t>
      </w:r>
      <w:r w:rsidR="00DA5918" w:rsidRPr="00DA5918">
        <w:rPr>
          <w:rFonts w:cstheme="minorHAnsi"/>
        </w:rPr>
        <w:lastRenderedPageBreak/>
        <w:t>W911NF-17-2-0089. The views and conclusions contained herein are those of the</w:t>
      </w:r>
      <w:r w:rsidR="00DA5918">
        <w:rPr>
          <w:rFonts w:cstheme="minorHAnsi"/>
        </w:rPr>
        <w:t xml:space="preserve"> </w:t>
      </w:r>
      <w:r w:rsidR="00DA5918" w:rsidRPr="00DA5918">
        <w:rPr>
          <w:rFonts w:cstheme="minorHAnsi"/>
        </w:rPr>
        <w:t>authors and should not be interpreted as necessarily representing the official policies or endorsements, either expressed or</w:t>
      </w:r>
      <w:r w:rsidR="00DA5918">
        <w:rPr>
          <w:rFonts w:cstheme="minorHAnsi"/>
        </w:rPr>
        <w:t xml:space="preserve"> </w:t>
      </w:r>
      <w:r w:rsidR="00DA5918" w:rsidRPr="00DA5918">
        <w:rPr>
          <w:rFonts w:cstheme="minorHAnsi"/>
        </w:rPr>
        <w:t xml:space="preserve">implied, of the ODNI, IARPA, ARO, or the US Government. </w:t>
      </w:r>
    </w:p>
    <w:p w14:paraId="0F27E269" w14:textId="5737447E" w:rsidR="00167DD7" w:rsidRPr="00FD36F8" w:rsidRDefault="00167DD7" w:rsidP="00FD36F8">
      <w:pPr>
        <w:spacing w:before="240" w:after="0" w:line="480" w:lineRule="auto"/>
        <w:rPr>
          <w:rFonts w:cstheme="minorHAnsi"/>
        </w:rPr>
      </w:pPr>
      <w:r w:rsidRPr="00EA7DDB">
        <w:rPr>
          <w:rFonts w:cstheme="minorHAnsi"/>
          <w:i/>
          <w:iCs/>
          <w:u w:val="single"/>
        </w:rPr>
        <w:t>Authors' contributions</w:t>
      </w:r>
      <w:r>
        <w:rPr>
          <w:rFonts w:cstheme="minorHAnsi"/>
          <w:u w:val="single"/>
        </w:rPr>
        <w:t>:</w:t>
      </w:r>
      <w:r w:rsidR="00DA5918" w:rsidRPr="00FD36F8">
        <w:rPr>
          <w:rFonts w:cstheme="minorHAnsi"/>
        </w:rPr>
        <w:t xml:space="preserve"> </w:t>
      </w:r>
      <w:r w:rsidR="0048698A">
        <w:rPr>
          <w:rFonts w:cstheme="minorHAnsi"/>
        </w:rPr>
        <w:t>MJ statistically analyzed the taxonomic and functional results, created the figures, and wrote the manuscript. MDL developed code for sequence data analysis and provided reviews and guidance on how to analyze the data and generate figures.</w:t>
      </w:r>
      <w:r w:rsidR="00945383">
        <w:rPr>
          <w:rFonts w:cstheme="minorHAnsi"/>
        </w:rPr>
        <w:t xml:space="preserve"> KC led the effort to run </w:t>
      </w:r>
      <w:proofErr w:type="spellStart"/>
      <w:r w:rsidR="00945383">
        <w:rPr>
          <w:rFonts w:cstheme="minorHAnsi"/>
        </w:rPr>
        <w:t>SeqScreen</w:t>
      </w:r>
      <w:proofErr w:type="spellEnd"/>
      <w:r w:rsidR="00945383">
        <w:rPr>
          <w:rFonts w:cstheme="minorHAnsi"/>
        </w:rPr>
        <w:t xml:space="preserve"> on computational resources provided at the </w:t>
      </w:r>
      <w:r w:rsidR="00945383" w:rsidRPr="007E698C">
        <w:rPr>
          <w:rFonts w:cstheme="minorHAnsi"/>
        </w:rPr>
        <w:t>Texas Advanced Computing Center</w:t>
      </w:r>
      <w:r w:rsidR="00945383">
        <w:rPr>
          <w:rFonts w:cstheme="minorHAnsi"/>
        </w:rPr>
        <w:t xml:space="preserve">. </w:t>
      </w:r>
      <w:r w:rsidR="006908B3">
        <w:rPr>
          <w:rFonts w:cstheme="minorHAnsi"/>
        </w:rPr>
        <w:t xml:space="preserve">VZ reviewed data analysis results, performed background literature reviews, and contributed to writing the manuscript. EV assisted in analyzing the functional results and reviewing results in the context of prior studies. TT provided guidance in experimental design and computational analyses, as well as contributing to researching relevant prior publications. KA provided clinical expertise and reviewed the experimental design, data analysis results, and conclusions for clinical accuracy and relevance. </w:t>
      </w:r>
      <w:r w:rsidR="00FD36F8">
        <w:rPr>
          <w:rFonts w:cstheme="minorHAnsi"/>
        </w:rPr>
        <w:t xml:space="preserve">KLT oversaw </w:t>
      </w:r>
      <w:r w:rsidR="0048698A">
        <w:rPr>
          <w:rFonts w:cstheme="minorHAnsi"/>
        </w:rPr>
        <w:t xml:space="preserve">and contributed to </w:t>
      </w:r>
      <w:r w:rsidR="00FD36F8">
        <w:rPr>
          <w:rFonts w:cstheme="minorHAnsi"/>
        </w:rPr>
        <w:t xml:space="preserve">the experimental design, </w:t>
      </w:r>
      <w:r w:rsidR="0048698A">
        <w:rPr>
          <w:rFonts w:cstheme="minorHAnsi"/>
        </w:rPr>
        <w:t xml:space="preserve">data </w:t>
      </w:r>
      <w:r w:rsidR="00FD36F8">
        <w:rPr>
          <w:rFonts w:cstheme="minorHAnsi"/>
        </w:rPr>
        <w:t xml:space="preserve">analysis, and writing of the manuscript. </w:t>
      </w:r>
      <w:r w:rsidR="00FD36F8" w:rsidRPr="00FD36F8">
        <w:rPr>
          <w:rFonts w:cstheme="minorHAnsi"/>
        </w:rPr>
        <w:t>All authors read and approved the final manuscript.</w:t>
      </w:r>
    </w:p>
    <w:p w14:paraId="1DFD40E5" w14:textId="5D2A7C5C" w:rsidR="00DD6CCD" w:rsidRPr="00FD36F8" w:rsidRDefault="00017B48" w:rsidP="00FD36F8">
      <w:pPr>
        <w:spacing w:before="240" w:after="0" w:line="480" w:lineRule="auto"/>
        <w:rPr>
          <w:rFonts w:cstheme="minorHAnsi"/>
          <w:u w:val="single"/>
        </w:rPr>
      </w:pPr>
      <w:r w:rsidRPr="00EA7DDB">
        <w:rPr>
          <w:rFonts w:cstheme="minorHAnsi"/>
          <w:i/>
          <w:iCs/>
          <w:u w:val="single"/>
        </w:rPr>
        <w:t>Acknowledgment</w:t>
      </w:r>
      <w:r w:rsidRPr="00167DD7">
        <w:rPr>
          <w:rFonts w:cstheme="minorHAnsi"/>
          <w:u w:val="single"/>
        </w:rPr>
        <w:t>s</w:t>
      </w:r>
      <w:r w:rsidR="00167DD7">
        <w:rPr>
          <w:rFonts w:cstheme="minorHAnsi"/>
          <w:u w:val="single"/>
        </w:rPr>
        <w:t>:</w:t>
      </w:r>
      <w:r w:rsidR="00167DD7" w:rsidRPr="00167DD7">
        <w:rPr>
          <w:rFonts w:cstheme="minorHAnsi"/>
        </w:rPr>
        <w:t xml:space="preserve"> </w:t>
      </w:r>
      <w:r w:rsidRPr="007E698C">
        <w:rPr>
          <w:rFonts w:cstheme="minorHAnsi"/>
        </w:rPr>
        <w:t>We would like to thank the</w:t>
      </w:r>
      <w:r w:rsidR="000E50FB">
        <w:rPr>
          <w:rFonts w:cstheme="minorHAnsi"/>
        </w:rPr>
        <w:t xml:space="preserve"> COVID-19 International Research Team</w:t>
      </w:r>
      <w:r w:rsidRPr="007E698C">
        <w:rPr>
          <w:rFonts w:cstheme="minorHAnsi"/>
        </w:rPr>
        <w:t xml:space="preserve"> </w:t>
      </w:r>
      <w:r w:rsidR="000E50FB">
        <w:rPr>
          <w:rFonts w:cstheme="minorHAnsi"/>
        </w:rPr>
        <w:t>(</w:t>
      </w:r>
      <w:r w:rsidRPr="007E698C">
        <w:rPr>
          <w:rFonts w:cstheme="minorHAnsi"/>
        </w:rPr>
        <w:t>COV</w:t>
      </w:r>
      <w:r w:rsidR="00167DD7">
        <w:rPr>
          <w:rFonts w:cstheme="minorHAnsi"/>
        </w:rPr>
        <w:t>-</w:t>
      </w:r>
      <w:r w:rsidRPr="007E698C">
        <w:rPr>
          <w:rFonts w:cstheme="minorHAnsi"/>
        </w:rPr>
        <w:t>IRT</w:t>
      </w:r>
      <w:r w:rsidR="000E50FB">
        <w:rPr>
          <w:rFonts w:cstheme="minorHAnsi"/>
        </w:rPr>
        <w:t>)</w:t>
      </w:r>
      <w:r w:rsidRPr="007E698C">
        <w:rPr>
          <w:rFonts w:cstheme="minorHAnsi"/>
        </w:rPr>
        <w:t xml:space="preserve"> microbial subgroup team members and give special acknowledgment to John Fonner and the Texas Advanced Computing Center (TACC) at The University of Texas at Austin for providing HPC resources that have contributed to the research results reported. </w:t>
      </w:r>
    </w:p>
    <w:p w14:paraId="396B5206" w14:textId="01A47A87" w:rsidR="00115EC0" w:rsidRPr="007E698C" w:rsidRDefault="00017B48" w:rsidP="00167DD7">
      <w:pPr>
        <w:pStyle w:val="EndNoteBibliography"/>
        <w:spacing w:before="480" w:line="480" w:lineRule="auto"/>
        <w:rPr>
          <w:rFonts w:asciiTheme="minorHAnsi" w:hAnsiTheme="minorHAnsi" w:cstheme="minorHAnsi"/>
          <w:b/>
          <w:bCs/>
        </w:rPr>
      </w:pPr>
      <w:r w:rsidRPr="007E698C">
        <w:rPr>
          <w:rFonts w:cstheme="minorHAnsi"/>
          <w:b/>
          <w:bCs/>
        </w:rPr>
        <w:t>References</w:t>
      </w:r>
    </w:p>
    <w:p w14:paraId="7CA4B062" w14:textId="21F15C31" w:rsidR="00C840C6" w:rsidRDefault="00C840C6" w:rsidP="00C840C6">
      <w:pPr>
        <w:pStyle w:val="EndNoteBibliography"/>
        <w:spacing w:line="259" w:lineRule="auto"/>
        <w:rPr>
          <w:rFonts w:cstheme="minorHAnsi"/>
        </w:rPr>
      </w:pPr>
      <w:r w:rsidRPr="007E698C">
        <w:rPr>
          <w:rFonts w:cstheme="minorHAnsi"/>
        </w:rPr>
        <w:t xml:space="preserve">1. Merenstein C, Liang G, Whiteside SA, </w:t>
      </w:r>
      <w:proofErr w:type="spellStart"/>
      <w:r w:rsidRPr="007E698C">
        <w:rPr>
          <w:rFonts w:cstheme="minorHAnsi"/>
        </w:rPr>
        <w:t>Cobián-Güemes</w:t>
      </w:r>
      <w:proofErr w:type="spellEnd"/>
      <w:r w:rsidRPr="007E698C">
        <w:rPr>
          <w:rFonts w:cstheme="minorHAnsi"/>
        </w:rPr>
        <w:t xml:space="preserve"> AG, </w:t>
      </w:r>
      <w:proofErr w:type="spellStart"/>
      <w:r w:rsidRPr="007E698C">
        <w:rPr>
          <w:rFonts w:cstheme="minorHAnsi"/>
        </w:rPr>
        <w:t>Merlino</w:t>
      </w:r>
      <w:proofErr w:type="spellEnd"/>
      <w:r w:rsidRPr="007E698C">
        <w:rPr>
          <w:rFonts w:cstheme="minorHAnsi"/>
        </w:rPr>
        <w:t xml:space="preserve"> MS, Taylor LJ, Glascock A, et al. Signatures of COVID-19 severity and immune response in the respiratory tract microbiome. mBio. 2021;12(4): e0177721.</w:t>
      </w:r>
    </w:p>
    <w:p w14:paraId="04523AA0" w14:textId="273BA307" w:rsidR="008519CD" w:rsidRPr="007E698C" w:rsidRDefault="008519CD" w:rsidP="008519CD">
      <w:pPr>
        <w:rPr>
          <w:rFonts w:cstheme="minorHAnsi"/>
        </w:rPr>
      </w:pPr>
      <w:r>
        <w:rPr>
          <w:rFonts w:cstheme="minorHAnsi"/>
        </w:rPr>
        <w:lastRenderedPageBreak/>
        <w:t>2</w:t>
      </w:r>
      <w:r w:rsidRPr="007E698C">
        <w:rPr>
          <w:rFonts w:cstheme="minorHAnsi"/>
        </w:rPr>
        <w:t xml:space="preserve">. Shen Z, Xiao Y, Kang L, Ma W, Shi L, Zhang L, et al. Genomic diversity of severe acute respiratory syndrome–coronavirus 2 in patients with coronavirus disease 2019. Clinical Infectious Diseases. </w:t>
      </w:r>
      <w:bookmarkStart w:id="456" w:name="_Hlk99871539"/>
      <w:r w:rsidRPr="007E698C">
        <w:rPr>
          <w:rFonts w:cstheme="minorHAnsi"/>
        </w:rPr>
        <w:t xml:space="preserve">2020;71(15): 713-720. </w:t>
      </w:r>
      <w:bookmarkEnd w:id="456"/>
    </w:p>
    <w:p w14:paraId="2C2ABC0F" w14:textId="738F6183" w:rsidR="005F02CE" w:rsidRDefault="005F02CE" w:rsidP="005F02CE">
      <w:pPr>
        <w:pStyle w:val="EndNoteBibliography"/>
        <w:spacing w:line="259" w:lineRule="auto"/>
        <w:rPr>
          <w:rFonts w:cstheme="minorHAnsi"/>
        </w:rPr>
      </w:pPr>
      <w:r w:rsidRPr="007E698C">
        <w:rPr>
          <w:rFonts w:cstheme="minorHAnsi"/>
        </w:rPr>
        <w:t xml:space="preserve">3. </w:t>
      </w:r>
      <w:proofErr w:type="spellStart"/>
      <w:r w:rsidRPr="007E698C">
        <w:rPr>
          <w:rFonts w:cstheme="minorHAnsi"/>
        </w:rPr>
        <w:t>Haiminen</w:t>
      </w:r>
      <w:proofErr w:type="spellEnd"/>
      <w:r w:rsidRPr="007E698C">
        <w:rPr>
          <w:rFonts w:cstheme="minorHAnsi"/>
        </w:rPr>
        <w:t xml:space="preserve"> N, </w:t>
      </w:r>
      <w:proofErr w:type="spellStart"/>
      <w:r w:rsidRPr="007E698C">
        <w:rPr>
          <w:rFonts w:cstheme="minorHAnsi"/>
        </w:rPr>
        <w:t>Utro</w:t>
      </w:r>
      <w:proofErr w:type="spellEnd"/>
      <w:r w:rsidRPr="007E698C">
        <w:rPr>
          <w:rFonts w:cstheme="minorHAnsi"/>
        </w:rPr>
        <w:t xml:space="preserve"> F, </w:t>
      </w:r>
      <w:proofErr w:type="spellStart"/>
      <w:r w:rsidRPr="007E698C">
        <w:rPr>
          <w:rFonts w:cstheme="minorHAnsi"/>
        </w:rPr>
        <w:t>Seabolt</w:t>
      </w:r>
      <w:proofErr w:type="spellEnd"/>
      <w:r w:rsidRPr="007E698C">
        <w:rPr>
          <w:rFonts w:cstheme="minorHAnsi"/>
        </w:rPr>
        <w:t xml:space="preserve"> E, </w:t>
      </w:r>
      <w:proofErr w:type="spellStart"/>
      <w:r w:rsidRPr="007E698C">
        <w:rPr>
          <w:rFonts w:cstheme="minorHAnsi"/>
        </w:rPr>
        <w:t>Parida</w:t>
      </w:r>
      <w:proofErr w:type="spellEnd"/>
      <w:r w:rsidRPr="007E698C">
        <w:rPr>
          <w:rFonts w:cstheme="minorHAnsi"/>
        </w:rPr>
        <w:t xml:space="preserve"> L. Functional profiling of COVID-19 respiratory tract microbiomes. Scientific Reports. 2021;11(1):6433.</w:t>
      </w:r>
    </w:p>
    <w:p w14:paraId="01FA8DB3" w14:textId="5C59CCE8" w:rsidR="00537B00" w:rsidRPr="007E698C" w:rsidRDefault="00537B00" w:rsidP="00537B00">
      <w:r>
        <w:t>4</w:t>
      </w:r>
      <w:r w:rsidRPr="007E698C">
        <w:t xml:space="preserve">. Yang H, </w:t>
      </w:r>
      <w:proofErr w:type="spellStart"/>
      <w:r w:rsidRPr="007E698C">
        <w:t>Zhilong</w:t>
      </w:r>
      <w:proofErr w:type="spellEnd"/>
      <w:r w:rsidRPr="007E698C">
        <w:t xml:space="preserve"> J, </w:t>
      </w:r>
      <w:proofErr w:type="spellStart"/>
      <w:r w:rsidRPr="007E698C">
        <w:t>Jinlong</w:t>
      </w:r>
      <w:proofErr w:type="spellEnd"/>
      <w:r w:rsidRPr="007E698C">
        <w:t xml:space="preserve"> S, </w:t>
      </w:r>
      <w:proofErr w:type="spellStart"/>
      <w:r w:rsidRPr="007E698C">
        <w:t>Weidong</w:t>
      </w:r>
      <w:proofErr w:type="spellEnd"/>
      <w:r w:rsidRPr="007E698C">
        <w:t xml:space="preserve"> W, Kunlun H. The active lung microbiota landscape of COVID-19 patients through the </w:t>
      </w:r>
      <w:proofErr w:type="spellStart"/>
      <w:r w:rsidRPr="007E698C">
        <w:t>metatranscriptome</w:t>
      </w:r>
      <w:proofErr w:type="spellEnd"/>
      <w:r w:rsidRPr="007E698C">
        <w:t xml:space="preserve"> data analysis. </w:t>
      </w:r>
      <w:proofErr w:type="spellStart"/>
      <w:r w:rsidRPr="007E698C">
        <w:t>BioImpacts</w:t>
      </w:r>
      <w:proofErr w:type="spellEnd"/>
      <w:r w:rsidRPr="007E698C">
        <w:t xml:space="preserve">. 2021; BI 12(2): 139–46. </w:t>
      </w:r>
    </w:p>
    <w:p w14:paraId="45C2CEC5" w14:textId="52357879" w:rsidR="00964A07" w:rsidRPr="007E698C" w:rsidRDefault="00964A07" w:rsidP="00964A07">
      <w:pPr>
        <w:rPr>
          <w:rFonts w:cstheme="minorHAnsi"/>
        </w:rPr>
      </w:pPr>
      <w:r>
        <w:rPr>
          <w:rFonts w:cstheme="minorHAnsi"/>
        </w:rPr>
        <w:t>5</w:t>
      </w:r>
      <w:r w:rsidRPr="007E698C">
        <w:rPr>
          <w:rFonts w:cstheme="minorHAnsi"/>
        </w:rPr>
        <w:t xml:space="preserve">. Chen L, Liu W, Zhang Q, Xu K, Ye G, Wu W, et al. RNA based </w:t>
      </w:r>
      <w:proofErr w:type="spellStart"/>
      <w:r w:rsidRPr="007E698C">
        <w:rPr>
          <w:rFonts w:cstheme="minorHAnsi"/>
        </w:rPr>
        <w:t>mNGS</w:t>
      </w:r>
      <w:proofErr w:type="spellEnd"/>
      <w:r w:rsidRPr="007E698C">
        <w:rPr>
          <w:rFonts w:cstheme="minorHAnsi"/>
        </w:rPr>
        <w:t xml:space="preserve"> approach identifies a novel human coronavirus from two individual pneumonia cases in 2019 Wuhan outbreak. </w:t>
      </w:r>
      <w:proofErr w:type="spellStart"/>
      <w:r w:rsidRPr="007E698C">
        <w:rPr>
          <w:rFonts w:cstheme="minorHAnsi"/>
        </w:rPr>
        <w:t>Emerg</w:t>
      </w:r>
      <w:proofErr w:type="spellEnd"/>
      <w:r w:rsidRPr="007E698C">
        <w:rPr>
          <w:rFonts w:cstheme="minorHAnsi"/>
        </w:rPr>
        <w:t xml:space="preserve"> Microbes Infect. 2020;9: 313–319.</w:t>
      </w:r>
    </w:p>
    <w:p w14:paraId="0BF9633F" w14:textId="31669F33" w:rsidR="00B52993" w:rsidRPr="007E698C" w:rsidRDefault="00B52993" w:rsidP="00B52993">
      <w:pPr>
        <w:rPr>
          <w:rFonts w:cstheme="minorHAnsi"/>
        </w:rPr>
      </w:pPr>
      <w:r>
        <w:rPr>
          <w:rFonts w:cstheme="minorHAnsi"/>
        </w:rPr>
        <w:t>6</w:t>
      </w:r>
      <w:r w:rsidRPr="007E698C">
        <w:rPr>
          <w:rFonts w:cstheme="minorHAnsi"/>
        </w:rPr>
        <w:t>. Zhou P, Yang X-L, Wang X-G, Hu B, Zhang L, Zhang W, et al. A pneumonia outbreak associated with a new coronavirus of probable bat origin. Nature. 2020;579: 270–273.</w:t>
      </w:r>
    </w:p>
    <w:p w14:paraId="41C718B4" w14:textId="29C21167" w:rsidR="00B52993" w:rsidRPr="007E698C" w:rsidRDefault="00B52993" w:rsidP="00B52993">
      <w:pPr>
        <w:rPr>
          <w:rFonts w:cstheme="minorHAnsi"/>
        </w:rPr>
      </w:pPr>
      <w:r>
        <w:rPr>
          <w:rFonts w:cstheme="minorHAnsi"/>
        </w:rPr>
        <w:t>7</w:t>
      </w:r>
      <w:r w:rsidRPr="007E698C">
        <w:rPr>
          <w:rFonts w:cstheme="minorHAnsi"/>
        </w:rPr>
        <w:t xml:space="preserve">. </w:t>
      </w:r>
      <w:proofErr w:type="spellStart"/>
      <w:r w:rsidRPr="007E698C">
        <w:rPr>
          <w:rFonts w:cstheme="minorHAnsi"/>
        </w:rPr>
        <w:t>Xiong</w:t>
      </w:r>
      <w:proofErr w:type="spellEnd"/>
      <w:r w:rsidRPr="007E698C">
        <w:rPr>
          <w:rFonts w:cstheme="minorHAnsi"/>
        </w:rPr>
        <w:t xml:space="preserve"> Y, Liu Y, Cao L, Wang D, Guo M, Jiang A, et al. Transcriptomic characteristics of bronchoalveolar lavage fluid and peripheral blood mononuclear cells in COVID-19 patients. </w:t>
      </w:r>
      <w:proofErr w:type="spellStart"/>
      <w:r w:rsidRPr="007E698C">
        <w:rPr>
          <w:rFonts w:cstheme="minorHAnsi"/>
        </w:rPr>
        <w:t>Emerg</w:t>
      </w:r>
      <w:proofErr w:type="spellEnd"/>
      <w:r w:rsidRPr="007E698C">
        <w:rPr>
          <w:rFonts w:cstheme="minorHAnsi"/>
        </w:rPr>
        <w:t xml:space="preserve"> Microbes Infect. 2020;9: 761–770.</w:t>
      </w:r>
    </w:p>
    <w:p w14:paraId="2D6F836B" w14:textId="104C066F" w:rsidR="00A716CE" w:rsidRPr="007E698C" w:rsidRDefault="00A716CE" w:rsidP="00A716CE">
      <w:pPr>
        <w:rPr>
          <w:rFonts w:cstheme="minorHAnsi"/>
        </w:rPr>
      </w:pPr>
      <w:r>
        <w:rPr>
          <w:rFonts w:cstheme="minorHAnsi"/>
        </w:rPr>
        <w:t>8</w:t>
      </w:r>
      <w:r w:rsidRPr="007E698C">
        <w:rPr>
          <w:rFonts w:cstheme="minorHAnsi"/>
        </w:rPr>
        <w:t xml:space="preserve">. </w:t>
      </w:r>
      <w:proofErr w:type="spellStart"/>
      <w:r w:rsidRPr="007E698C">
        <w:rPr>
          <w:rFonts w:cstheme="minorHAnsi"/>
        </w:rPr>
        <w:t>Michalovich</w:t>
      </w:r>
      <w:proofErr w:type="spellEnd"/>
      <w:r w:rsidRPr="007E698C">
        <w:rPr>
          <w:rFonts w:cstheme="minorHAnsi"/>
        </w:rPr>
        <w:t xml:space="preserve"> D, Rodriguez-Perez N, </w:t>
      </w:r>
      <w:proofErr w:type="spellStart"/>
      <w:r w:rsidRPr="007E698C">
        <w:rPr>
          <w:rFonts w:cstheme="minorHAnsi"/>
        </w:rPr>
        <w:t>Smolinska</w:t>
      </w:r>
      <w:proofErr w:type="spellEnd"/>
      <w:r w:rsidRPr="007E698C">
        <w:rPr>
          <w:rFonts w:cstheme="minorHAnsi"/>
        </w:rPr>
        <w:t xml:space="preserve"> S, </w:t>
      </w:r>
      <w:proofErr w:type="spellStart"/>
      <w:r w:rsidRPr="007E698C">
        <w:rPr>
          <w:rFonts w:cstheme="minorHAnsi"/>
        </w:rPr>
        <w:t>Pirozynski</w:t>
      </w:r>
      <w:proofErr w:type="spellEnd"/>
      <w:r w:rsidRPr="007E698C">
        <w:rPr>
          <w:rFonts w:cstheme="minorHAnsi"/>
        </w:rPr>
        <w:t xml:space="preserve"> M, Mayhew D, Uddin S, et al. Obesity and disease severity magnify disturbed microbiome-immune interactions in asthma patients. Nat </w:t>
      </w:r>
      <w:proofErr w:type="spellStart"/>
      <w:r w:rsidRPr="007E698C">
        <w:rPr>
          <w:rFonts w:cstheme="minorHAnsi"/>
        </w:rPr>
        <w:t>Commun</w:t>
      </w:r>
      <w:proofErr w:type="spellEnd"/>
      <w:r w:rsidRPr="007E698C">
        <w:rPr>
          <w:rFonts w:cstheme="minorHAnsi"/>
        </w:rPr>
        <w:t>. 2019;10: 5711.</w:t>
      </w:r>
    </w:p>
    <w:p w14:paraId="3B840DEA" w14:textId="7DD21328" w:rsidR="00A716CE" w:rsidRPr="007E698C" w:rsidRDefault="00A716CE" w:rsidP="00A716CE">
      <w:r>
        <w:t>9</w:t>
      </w:r>
      <w:r w:rsidRPr="007E698C">
        <w:t>. Blanco-Melo D, Nilsson-</w:t>
      </w:r>
      <w:proofErr w:type="spellStart"/>
      <w:r w:rsidRPr="007E698C">
        <w:t>Payant</w:t>
      </w:r>
      <w:proofErr w:type="spellEnd"/>
      <w:r w:rsidRPr="007E698C">
        <w:t xml:space="preserve"> BE, Liu W, </w:t>
      </w:r>
      <w:proofErr w:type="spellStart"/>
      <w:r w:rsidRPr="007E698C">
        <w:t>Uhl</w:t>
      </w:r>
      <w:proofErr w:type="spellEnd"/>
      <w:r w:rsidRPr="007E698C">
        <w:t xml:space="preserve"> S, Hoagland D, </w:t>
      </w:r>
      <w:proofErr w:type="spellStart"/>
      <w:r w:rsidRPr="007E698C">
        <w:t>Møller</w:t>
      </w:r>
      <w:proofErr w:type="spellEnd"/>
      <w:r w:rsidRPr="007E698C">
        <w:t xml:space="preserve"> R, Jordan TX, et al. 2020. Imbalanced host response to SARS-CoV-2 drives development of COVID-19. Cell. 2020;181(5): 1036–45.e9.</w:t>
      </w:r>
    </w:p>
    <w:p w14:paraId="5416A558" w14:textId="7051934E" w:rsidR="00A716CE" w:rsidRPr="007E698C" w:rsidRDefault="00A716CE" w:rsidP="00A716CE">
      <w:r>
        <w:t>10</w:t>
      </w:r>
      <w:r w:rsidRPr="007E698C">
        <w:t xml:space="preserve">. </w:t>
      </w:r>
      <w:proofErr w:type="spellStart"/>
      <w:r w:rsidRPr="007E698C">
        <w:t>Daamen</w:t>
      </w:r>
      <w:proofErr w:type="spellEnd"/>
      <w:r w:rsidRPr="007E698C">
        <w:t xml:space="preserve"> AR, </w:t>
      </w:r>
      <w:proofErr w:type="spellStart"/>
      <w:r w:rsidRPr="007E698C">
        <w:t>Bachali</w:t>
      </w:r>
      <w:proofErr w:type="spellEnd"/>
      <w:r w:rsidRPr="007E698C">
        <w:t xml:space="preserve"> P, Owen KA, </w:t>
      </w:r>
      <w:proofErr w:type="spellStart"/>
      <w:r w:rsidRPr="007E698C">
        <w:t>Kingsmore</w:t>
      </w:r>
      <w:proofErr w:type="spellEnd"/>
      <w:r w:rsidRPr="007E698C">
        <w:t xml:space="preserve"> KM, Hubbard EL, </w:t>
      </w:r>
      <w:proofErr w:type="spellStart"/>
      <w:r w:rsidRPr="007E698C">
        <w:t>Labonte</w:t>
      </w:r>
      <w:proofErr w:type="spellEnd"/>
      <w:r w:rsidRPr="007E698C">
        <w:t xml:space="preserve"> AC, </w:t>
      </w:r>
      <w:proofErr w:type="spellStart"/>
      <w:r w:rsidRPr="007E698C">
        <w:t>Robl</w:t>
      </w:r>
      <w:proofErr w:type="spellEnd"/>
      <w:r w:rsidRPr="007E698C">
        <w:t xml:space="preserve"> R, </w:t>
      </w:r>
      <w:proofErr w:type="spellStart"/>
      <w:r w:rsidRPr="007E698C">
        <w:t>Shrotri</w:t>
      </w:r>
      <w:proofErr w:type="spellEnd"/>
      <w:r w:rsidRPr="007E698C">
        <w:t xml:space="preserve"> S, Grammar AC, and Lipsky PE. Comprehensive transcriptomic analysis of COVID-19 </w:t>
      </w:r>
      <w:proofErr w:type="gramStart"/>
      <w:r w:rsidRPr="007E698C">
        <w:t>blood</w:t>
      </w:r>
      <w:proofErr w:type="gramEnd"/>
      <w:r w:rsidRPr="007E698C">
        <w:t>, lung, and airway. Scientific Reports. 2021;11(1): 7052.</w:t>
      </w:r>
    </w:p>
    <w:p w14:paraId="03D20AEC" w14:textId="3A5B8603" w:rsidR="00A716CE" w:rsidRPr="007E698C" w:rsidRDefault="00A716CE" w:rsidP="00A716CE">
      <w:r>
        <w:t>11</w:t>
      </w:r>
      <w:r w:rsidRPr="007E698C">
        <w:t xml:space="preserve">. </w:t>
      </w:r>
      <w:proofErr w:type="spellStart"/>
      <w:r w:rsidRPr="007E698C">
        <w:t>Abouelkhair</w:t>
      </w:r>
      <w:proofErr w:type="spellEnd"/>
      <w:r w:rsidRPr="007E698C">
        <w:t xml:space="preserve"> MA. Non-SARS-CoV-2 genome sequences identified in clinical samples from COVID-19 infected patients: evidence for co-infections. </w:t>
      </w:r>
      <w:proofErr w:type="spellStart"/>
      <w:r w:rsidRPr="007E698C">
        <w:t>PeerJ</w:t>
      </w:r>
      <w:proofErr w:type="spellEnd"/>
      <w:r w:rsidRPr="007E698C">
        <w:t xml:space="preserve"> 2020; 8(November): e10246.</w:t>
      </w:r>
    </w:p>
    <w:p w14:paraId="2BF9AD11" w14:textId="663CB5DD" w:rsidR="00A716CE" w:rsidRPr="007E698C" w:rsidRDefault="00A716CE" w:rsidP="00A716CE">
      <w:pPr>
        <w:rPr>
          <w:rFonts w:cstheme="minorHAnsi"/>
        </w:rPr>
      </w:pPr>
      <w:r>
        <w:t>12</w:t>
      </w:r>
      <w:r w:rsidRPr="007E698C">
        <w:t xml:space="preserve">. Khan AA and Khan Z. COVID-2019-associated overexpressed </w:t>
      </w:r>
      <w:proofErr w:type="spellStart"/>
      <w:r w:rsidRPr="007E698C">
        <w:t>Prevotella</w:t>
      </w:r>
      <w:proofErr w:type="spellEnd"/>
      <w:r w:rsidRPr="007E698C">
        <w:t xml:space="preserve"> proteins mediated host-pathogen interactions and their role in coronavirus outbreak. Bioinformatics 2020;36(13): 4065–69.</w:t>
      </w:r>
      <w:r w:rsidRPr="007E698C">
        <w:rPr>
          <w:rFonts w:cstheme="minorHAnsi"/>
        </w:rPr>
        <w:t xml:space="preserve"> </w:t>
      </w:r>
    </w:p>
    <w:p w14:paraId="435EB9EA" w14:textId="59F39606" w:rsidR="006116AA" w:rsidRPr="007E698C" w:rsidRDefault="006116AA" w:rsidP="006116AA">
      <w:pPr>
        <w:rPr>
          <w:rFonts w:cstheme="minorHAnsi"/>
        </w:rPr>
      </w:pPr>
      <w:r>
        <w:rPr>
          <w:rFonts w:cstheme="minorHAnsi"/>
        </w:rPr>
        <w:t>13</w:t>
      </w:r>
      <w:r w:rsidRPr="007E698C">
        <w:rPr>
          <w:rFonts w:cstheme="minorHAnsi"/>
        </w:rPr>
        <w:t>. Wu F, Zhao S, Yu B, Chen Y-M, Wang W, Song Z-G, et al. A new coronavirus associated with human respiratory disease in China. Nature. 2020;579: 265–269.</w:t>
      </w:r>
    </w:p>
    <w:p w14:paraId="240F1A9B" w14:textId="4F4BBFB3" w:rsidR="006116AA" w:rsidRPr="007E698C" w:rsidRDefault="006116AA" w:rsidP="006116AA">
      <w:pPr>
        <w:rPr>
          <w:rFonts w:cstheme="minorHAnsi"/>
        </w:rPr>
      </w:pPr>
      <w:r>
        <w:rPr>
          <w:rFonts w:cstheme="minorHAnsi"/>
        </w:rPr>
        <w:t>14</w:t>
      </w:r>
      <w:r w:rsidRPr="007E698C">
        <w:rPr>
          <w:rFonts w:cstheme="minorHAnsi"/>
        </w:rPr>
        <w:t xml:space="preserve">. Huang W, Yin C, Wang G, Rosenblum J, Krishnan S, Dimitrova N, et al. Optimizing a </w:t>
      </w:r>
      <w:proofErr w:type="spellStart"/>
      <w:r w:rsidRPr="007E698C">
        <w:rPr>
          <w:rFonts w:cstheme="minorHAnsi"/>
        </w:rPr>
        <w:t>metatranscriptomic</w:t>
      </w:r>
      <w:proofErr w:type="spellEnd"/>
      <w:r w:rsidRPr="007E698C">
        <w:rPr>
          <w:rFonts w:cstheme="minorHAnsi"/>
        </w:rPr>
        <w:t xml:space="preserve"> next-generation sequencing protocol for bronchoalveolar lavage diagnostics. J Mol </w:t>
      </w:r>
      <w:proofErr w:type="spellStart"/>
      <w:r w:rsidRPr="007E698C">
        <w:rPr>
          <w:rFonts w:cstheme="minorHAnsi"/>
        </w:rPr>
        <w:t>Diagn</w:t>
      </w:r>
      <w:proofErr w:type="spellEnd"/>
      <w:r w:rsidRPr="007E698C">
        <w:rPr>
          <w:rFonts w:cstheme="minorHAnsi"/>
        </w:rPr>
        <w:t>. 2019;21: 251–261.</w:t>
      </w:r>
    </w:p>
    <w:p w14:paraId="727C628E" w14:textId="2F8FACAF" w:rsidR="006116AA" w:rsidRPr="007E698C" w:rsidRDefault="006116AA" w:rsidP="006116AA">
      <w:pPr>
        <w:rPr>
          <w:rFonts w:cstheme="minorHAnsi"/>
        </w:rPr>
      </w:pPr>
      <w:r>
        <w:rPr>
          <w:rFonts w:cstheme="minorHAnsi"/>
        </w:rPr>
        <w:t>15</w:t>
      </w:r>
      <w:r w:rsidRPr="007E698C">
        <w:rPr>
          <w:rFonts w:cstheme="minorHAnsi"/>
        </w:rPr>
        <w:t xml:space="preserve">. Ren L, Zhang R, Rao J, Xiao Y, Zhang Z, Yang B, et al. Transcriptionally active lung microbiome and its association with bacterial biomass and host inflammatory status. </w:t>
      </w:r>
      <w:proofErr w:type="spellStart"/>
      <w:r w:rsidRPr="007E698C">
        <w:rPr>
          <w:rFonts w:cstheme="minorHAnsi"/>
        </w:rPr>
        <w:t>mSystems</w:t>
      </w:r>
      <w:proofErr w:type="spellEnd"/>
      <w:r w:rsidRPr="007E698C">
        <w:rPr>
          <w:rFonts w:cstheme="minorHAnsi"/>
        </w:rPr>
        <w:t>. 2018;3.</w:t>
      </w:r>
    </w:p>
    <w:p w14:paraId="0652382E" w14:textId="571BE5CA" w:rsidR="002454AB" w:rsidRPr="007E698C" w:rsidRDefault="002454AB" w:rsidP="002454AB">
      <w:pPr>
        <w:rPr>
          <w:rFonts w:cstheme="minorHAnsi"/>
        </w:rPr>
      </w:pPr>
      <w:r>
        <w:rPr>
          <w:rFonts w:cstheme="minorHAnsi"/>
        </w:rPr>
        <w:t>16</w:t>
      </w:r>
      <w:r w:rsidRPr="007E698C">
        <w:rPr>
          <w:rFonts w:cstheme="minorHAnsi"/>
        </w:rPr>
        <w:t xml:space="preserve">. Andrews S. </w:t>
      </w:r>
      <w:proofErr w:type="spellStart"/>
      <w:r w:rsidRPr="007E698C">
        <w:rPr>
          <w:rFonts w:cstheme="minorHAnsi"/>
        </w:rPr>
        <w:t>FastQC</w:t>
      </w:r>
      <w:proofErr w:type="spellEnd"/>
      <w:r w:rsidRPr="007E698C">
        <w:rPr>
          <w:rFonts w:cstheme="minorHAnsi"/>
        </w:rPr>
        <w:t>: a quality control tool for high throughput sequence data. Available online at: http://www.bioinformatics.babraham.ac.uk/projects/fastqc/ (2015).</w:t>
      </w:r>
    </w:p>
    <w:p w14:paraId="164BDD04" w14:textId="01A90F29" w:rsidR="00834844" w:rsidRPr="007E698C" w:rsidRDefault="00834844" w:rsidP="00834844">
      <w:pPr>
        <w:rPr>
          <w:rFonts w:cstheme="minorHAnsi"/>
        </w:rPr>
      </w:pPr>
      <w:r w:rsidRPr="007E698C">
        <w:rPr>
          <w:rFonts w:cstheme="minorHAnsi"/>
        </w:rPr>
        <w:lastRenderedPageBreak/>
        <w:t>1</w:t>
      </w:r>
      <w:r>
        <w:rPr>
          <w:rFonts w:cstheme="minorHAnsi"/>
        </w:rPr>
        <w:t>7</w:t>
      </w:r>
      <w:r w:rsidRPr="007E698C">
        <w:rPr>
          <w:rFonts w:cstheme="minorHAnsi"/>
        </w:rPr>
        <w:t xml:space="preserve">. Bolger AM, Lohse M, </w:t>
      </w:r>
      <w:proofErr w:type="spellStart"/>
      <w:r w:rsidRPr="007E698C">
        <w:rPr>
          <w:rFonts w:cstheme="minorHAnsi"/>
        </w:rPr>
        <w:t>Usadel</w:t>
      </w:r>
      <w:proofErr w:type="spellEnd"/>
      <w:r w:rsidRPr="007E698C">
        <w:rPr>
          <w:rFonts w:cstheme="minorHAnsi"/>
        </w:rPr>
        <w:t xml:space="preserve"> B. Trimmomatic: a flexible trimmer for Illumina sequence data. Bioinformatics. 2014. pp. 2114–2120. </w:t>
      </w:r>
    </w:p>
    <w:p w14:paraId="776A99AC" w14:textId="384C49E2" w:rsidR="00834844" w:rsidRPr="007E698C" w:rsidRDefault="00834844" w:rsidP="00834844">
      <w:pPr>
        <w:rPr>
          <w:rFonts w:cstheme="minorHAnsi"/>
        </w:rPr>
      </w:pPr>
      <w:r w:rsidRPr="007E698C">
        <w:rPr>
          <w:rFonts w:cstheme="minorHAnsi"/>
        </w:rPr>
        <w:t>1</w:t>
      </w:r>
      <w:r>
        <w:rPr>
          <w:rFonts w:cstheme="minorHAnsi"/>
        </w:rPr>
        <w:t>8</w:t>
      </w:r>
      <w:r w:rsidRPr="007E698C">
        <w:rPr>
          <w:rFonts w:cstheme="minorHAnsi"/>
        </w:rPr>
        <w:t xml:space="preserve">. </w:t>
      </w:r>
      <w:proofErr w:type="spellStart"/>
      <w:r w:rsidRPr="007E698C">
        <w:rPr>
          <w:rFonts w:cstheme="minorHAnsi"/>
        </w:rPr>
        <w:t>Magoč</w:t>
      </w:r>
      <w:proofErr w:type="spellEnd"/>
      <w:r w:rsidRPr="007E698C">
        <w:rPr>
          <w:rFonts w:cstheme="minorHAnsi"/>
        </w:rPr>
        <w:t xml:space="preserve"> T, </w:t>
      </w:r>
      <w:proofErr w:type="spellStart"/>
      <w:r w:rsidRPr="007E698C">
        <w:rPr>
          <w:rFonts w:cstheme="minorHAnsi"/>
        </w:rPr>
        <w:t>Salzberg</w:t>
      </w:r>
      <w:proofErr w:type="spellEnd"/>
      <w:r w:rsidRPr="007E698C">
        <w:rPr>
          <w:rFonts w:cstheme="minorHAnsi"/>
        </w:rPr>
        <w:t xml:space="preserve"> SL. FLASH: fast length adjustment of short reads to improve genome assemblies. Bioinformatics. 2011;27: 2957–2963.</w:t>
      </w:r>
    </w:p>
    <w:p w14:paraId="629AAB09" w14:textId="00C90EC9" w:rsidR="00B03ABF" w:rsidRPr="007E698C" w:rsidRDefault="00B03ABF" w:rsidP="00B03ABF">
      <w:pPr>
        <w:rPr>
          <w:rFonts w:cstheme="minorHAnsi"/>
        </w:rPr>
      </w:pPr>
      <w:r w:rsidRPr="007E698C">
        <w:rPr>
          <w:rFonts w:cstheme="minorHAnsi"/>
        </w:rPr>
        <w:t>1</w:t>
      </w:r>
      <w:r>
        <w:rPr>
          <w:rFonts w:cstheme="minorHAnsi"/>
        </w:rPr>
        <w:t>9</w:t>
      </w:r>
      <w:r w:rsidRPr="007E698C">
        <w:rPr>
          <w:rFonts w:cstheme="minorHAnsi"/>
        </w:rPr>
        <w:t>. Wood DE, Lu J, Langmead B. Improved metagenomic analysis with Kraken 2. Genome Biol. 2019;20: 1–13.</w:t>
      </w:r>
    </w:p>
    <w:p w14:paraId="62A05807" w14:textId="136A913A" w:rsidR="00B03ABF" w:rsidRPr="007E698C" w:rsidRDefault="00B03ABF" w:rsidP="00B03ABF">
      <w:pPr>
        <w:tabs>
          <w:tab w:val="left" w:pos="7660"/>
        </w:tabs>
        <w:rPr>
          <w:rFonts w:cstheme="minorHAnsi"/>
        </w:rPr>
      </w:pPr>
      <w:r>
        <w:rPr>
          <w:rFonts w:cstheme="minorHAnsi"/>
        </w:rPr>
        <w:t>20</w:t>
      </w:r>
      <w:r w:rsidRPr="007E698C">
        <w:rPr>
          <w:rFonts w:cstheme="minorHAnsi"/>
        </w:rPr>
        <w:t xml:space="preserve">. Chen S, Zhou Y, Chen Y, Gu J. </w:t>
      </w:r>
      <w:proofErr w:type="spellStart"/>
      <w:r w:rsidRPr="007E698C">
        <w:rPr>
          <w:rFonts w:cstheme="minorHAnsi"/>
        </w:rPr>
        <w:t>fastp</w:t>
      </w:r>
      <w:proofErr w:type="spellEnd"/>
      <w:r w:rsidRPr="007E698C">
        <w:rPr>
          <w:rFonts w:cstheme="minorHAnsi"/>
        </w:rPr>
        <w:t>: an ultra-fast all-in-one FASTQ preprocessor. Bioinformatics. 2018;34: i884–i890.</w:t>
      </w:r>
    </w:p>
    <w:p w14:paraId="3C5DE3A1" w14:textId="09D79992" w:rsidR="00B03ABF" w:rsidRPr="007E698C" w:rsidRDefault="00B03ABF" w:rsidP="00B03ABF">
      <w:pPr>
        <w:tabs>
          <w:tab w:val="left" w:pos="7660"/>
        </w:tabs>
        <w:rPr>
          <w:rFonts w:cstheme="minorHAnsi"/>
        </w:rPr>
      </w:pPr>
      <w:r>
        <w:rPr>
          <w:rFonts w:cstheme="minorHAnsi"/>
        </w:rPr>
        <w:t>21</w:t>
      </w:r>
      <w:r w:rsidRPr="007E698C">
        <w:rPr>
          <w:rFonts w:cstheme="minorHAnsi"/>
        </w:rPr>
        <w:t xml:space="preserve">. Balaji A, </w:t>
      </w:r>
      <w:proofErr w:type="spellStart"/>
      <w:r w:rsidRPr="007E698C">
        <w:rPr>
          <w:rFonts w:cstheme="minorHAnsi"/>
        </w:rPr>
        <w:t>Kille</w:t>
      </w:r>
      <w:proofErr w:type="spellEnd"/>
      <w:r w:rsidRPr="007E698C">
        <w:rPr>
          <w:rFonts w:cstheme="minorHAnsi"/>
        </w:rPr>
        <w:t xml:space="preserve"> B, </w:t>
      </w:r>
      <w:proofErr w:type="spellStart"/>
      <w:r w:rsidRPr="007E698C">
        <w:rPr>
          <w:rFonts w:cstheme="minorHAnsi"/>
        </w:rPr>
        <w:t>Kappell</w:t>
      </w:r>
      <w:proofErr w:type="spellEnd"/>
      <w:r w:rsidRPr="007E698C">
        <w:rPr>
          <w:rFonts w:cstheme="minorHAnsi"/>
        </w:rPr>
        <w:t xml:space="preserve"> AD, </w:t>
      </w:r>
      <w:proofErr w:type="spellStart"/>
      <w:r w:rsidRPr="007E698C">
        <w:rPr>
          <w:rFonts w:cstheme="minorHAnsi"/>
        </w:rPr>
        <w:t>Godbold</w:t>
      </w:r>
      <w:proofErr w:type="spellEnd"/>
      <w:r w:rsidRPr="007E698C">
        <w:rPr>
          <w:rFonts w:cstheme="minorHAnsi"/>
        </w:rPr>
        <w:t xml:space="preserve"> GD, Diep M, Leo </w:t>
      </w:r>
      <w:proofErr w:type="spellStart"/>
      <w:r w:rsidRPr="007E698C">
        <w:rPr>
          <w:rFonts w:cstheme="minorHAnsi"/>
        </w:rPr>
        <w:t>Elworth</w:t>
      </w:r>
      <w:proofErr w:type="spellEnd"/>
      <w:r w:rsidRPr="007E698C">
        <w:rPr>
          <w:rFonts w:cstheme="minorHAnsi"/>
        </w:rPr>
        <w:t xml:space="preserve"> RA, et al. </w:t>
      </w:r>
      <w:proofErr w:type="spellStart"/>
      <w:r w:rsidRPr="007E698C">
        <w:rPr>
          <w:rFonts w:cstheme="minorHAnsi"/>
        </w:rPr>
        <w:t>SeqScreen</w:t>
      </w:r>
      <w:proofErr w:type="spellEnd"/>
      <w:r w:rsidRPr="007E698C">
        <w:rPr>
          <w:rFonts w:cstheme="minorHAnsi"/>
        </w:rPr>
        <w:t xml:space="preserve">: Accurate and sensitive functional screening of pathogenic sequences via ensemble learning. </w:t>
      </w:r>
      <w:proofErr w:type="spellStart"/>
      <w:r w:rsidRPr="007E698C">
        <w:rPr>
          <w:rFonts w:cstheme="minorHAnsi"/>
        </w:rPr>
        <w:t>bioRxiv</w:t>
      </w:r>
      <w:proofErr w:type="spellEnd"/>
      <w:r w:rsidRPr="007E698C">
        <w:rPr>
          <w:rFonts w:cstheme="minorHAnsi"/>
        </w:rPr>
        <w:t>. 2021. p. 2021.05.02.442344. doi:10.1101/2021.05.02.442344</w:t>
      </w:r>
    </w:p>
    <w:p w14:paraId="7BB6C63A" w14:textId="265DC173" w:rsidR="00B20993" w:rsidRPr="007E698C" w:rsidRDefault="00B20993" w:rsidP="00B20993">
      <w:pPr>
        <w:tabs>
          <w:tab w:val="left" w:pos="7660"/>
        </w:tabs>
        <w:rPr>
          <w:rFonts w:cstheme="minorHAnsi"/>
        </w:rPr>
      </w:pPr>
      <w:r>
        <w:rPr>
          <w:rFonts w:cstheme="minorHAnsi"/>
        </w:rPr>
        <w:t>22</w:t>
      </w:r>
      <w:r w:rsidRPr="007E698C">
        <w:rPr>
          <w:rFonts w:cstheme="minorHAnsi"/>
        </w:rPr>
        <w:t>. Lee M. bit: a multipurpose collection of bioinformatics tools. F1000Research. 2022; 11:122. doi:10.12688/f1000research.79530.1</w:t>
      </w:r>
    </w:p>
    <w:p w14:paraId="2DDFA5F1" w14:textId="5E0F44FE" w:rsidR="00B20993" w:rsidRPr="007E698C" w:rsidRDefault="00B20993" w:rsidP="00B20993">
      <w:pPr>
        <w:rPr>
          <w:rFonts w:cstheme="minorHAnsi"/>
        </w:rPr>
      </w:pPr>
      <w:r>
        <w:rPr>
          <w:rFonts w:cstheme="minorHAnsi"/>
        </w:rPr>
        <w:t>23</w:t>
      </w:r>
      <w:r w:rsidRPr="007E698C">
        <w:rPr>
          <w:rFonts w:cstheme="minorHAnsi"/>
        </w:rPr>
        <w:t xml:space="preserve">. </w:t>
      </w:r>
      <w:proofErr w:type="spellStart"/>
      <w:r w:rsidRPr="007E698C">
        <w:rPr>
          <w:rFonts w:cstheme="minorHAnsi"/>
        </w:rPr>
        <w:t>McMurdie</w:t>
      </w:r>
      <w:proofErr w:type="spellEnd"/>
      <w:r w:rsidRPr="007E698C">
        <w:rPr>
          <w:rFonts w:cstheme="minorHAnsi"/>
        </w:rPr>
        <w:t xml:space="preserve"> PJ, Holmes S. </w:t>
      </w:r>
      <w:proofErr w:type="spellStart"/>
      <w:r w:rsidRPr="007E698C">
        <w:rPr>
          <w:rFonts w:cstheme="minorHAnsi"/>
        </w:rPr>
        <w:t>phyloseq</w:t>
      </w:r>
      <w:proofErr w:type="spellEnd"/>
      <w:r w:rsidRPr="007E698C">
        <w:rPr>
          <w:rFonts w:cstheme="minorHAnsi"/>
        </w:rPr>
        <w:t>: An R package for reproducible interactive analysis and graphics of microbiome census data. PLoS One. 2013;8: e61217.</w:t>
      </w:r>
    </w:p>
    <w:p w14:paraId="77EDE697" w14:textId="2744F324" w:rsidR="00B20993" w:rsidRPr="007E698C" w:rsidRDefault="00B20993" w:rsidP="00B20993">
      <w:pPr>
        <w:tabs>
          <w:tab w:val="left" w:pos="7660"/>
        </w:tabs>
        <w:rPr>
          <w:rFonts w:cstheme="minorHAnsi"/>
        </w:rPr>
      </w:pPr>
      <w:r>
        <w:rPr>
          <w:rFonts w:cstheme="minorHAnsi"/>
        </w:rPr>
        <w:t>24</w:t>
      </w:r>
      <w:r w:rsidRPr="007E698C">
        <w:rPr>
          <w:rFonts w:cstheme="minorHAnsi"/>
        </w:rPr>
        <w:t>. R Core Team. R: A language and environment for statistical computing. R Foundation for Statistical Computing, Vienna, Austria. 2021. URL: https://www.R-project.org/</w:t>
      </w:r>
    </w:p>
    <w:p w14:paraId="7EEF81BE" w14:textId="157A055F" w:rsidR="00D176F4" w:rsidRPr="007E698C" w:rsidRDefault="00D176F4" w:rsidP="00D176F4">
      <w:pPr>
        <w:tabs>
          <w:tab w:val="left" w:pos="7660"/>
        </w:tabs>
        <w:rPr>
          <w:rFonts w:cstheme="minorHAnsi"/>
        </w:rPr>
      </w:pPr>
      <w:r>
        <w:rPr>
          <w:rFonts w:cstheme="minorHAnsi"/>
        </w:rPr>
        <w:t>25</w:t>
      </w:r>
      <w:r w:rsidRPr="007E698C">
        <w:rPr>
          <w:rFonts w:cstheme="minorHAnsi"/>
        </w:rPr>
        <w:t xml:space="preserve">. Davis NM, Proctor DM, Holmes SP, </w:t>
      </w:r>
      <w:proofErr w:type="spellStart"/>
      <w:r w:rsidRPr="007E698C">
        <w:rPr>
          <w:rFonts w:cstheme="minorHAnsi"/>
        </w:rPr>
        <w:t>Relman</w:t>
      </w:r>
      <w:proofErr w:type="spellEnd"/>
      <w:r w:rsidRPr="007E698C">
        <w:rPr>
          <w:rFonts w:cstheme="minorHAnsi"/>
        </w:rPr>
        <w:t xml:space="preserve"> DA, Callahan BJ. Simple statistical identification and removal of contaminant sequences in marker-gene and metagenomics data. Microbiome. 2018;6: 1–14.</w:t>
      </w:r>
    </w:p>
    <w:p w14:paraId="45515720" w14:textId="6935F83C" w:rsidR="00D176F4" w:rsidRPr="007E698C" w:rsidRDefault="00D176F4" w:rsidP="00D176F4">
      <w:pPr>
        <w:rPr>
          <w:rFonts w:cstheme="minorHAnsi"/>
        </w:rPr>
      </w:pPr>
      <w:r>
        <w:rPr>
          <w:rFonts w:cstheme="minorHAnsi"/>
        </w:rPr>
        <w:t>26</w:t>
      </w:r>
      <w:r w:rsidRPr="007E698C">
        <w:rPr>
          <w:rFonts w:cstheme="minorHAnsi"/>
        </w:rPr>
        <w:t xml:space="preserve">. Mallick H, </w:t>
      </w:r>
      <w:proofErr w:type="spellStart"/>
      <w:r w:rsidRPr="007E698C">
        <w:rPr>
          <w:rFonts w:cstheme="minorHAnsi"/>
        </w:rPr>
        <w:t>Rahnavard</w:t>
      </w:r>
      <w:proofErr w:type="spellEnd"/>
      <w:r w:rsidRPr="007E698C">
        <w:rPr>
          <w:rFonts w:cstheme="minorHAnsi"/>
        </w:rPr>
        <w:t xml:space="preserve"> A, McIver LJ, Ma S, Zhang Y, Nguyen LH, et al. Multivariable association discovery in population-scale meta-omics studies. PLoS Computational Biology. 2021;17 (11): e1009442.</w:t>
      </w:r>
    </w:p>
    <w:p w14:paraId="5C883F44" w14:textId="000EB4A9" w:rsidR="00D176F4" w:rsidRPr="007E698C" w:rsidRDefault="00D176F4" w:rsidP="00D176F4">
      <w:pPr>
        <w:pStyle w:val="EndNoteBibliography"/>
        <w:spacing w:after="0" w:line="259" w:lineRule="auto"/>
        <w:ind w:left="720" w:hanging="720"/>
        <w:rPr>
          <w:rFonts w:asciiTheme="minorHAnsi" w:hAnsiTheme="minorHAnsi" w:cstheme="minorHAnsi"/>
        </w:rPr>
      </w:pPr>
      <w:r>
        <w:rPr>
          <w:rFonts w:cstheme="minorHAnsi"/>
        </w:rPr>
        <w:t>27</w:t>
      </w:r>
      <w:r w:rsidRPr="007E698C">
        <w:rPr>
          <w:rFonts w:cstheme="minorHAnsi"/>
        </w:rPr>
        <w:t xml:space="preserve">. </w:t>
      </w:r>
      <w:proofErr w:type="spellStart"/>
      <w:r w:rsidRPr="007E698C">
        <w:rPr>
          <w:rFonts w:cstheme="minorHAnsi"/>
        </w:rPr>
        <w:t>Benjamini</w:t>
      </w:r>
      <w:proofErr w:type="spellEnd"/>
      <w:r w:rsidRPr="007E698C">
        <w:rPr>
          <w:rFonts w:cstheme="minorHAnsi"/>
        </w:rPr>
        <w:t xml:space="preserve"> Y, Hochberg Y. Controlling the false discovery rate: a practical and powerful</w:t>
      </w:r>
    </w:p>
    <w:p w14:paraId="71EFE8F8" w14:textId="77777777" w:rsidR="00D176F4" w:rsidRPr="007E698C" w:rsidRDefault="00D176F4" w:rsidP="00D176F4">
      <w:pPr>
        <w:pStyle w:val="EndNoteBibliography"/>
        <w:spacing w:after="0" w:line="259" w:lineRule="auto"/>
        <w:ind w:left="720" w:hanging="720"/>
        <w:rPr>
          <w:rFonts w:asciiTheme="minorHAnsi" w:hAnsiTheme="minorHAnsi" w:cstheme="minorHAnsi"/>
          <w:i/>
        </w:rPr>
      </w:pPr>
      <w:r w:rsidRPr="007E698C">
        <w:rPr>
          <w:rFonts w:cstheme="minorHAnsi"/>
        </w:rPr>
        <w:t xml:space="preserve">approach to multiple testing. </w:t>
      </w:r>
      <w:r w:rsidRPr="007E698C">
        <w:rPr>
          <w:rFonts w:cstheme="minorHAnsi"/>
          <w:iCs/>
        </w:rPr>
        <w:t>Journal of the Royal statistical society: series B (Methodological).</w:t>
      </w:r>
    </w:p>
    <w:p w14:paraId="1BC9670F" w14:textId="77777777" w:rsidR="00D176F4" w:rsidRPr="007E698C" w:rsidRDefault="00D176F4" w:rsidP="00D176F4">
      <w:pPr>
        <w:pStyle w:val="EndNoteBibliography"/>
        <w:spacing w:line="259" w:lineRule="auto"/>
        <w:ind w:left="720" w:hanging="720"/>
        <w:rPr>
          <w:rFonts w:asciiTheme="minorHAnsi" w:hAnsiTheme="minorHAnsi" w:cstheme="minorHAnsi"/>
        </w:rPr>
      </w:pPr>
      <w:r w:rsidRPr="007E698C">
        <w:rPr>
          <w:rFonts w:cstheme="minorHAnsi"/>
        </w:rPr>
        <w:t>1995;57(1):289-300.</w:t>
      </w:r>
    </w:p>
    <w:p w14:paraId="0DEC24BA" w14:textId="40320A8C" w:rsidR="007C7546" w:rsidRPr="007E698C" w:rsidRDefault="007C7546" w:rsidP="007C7546">
      <w:pPr>
        <w:pStyle w:val="EndNoteBibliography"/>
        <w:spacing w:line="259" w:lineRule="auto"/>
        <w:rPr>
          <w:rFonts w:asciiTheme="minorHAnsi" w:hAnsiTheme="minorHAnsi" w:cstheme="minorHAnsi"/>
        </w:rPr>
      </w:pPr>
      <w:r w:rsidRPr="007E698C">
        <w:rPr>
          <w:rFonts w:cstheme="minorHAnsi"/>
        </w:rPr>
        <w:t>2</w:t>
      </w:r>
      <w:r>
        <w:rPr>
          <w:rFonts w:cstheme="minorHAnsi"/>
        </w:rPr>
        <w:t>8</w:t>
      </w:r>
      <w:r w:rsidRPr="007E698C">
        <w:rPr>
          <w:rFonts w:cstheme="minorHAnsi"/>
        </w:rPr>
        <w:t>. Holmes I, Harris K, Quince C. Dirichlet multinomial mixtures: generative models for microbial metagenomics. PLoS One. 2012;7: e30126.</w:t>
      </w:r>
    </w:p>
    <w:p w14:paraId="3749A6D2" w14:textId="7CB7C4A0" w:rsidR="007C7546" w:rsidRPr="007E698C" w:rsidRDefault="007C7546" w:rsidP="007C7546">
      <w:pPr>
        <w:pStyle w:val="EndNoteBibliography"/>
        <w:spacing w:line="259" w:lineRule="auto"/>
        <w:rPr>
          <w:rFonts w:cstheme="minorHAnsi"/>
        </w:rPr>
      </w:pPr>
      <w:r w:rsidRPr="007E698C">
        <w:rPr>
          <w:rFonts w:cstheme="minorHAnsi"/>
        </w:rPr>
        <w:t>2</w:t>
      </w:r>
      <w:r>
        <w:rPr>
          <w:rFonts w:cstheme="minorHAnsi"/>
        </w:rPr>
        <w:t>9</w:t>
      </w:r>
      <w:r w:rsidRPr="007E698C">
        <w:rPr>
          <w:rFonts w:cstheme="minorHAnsi"/>
        </w:rPr>
        <w:t xml:space="preserve">. </w:t>
      </w:r>
      <w:proofErr w:type="spellStart"/>
      <w:r w:rsidRPr="007E698C">
        <w:rPr>
          <w:rFonts w:cstheme="minorHAnsi"/>
        </w:rPr>
        <w:t>Kolde</w:t>
      </w:r>
      <w:proofErr w:type="spellEnd"/>
      <w:r w:rsidRPr="007E698C">
        <w:rPr>
          <w:rFonts w:cstheme="minorHAnsi"/>
        </w:rPr>
        <w:t xml:space="preserve"> R. </w:t>
      </w:r>
      <w:proofErr w:type="spellStart"/>
      <w:r w:rsidRPr="007E698C">
        <w:rPr>
          <w:rFonts w:cstheme="minorHAnsi"/>
        </w:rPr>
        <w:t>pheatmap</w:t>
      </w:r>
      <w:proofErr w:type="spellEnd"/>
      <w:r w:rsidRPr="007E698C">
        <w:rPr>
          <w:rFonts w:cstheme="minorHAnsi"/>
        </w:rPr>
        <w:t xml:space="preserve">: Pretty heatmaps. 2018. https://cran.r-project.org/web/packages/pheatmap/ </w:t>
      </w:r>
    </w:p>
    <w:p w14:paraId="6577A4B2" w14:textId="28690242" w:rsidR="00C840C6" w:rsidRPr="00A70E94" w:rsidRDefault="007C7546" w:rsidP="00A70E94">
      <w:pPr>
        <w:pStyle w:val="EndNoteBibliography"/>
        <w:spacing w:line="259" w:lineRule="auto"/>
        <w:rPr>
          <w:rFonts w:asciiTheme="minorHAnsi" w:hAnsiTheme="minorHAnsi" w:cstheme="minorHAnsi"/>
        </w:rPr>
      </w:pPr>
      <w:r>
        <w:rPr>
          <w:rFonts w:cstheme="minorHAnsi"/>
        </w:rPr>
        <w:t>30</w:t>
      </w:r>
      <w:r w:rsidRPr="007E698C">
        <w:rPr>
          <w:rFonts w:cstheme="minorHAnsi"/>
        </w:rPr>
        <w:t xml:space="preserve">. Foster ZSL, Sharpton TJ, </w:t>
      </w:r>
      <w:proofErr w:type="spellStart"/>
      <w:r w:rsidRPr="007E698C">
        <w:rPr>
          <w:rFonts w:cstheme="minorHAnsi"/>
        </w:rPr>
        <w:t>Grünwald</w:t>
      </w:r>
      <w:proofErr w:type="spellEnd"/>
      <w:r w:rsidRPr="007E698C">
        <w:rPr>
          <w:rFonts w:cstheme="minorHAnsi"/>
        </w:rPr>
        <w:t xml:space="preserve"> NJ. </w:t>
      </w:r>
      <w:proofErr w:type="spellStart"/>
      <w:r w:rsidRPr="007E698C">
        <w:rPr>
          <w:rFonts w:cstheme="minorHAnsi"/>
        </w:rPr>
        <w:t>Metacoder</w:t>
      </w:r>
      <w:proofErr w:type="spellEnd"/>
      <w:r w:rsidRPr="007E698C">
        <w:rPr>
          <w:rFonts w:cstheme="minorHAnsi"/>
        </w:rPr>
        <w:t xml:space="preserve">: An R package for visualization and manipulation of community taxonomic diversity data. PLoS </w:t>
      </w:r>
      <w:proofErr w:type="spellStart"/>
      <w:r w:rsidRPr="007E698C">
        <w:rPr>
          <w:rFonts w:cstheme="minorHAnsi"/>
        </w:rPr>
        <w:t>Comput</w:t>
      </w:r>
      <w:proofErr w:type="spellEnd"/>
      <w:r w:rsidRPr="007E698C">
        <w:rPr>
          <w:rFonts w:cstheme="minorHAnsi"/>
        </w:rPr>
        <w:t xml:space="preserve"> Biol. 2017;13: e1005404.</w:t>
      </w:r>
    </w:p>
    <w:p w14:paraId="471AD111" w14:textId="67025B25" w:rsidR="00115EC0" w:rsidRPr="007E698C" w:rsidRDefault="00A70E94" w:rsidP="00072444">
      <w:pPr>
        <w:pStyle w:val="EndNoteBibliography"/>
        <w:spacing w:line="259" w:lineRule="auto"/>
        <w:rPr>
          <w:rFonts w:asciiTheme="minorHAnsi" w:hAnsiTheme="minorHAnsi" w:cstheme="minorHAnsi"/>
        </w:rPr>
      </w:pPr>
      <w:r>
        <w:rPr>
          <w:rFonts w:cstheme="minorHAnsi"/>
        </w:rPr>
        <w:t>31</w:t>
      </w:r>
      <w:r w:rsidR="00017B48" w:rsidRPr="007E698C">
        <w:rPr>
          <w:rFonts w:cstheme="minorHAnsi"/>
        </w:rPr>
        <w:t>.</w:t>
      </w:r>
      <w:r w:rsidR="00017B48" w:rsidRPr="007E698C">
        <w:t xml:space="preserve"> </w:t>
      </w:r>
      <w:proofErr w:type="spellStart"/>
      <w:r w:rsidR="00017B48" w:rsidRPr="007E698C">
        <w:rPr>
          <w:rFonts w:cstheme="minorHAnsi"/>
        </w:rPr>
        <w:t>Sirivongrangson</w:t>
      </w:r>
      <w:proofErr w:type="spellEnd"/>
      <w:r w:rsidR="00017B48" w:rsidRPr="007E698C">
        <w:rPr>
          <w:rFonts w:cstheme="minorHAnsi"/>
        </w:rPr>
        <w:t xml:space="preserve"> P, </w:t>
      </w:r>
      <w:proofErr w:type="spellStart"/>
      <w:r w:rsidR="00017B48" w:rsidRPr="007E698C">
        <w:rPr>
          <w:rFonts w:cstheme="minorHAnsi"/>
        </w:rPr>
        <w:t>Kulvichit</w:t>
      </w:r>
      <w:proofErr w:type="spellEnd"/>
      <w:r w:rsidR="00017B48" w:rsidRPr="007E698C">
        <w:rPr>
          <w:rFonts w:cstheme="minorHAnsi"/>
        </w:rPr>
        <w:t xml:space="preserve"> W, </w:t>
      </w:r>
      <w:proofErr w:type="spellStart"/>
      <w:r w:rsidR="00017B48" w:rsidRPr="007E698C">
        <w:rPr>
          <w:rFonts w:cstheme="minorHAnsi"/>
        </w:rPr>
        <w:t>Payungporn</w:t>
      </w:r>
      <w:proofErr w:type="spellEnd"/>
      <w:r w:rsidR="00017B48" w:rsidRPr="007E698C">
        <w:rPr>
          <w:rFonts w:cstheme="minorHAnsi"/>
        </w:rPr>
        <w:t xml:space="preserve"> S, </w:t>
      </w:r>
      <w:proofErr w:type="spellStart"/>
      <w:r w:rsidR="00017B48" w:rsidRPr="007E698C">
        <w:rPr>
          <w:rFonts w:cstheme="minorHAnsi"/>
        </w:rPr>
        <w:t>Pisitkun</w:t>
      </w:r>
      <w:proofErr w:type="spellEnd"/>
      <w:r w:rsidR="00017B48" w:rsidRPr="007E698C">
        <w:rPr>
          <w:rFonts w:cstheme="minorHAnsi"/>
        </w:rPr>
        <w:t xml:space="preserve"> T, </w:t>
      </w:r>
      <w:proofErr w:type="spellStart"/>
      <w:r w:rsidR="00017B48" w:rsidRPr="007E698C">
        <w:rPr>
          <w:rFonts w:cstheme="minorHAnsi"/>
        </w:rPr>
        <w:t>Chindamporn</w:t>
      </w:r>
      <w:proofErr w:type="spellEnd"/>
      <w:r w:rsidR="00017B48" w:rsidRPr="007E698C">
        <w:rPr>
          <w:rFonts w:cstheme="minorHAnsi"/>
        </w:rPr>
        <w:t xml:space="preserve"> A, </w:t>
      </w:r>
      <w:proofErr w:type="spellStart"/>
      <w:r w:rsidR="00017B48" w:rsidRPr="007E698C">
        <w:rPr>
          <w:rFonts w:cstheme="minorHAnsi"/>
        </w:rPr>
        <w:t>Peerapornratana</w:t>
      </w:r>
      <w:proofErr w:type="spellEnd"/>
      <w:r w:rsidR="00017B48" w:rsidRPr="007E698C">
        <w:rPr>
          <w:rFonts w:cstheme="minorHAnsi"/>
        </w:rPr>
        <w:t xml:space="preserve"> S, et al. Endotoxemia and circulating bacteriome in severe COVID-19 patients. Intensive Care Med Exp. 2020;8: 72.</w:t>
      </w:r>
    </w:p>
    <w:p w14:paraId="6AD34779" w14:textId="08FD12B1" w:rsidR="00115EC0" w:rsidRPr="007E698C" w:rsidRDefault="00A70E94" w:rsidP="00072444">
      <w:pPr>
        <w:pStyle w:val="EndNoteBibliography"/>
        <w:spacing w:line="259" w:lineRule="auto"/>
        <w:rPr>
          <w:rFonts w:asciiTheme="minorHAnsi" w:hAnsiTheme="minorHAnsi" w:cstheme="minorHAnsi"/>
        </w:rPr>
      </w:pPr>
      <w:r>
        <w:rPr>
          <w:rFonts w:cstheme="minorHAnsi"/>
        </w:rPr>
        <w:t>32</w:t>
      </w:r>
      <w:r w:rsidR="00017B48" w:rsidRPr="007E698C">
        <w:rPr>
          <w:rFonts w:cstheme="minorHAnsi"/>
        </w:rPr>
        <w:t>. Chen S, Zhu Q, Xiao Y, Wu C, Jiang Z, Liu L, et al. Clinical and etiological analysis of co-infections and secondary infections in COVID-19 patients: An observational study. Clin Respir J. 2021;15: 815–825.</w:t>
      </w:r>
    </w:p>
    <w:p w14:paraId="4669E60B" w14:textId="73C7E84B" w:rsidR="00115EC0" w:rsidRPr="007E698C" w:rsidRDefault="00A70E94" w:rsidP="00072444">
      <w:pPr>
        <w:pStyle w:val="EndNoteBibliography"/>
        <w:spacing w:line="259" w:lineRule="auto"/>
        <w:rPr>
          <w:rFonts w:asciiTheme="minorHAnsi" w:hAnsiTheme="minorHAnsi" w:cstheme="minorHAnsi"/>
        </w:rPr>
      </w:pPr>
      <w:r>
        <w:rPr>
          <w:rFonts w:cstheme="minorHAnsi"/>
        </w:rPr>
        <w:lastRenderedPageBreak/>
        <w:t>33</w:t>
      </w:r>
      <w:r w:rsidR="00017B48" w:rsidRPr="007E698C">
        <w:rPr>
          <w:rFonts w:cstheme="minorHAnsi"/>
        </w:rPr>
        <w:t>.</w:t>
      </w:r>
      <w:r w:rsidR="00017B48" w:rsidRPr="007E698C">
        <w:t xml:space="preserve"> </w:t>
      </w:r>
      <w:r w:rsidR="00017B48" w:rsidRPr="007E698C">
        <w:rPr>
          <w:rFonts w:cstheme="minorHAnsi"/>
        </w:rPr>
        <w:t xml:space="preserve">Ryan MP, </w:t>
      </w:r>
      <w:proofErr w:type="spellStart"/>
      <w:r w:rsidR="00017B48" w:rsidRPr="007E698C">
        <w:rPr>
          <w:rFonts w:cstheme="minorHAnsi"/>
        </w:rPr>
        <w:t>Adley</w:t>
      </w:r>
      <w:proofErr w:type="spellEnd"/>
      <w:r w:rsidR="00017B48" w:rsidRPr="007E698C">
        <w:rPr>
          <w:rFonts w:cstheme="minorHAnsi"/>
        </w:rPr>
        <w:t xml:space="preserve"> CC. </w:t>
      </w:r>
      <w:proofErr w:type="spellStart"/>
      <w:r w:rsidR="00017B48" w:rsidRPr="007E698C">
        <w:rPr>
          <w:rFonts w:cstheme="minorHAnsi"/>
        </w:rPr>
        <w:t>Sphingomonas</w:t>
      </w:r>
      <w:proofErr w:type="spellEnd"/>
      <w:r w:rsidR="00017B48" w:rsidRPr="007E698C">
        <w:rPr>
          <w:rFonts w:cstheme="minorHAnsi"/>
        </w:rPr>
        <w:t xml:space="preserve"> </w:t>
      </w:r>
      <w:proofErr w:type="spellStart"/>
      <w:r w:rsidR="00017B48" w:rsidRPr="007E698C">
        <w:rPr>
          <w:rFonts w:cstheme="minorHAnsi"/>
        </w:rPr>
        <w:t>paucimobilis</w:t>
      </w:r>
      <w:proofErr w:type="spellEnd"/>
      <w:r w:rsidR="00017B48" w:rsidRPr="007E698C">
        <w:rPr>
          <w:rFonts w:cstheme="minorHAnsi"/>
        </w:rPr>
        <w:t>: a persistent Gram-negative nosocomial infectious organism. J Hosp Infect. 2010;75: 153–157.</w:t>
      </w:r>
    </w:p>
    <w:p w14:paraId="67AAFBDA" w14:textId="5120F52A" w:rsidR="00115EC0" w:rsidRPr="007E698C" w:rsidRDefault="00A70E94" w:rsidP="00072444">
      <w:pPr>
        <w:pStyle w:val="EndNoteBibliography"/>
        <w:spacing w:line="259" w:lineRule="auto"/>
        <w:rPr>
          <w:rFonts w:asciiTheme="minorHAnsi" w:hAnsiTheme="minorHAnsi" w:cstheme="minorHAnsi"/>
        </w:rPr>
      </w:pPr>
      <w:r>
        <w:rPr>
          <w:rFonts w:cstheme="minorHAnsi"/>
        </w:rPr>
        <w:t>34</w:t>
      </w:r>
      <w:r w:rsidR="00017B48" w:rsidRPr="007E698C">
        <w:rPr>
          <w:rFonts w:cstheme="minorHAnsi"/>
        </w:rPr>
        <w:t>.</w:t>
      </w:r>
      <w:r w:rsidR="00017B48" w:rsidRPr="007E698C">
        <w:t xml:space="preserve"> </w:t>
      </w:r>
      <w:r w:rsidR="00017B48" w:rsidRPr="007E698C">
        <w:rPr>
          <w:rFonts w:cstheme="minorHAnsi"/>
        </w:rPr>
        <w:t xml:space="preserve">Hsueh PR, Teng LJ, Yang PC, Chen YC, Pan HJ, Ho SW, et al. Nosocomial infections caused by </w:t>
      </w:r>
      <w:proofErr w:type="spellStart"/>
      <w:r w:rsidR="00017B48" w:rsidRPr="007E698C">
        <w:rPr>
          <w:rFonts w:cstheme="minorHAnsi"/>
        </w:rPr>
        <w:t>Sphingomonas</w:t>
      </w:r>
      <w:proofErr w:type="spellEnd"/>
      <w:r w:rsidR="00017B48" w:rsidRPr="007E698C">
        <w:rPr>
          <w:rFonts w:cstheme="minorHAnsi"/>
        </w:rPr>
        <w:t xml:space="preserve"> </w:t>
      </w:r>
      <w:proofErr w:type="spellStart"/>
      <w:r w:rsidR="00017B48" w:rsidRPr="007E698C">
        <w:rPr>
          <w:rFonts w:cstheme="minorHAnsi"/>
        </w:rPr>
        <w:t>paucimobilis</w:t>
      </w:r>
      <w:proofErr w:type="spellEnd"/>
      <w:r w:rsidR="00017B48" w:rsidRPr="007E698C">
        <w:rPr>
          <w:rFonts w:cstheme="minorHAnsi"/>
        </w:rPr>
        <w:t>: clinical features and microbiological characteristics. Clin Infect Dis. 1998;26: 676–681.</w:t>
      </w:r>
    </w:p>
    <w:p w14:paraId="258CBB74" w14:textId="2FEF5D2A" w:rsidR="00115EC0" w:rsidRPr="007E698C" w:rsidRDefault="00A70E94" w:rsidP="00072444">
      <w:pPr>
        <w:pStyle w:val="EndNoteBibliography"/>
        <w:spacing w:line="259" w:lineRule="auto"/>
        <w:rPr>
          <w:rFonts w:asciiTheme="minorHAnsi" w:hAnsiTheme="minorHAnsi" w:cstheme="minorHAnsi"/>
        </w:rPr>
      </w:pPr>
      <w:r>
        <w:rPr>
          <w:rFonts w:cstheme="minorHAnsi"/>
        </w:rPr>
        <w:t>35</w:t>
      </w:r>
      <w:r w:rsidR="00017B48" w:rsidRPr="007E698C">
        <w:rPr>
          <w:rFonts w:cstheme="minorHAnsi"/>
        </w:rPr>
        <w:t>. Han Y, Jia Z, Shi J, Wang W, He K. The active lung microbiota landscape of COVID-19 patients</w:t>
      </w:r>
      <w:r w:rsidR="00D32740" w:rsidRPr="007E698C">
        <w:rPr>
          <w:rFonts w:cstheme="minorHAnsi"/>
        </w:rPr>
        <w:t xml:space="preserve"> through the </w:t>
      </w:r>
      <w:proofErr w:type="spellStart"/>
      <w:r w:rsidR="00D32740" w:rsidRPr="007E698C">
        <w:rPr>
          <w:rFonts w:cstheme="minorHAnsi"/>
        </w:rPr>
        <w:t>metatranscriptome</w:t>
      </w:r>
      <w:proofErr w:type="spellEnd"/>
      <w:r w:rsidR="00D32740" w:rsidRPr="007E698C">
        <w:rPr>
          <w:rFonts w:cstheme="minorHAnsi"/>
        </w:rPr>
        <w:t xml:space="preserve"> data analysis</w:t>
      </w:r>
      <w:r w:rsidR="00017B48" w:rsidRPr="007E698C">
        <w:rPr>
          <w:rFonts w:cstheme="minorHAnsi"/>
        </w:rPr>
        <w:t xml:space="preserve">. </w:t>
      </w:r>
      <w:proofErr w:type="spellStart"/>
      <w:r w:rsidR="00B31B93" w:rsidRPr="007E698C">
        <w:rPr>
          <w:rFonts w:cstheme="minorHAnsi"/>
        </w:rPr>
        <w:t>BioImpacts</w:t>
      </w:r>
      <w:proofErr w:type="spellEnd"/>
      <w:r w:rsidR="00B31B93" w:rsidRPr="007E698C">
        <w:rPr>
          <w:rFonts w:cstheme="minorHAnsi"/>
        </w:rPr>
        <w:t xml:space="preserve">. 2021;BI 12(2): 139–46. </w:t>
      </w:r>
    </w:p>
    <w:p w14:paraId="23002224" w14:textId="0724AEE6" w:rsidR="00115EC0" w:rsidRPr="007E698C" w:rsidRDefault="00A70E94" w:rsidP="00072444">
      <w:pPr>
        <w:pStyle w:val="EndNoteBibliography"/>
        <w:spacing w:line="259" w:lineRule="auto"/>
        <w:rPr>
          <w:rFonts w:asciiTheme="minorHAnsi" w:hAnsiTheme="minorHAnsi" w:cstheme="minorHAnsi"/>
        </w:rPr>
      </w:pPr>
      <w:r>
        <w:rPr>
          <w:rFonts w:cstheme="minorHAnsi"/>
        </w:rPr>
        <w:t>36</w:t>
      </w:r>
      <w:r w:rsidR="00017B48" w:rsidRPr="007E698C">
        <w:rPr>
          <w:rFonts w:cstheme="minorHAnsi"/>
        </w:rPr>
        <w:t xml:space="preserve">. Rose UD, </w:t>
      </w:r>
      <w:proofErr w:type="spellStart"/>
      <w:r w:rsidR="00017B48" w:rsidRPr="007E698C">
        <w:rPr>
          <w:rFonts w:cstheme="minorHAnsi"/>
        </w:rPr>
        <w:t>Vetizou</w:t>
      </w:r>
      <w:proofErr w:type="spellEnd"/>
      <w:r w:rsidR="00017B48" w:rsidRPr="007E698C">
        <w:rPr>
          <w:rFonts w:cstheme="minorHAnsi"/>
        </w:rPr>
        <w:t xml:space="preserve"> M, Roy S, Edwards B, Peck M, Smith L, et al. Role of the </w:t>
      </w:r>
      <w:r w:rsidR="00F65D53" w:rsidRPr="007E698C">
        <w:rPr>
          <w:rFonts w:cstheme="minorHAnsi"/>
        </w:rPr>
        <w:t>m</w:t>
      </w:r>
      <w:r w:rsidR="00017B48" w:rsidRPr="007E698C">
        <w:rPr>
          <w:rFonts w:cstheme="minorHAnsi"/>
        </w:rPr>
        <w:t xml:space="preserve">icrobiota in </w:t>
      </w:r>
      <w:r w:rsidR="00DE237D" w:rsidRPr="007E698C">
        <w:rPr>
          <w:rFonts w:cstheme="minorHAnsi"/>
        </w:rPr>
        <w:t>p</w:t>
      </w:r>
      <w:r w:rsidR="00017B48" w:rsidRPr="007E698C">
        <w:rPr>
          <w:rFonts w:cstheme="minorHAnsi"/>
        </w:rPr>
        <w:t xml:space="preserve">rimary </w:t>
      </w:r>
      <w:r w:rsidR="00DE237D" w:rsidRPr="007E698C">
        <w:rPr>
          <w:rFonts w:cstheme="minorHAnsi"/>
        </w:rPr>
        <w:t>l</w:t>
      </w:r>
      <w:r w:rsidR="00017B48" w:rsidRPr="007E698C">
        <w:rPr>
          <w:rFonts w:cstheme="minorHAnsi"/>
        </w:rPr>
        <w:t xml:space="preserve">ung </w:t>
      </w:r>
      <w:r w:rsidR="00DE237D" w:rsidRPr="007E698C">
        <w:rPr>
          <w:rFonts w:cstheme="minorHAnsi"/>
        </w:rPr>
        <w:t>c</w:t>
      </w:r>
      <w:r w:rsidR="00017B48" w:rsidRPr="007E698C">
        <w:rPr>
          <w:rFonts w:cstheme="minorHAnsi"/>
        </w:rPr>
        <w:t xml:space="preserve">ancer </w:t>
      </w:r>
      <w:r w:rsidR="00DE237D" w:rsidRPr="007E698C">
        <w:rPr>
          <w:rFonts w:cstheme="minorHAnsi"/>
        </w:rPr>
        <w:t>i</w:t>
      </w:r>
      <w:r w:rsidR="00017B48" w:rsidRPr="007E698C">
        <w:rPr>
          <w:rFonts w:cstheme="minorHAnsi"/>
        </w:rPr>
        <w:t xml:space="preserve">nitiation and </w:t>
      </w:r>
      <w:r w:rsidR="00DE237D" w:rsidRPr="007E698C">
        <w:rPr>
          <w:rFonts w:cstheme="minorHAnsi"/>
        </w:rPr>
        <w:t>p</w:t>
      </w:r>
      <w:r w:rsidR="00017B48" w:rsidRPr="007E698C">
        <w:rPr>
          <w:rFonts w:cstheme="minorHAnsi"/>
        </w:rPr>
        <w:t>rogression. The Journal of Immunology. 2019;202: 190.1–190.1.</w:t>
      </w:r>
    </w:p>
    <w:p w14:paraId="1308CC49" w14:textId="7F39FAF9" w:rsidR="00A70E94" w:rsidRPr="00855932" w:rsidRDefault="00A70E94" w:rsidP="00855932">
      <w:pPr>
        <w:pStyle w:val="EndNoteBibliography"/>
        <w:spacing w:line="259" w:lineRule="auto"/>
        <w:rPr>
          <w:rFonts w:cstheme="minorHAnsi"/>
        </w:rPr>
      </w:pPr>
      <w:r>
        <w:rPr>
          <w:rFonts w:cstheme="minorHAnsi"/>
        </w:rPr>
        <w:t>37</w:t>
      </w:r>
      <w:r w:rsidR="00017B48" w:rsidRPr="007E698C">
        <w:rPr>
          <w:rFonts w:cstheme="minorHAnsi"/>
        </w:rPr>
        <w:t xml:space="preserve">. </w:t>
      </w:r>
      <w:proofErr w:type="spellStart"/>
      <w:r w:rsidR="00017B48" w:rsidRPr="007E698C">
        <w:rPr>
          <w:rFonts w:cstheme="minorHAnsi"/>
        </w:rPr>
        <w:t>Chaban</w:t>
      </w:r>
      <w:proofErr w:type="spellEnd"/>
      <w:r w:rsidR="00017B48" w:rsidRPr="007E698C">
        <w:rPr>
          <w:rFonts w:cstheme="minorHAnsi"/>
        </w:rPr>
        <w:t xml:space="preserve"> B, Albert A, Links MG, Gardy J, Tang P, Hill JE. Characterization of the upper respiratory tract microbiomes of patients with pandemic H1N1 influenza. PLoS One. 2013;8.</w:t>
      </w:r>
    </w:p>
    <w:p w14:paraId="5E279F2F" w14:textId="5B8BD563" w:rsidR="00901E67" w:rsidRPr="001713FB" w:rsidRDefault="00901E67" w:rsidP="001713FB">
      <w:pPr>
        <w:spacing w:after="0" w:line="240" w:lineRule="auto"/>
        <w:rPr>
          <w:rFonts w:ascii="Calibri" w:hAnsi="Calibri" w:cstheme="minorHAnsi"/>
          <w:b/>
          <w:bCs/>
        </w:rPr>
      </w:pPr>
    </w:p>
    <w:sectPr w:rsidR="00901E67" w:rsidRPr="001713FB" w:rsidSect="004B4D8F">
      <w:pgSz w:w="12240" w:h="15840"/>
      <w:pgMar w:top="1440" w:right="1440" w:bottom="1440" w:left="1440" w:header="0" w:footer="0" w:gutter="0"/>
      <w:lnNumType w:countBy="1" w:distance="283" w:restart="continuous"/>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Enrico Barrozo" w:date="2022-09-09T11:32:00Z" w:initials="ERB">
    <w:p w14:paraId="3FE79806" w14:textId="77777777" w:rsidR="009F46BD" w:rsidRDefault="009F46BD" w:rsidP="00656146">
      <w:r>
        <w:rPr>
          <w:rStyle w:val="CommentReference"/>
        </w:rPr>
        <w:annotationRef/>
      </w:r>
      <w:r>
        <w:rPr>
          <w:sz w:val="20"/>
          <w:szCs w:val="20"/>
        </w:rPr>
        <w:t xml:space="preserve">Consider by introducing why BALF samples are usually collected (identification or confirmation of respiratory pathogens). If SARS-CoV-2 is there, there is likely an impact on commensal bacteria, and conditions for pathogenesis. Then introduce the concept of metatranscriptomics, and how you capitalized on this approach to examine the interplay between viral outcomes and bacteria compositions and functions. </w:t>
      </w:r>
    </w:p>
  </w:comment>
  <w:comment w:id="46" w:author="Enrico Barrozo" w:date="2022-09-09T15:36:00Z" w:initials="ERB">
    <w:p w14:paraId="1721910C" w14:textId="77777777" w:rsidR="00976088" w:rsidRDefault="00976088" w:rsidP="00AD5FF1">
      <w:r>
        <w:rPr>
          <w:rStyle w:val="CommentReference"/>
        </w:rPr>
        <w:annotationRef/>
      </w:r>
      <w:r>
        <w:rPr>
          <w:sz w:val="20"/>
          <w:szCs w:val="20"/>
        </w:rPr>
        <w:t xml:space="preserve">Detect any influenza or SARS-CoV-1 reads in the CAP samples? </w:t>
      </w:r>
    </w:p>
  </w:comment>
  <w:comment w:id="52" w:author="Enrico Barrozo" w:date="2022-09-09T11:33:00Z" w:initials="ERB">
    <w:p w14:paraId="18F8B78B" w14:textId="131DFB9C" w:rsidR="00A14EA7" w:rsidRDefault="00A14EA7" w:rsidP="00263A1F">
      <w:r>
        <w:rPr>
          <w:rStyle w:val="CommentReference"/>
        </w:rPr>
        <w:annotationRef/>
      </w:r>
      <w:r>
        <w:rPr>
          <w:sz w:val="20"/>
          <w:szCs w:val="20"/>
        </w:rPr>
        <w:t>representitive of (1), (2), and (3)</w:t>
      </w:r>
    </w:p>
  </w:comment>
  <w:comment w:id="53" w:author="Enrico Barrozo" w:date="2022-09-09T11:27:00Z" w:initials="ERB">
    <w:p w14:paraId="10142E45" w14:textId="77777777" w:rsidR="00CF6FE8" w:rsidRDefault="009F46BD" w:rsidP="000565D0">
      <w:r>
        <w:rPr>
          <w:rStyle w:val="CommentReference"/>
        </w:rPr>
        <w:annotationRef/>
      </w:r>
      <w:r w:rsidR="00CF6FE8">
        <w:rPr>
          <w:sz w:val="20"/>
          <w:szCs w:val="20"/>
        </w:rPr>
        <w:t xml:space="preserve">Would the results flow better if this came first? </w:t>
      </w:r>
      <w:r w:rsidR="00CF6FE8">
        <w:rPr>
          <w:sz w:val="20"/>
          <w:szCs w:val="20"/>
        </w:rPr>
        <w:cr/>
      </w:r>
      <w:r w:rsidR="00CF6FE8">
        <w:rPr>
          <w:sz w:val="20"/>
          <w:szCs w:val="20"/>
        </w:rPr>
        <w:cr/>
        <w:t xml:space="preserve">Instead of identifying the functions, then revealing the players, it may make more sense to reveal the players then infer what they are doing. </w:t>
      </w:r>
    </w:p>
  </w:comment>
  <w:comment w:id="111" w:author="Enrico Barrozo" w:date="2022-09-09T10:49:00Z" w:initials="ERB">
    <w:p w14:paraId="7726F25F" w14:textId="38BA5A7F" w:rsidR="00B04617" w:rsidRDefault="00B04617" w:rsidP="00642D10">
      <w:r>
        <w:rPr>
          <w:rStyle w:val="CommentReference"/>
        </w:rPr>
        <w:annotationRef/>
      </w:r>
      <w:r>
        <w:rPr>
          <w:sz w:val="20"/>
          <w:szCs w:val="20"/>
        </w:rPr>
        <w:t>Upper?</w:t>
      </w:r>
    </w:p>
  </w:comment>
  <w:comment w:id="114" w:author="Enrico Barrozo" w:date="2022-09-09T11:38:00Z" w:initials="ERB">
    <w:p w14:paraId="329E1A31" w14:textId="77777777" w:rsidR="00FD10BF" w:rsidRDefault="00FD10BF" w:rsidP="00E56B44">
      <w:r>
        <w:rPr>
          <w:rStyle w:val="CommentReference"/>
        </w:rPr>
        <w:annotationRef/>
      </w:r>
      <w:r>
        <w:rPr>
          <w:sz w:val="20"/>
          <w:szCs w:val="20"/>
        </w:rPr>
        <w:t xml:space="preserve">Lit review </w:t>
      </w:r>
    </w:p>
  </w:comment>
  <w:comment w:id="115" w:author="Enrico Barrozo" w:date="2022-09-09T11:39:00Z" w:initials="ERB">
    <w:p w14:paraId="2DFF03BF" w14:textId="77777777" w:rsidR="00FD10BF" w:rsidRDefault="00FD10BF" w:rsidP="001A5AB4">
      <w:r>
        <w:rPr>
          <w:rStyle w:val="CommentReference"/>
        </w:rPr>
        <w:annotationRef/>
      </w:r>
      <w:r>
        <w:rPr>
          <w:sz w:val="20"/>
          <w:szCs w:val="20"/>
        </w:rPr>
        <w:t>Italicize throughout?</w:t>
      </w:r>
    </w:p>
  </w:comment>
  <w:comment w:id="116" w:author="Enrico Barrozo" w:date="2022-09-09T11:40:00Z" w:initials="ERB">
    <w:p w14:paraId="226C3020" w14:textId="77777777" w:rsidR="00FD10BF" w:rsidRDefault="00FD10BF" w:rsidP="00060ACB">
      <w:r>
        <w:rPr>
          <w:rStyle w:val="CommentReference"/>
        </w:rPr>
        <w:annotationRef/>
      </w:r>
      <w:r>
        <w:rPr>
          <w:sz w:val="20"/>
          <w:szCs w:val="20"/>
        </w:rPr>
        <w:t>Excellent</w:t>
      </w:r>
    </w:p>
  </w:comment>
  <w:comment w:id="126" w:author="Enrico Barrozo" w:date="2022-09-09T13:18:00Z" w:initials="ERB">
    <w:p w14:paraId="776EA59D" w14:textId="77777777" w:rsidR="00CF6FE8" w:rsidRDefault="00CF6FE8" w:rsidP="00F17FF2">
      <w:r>
        <w:rPr>
          <w:rStyle w:val="CommentReference"/>
        </w:rPr>
        <w:annotationRef/>
      </w:r>
      <w:r>
        <w:rPr>
          <w:sz w:val="20"/>
          <w:szCs w:val="20"/>
        </w:rPr>
        <w:t>Does this organization flow better?</w:t>
      </w:r>
    </w:p>
  </w:comment>
  <w:comment w:id="127" w:author="Enrico Barrozo" w:date="2022-09-12T10:59:00Z" w:initials="ERB">
    <w:p w14:paraId="3EF672D2" w14:textId="77777777" w:rsidR="00AB0AFB" w:rsidRDefault="00AB0AFB" w:rsidP="00B104EA">
      <w:r>
        <w:rPr>
          <w:rStyle w:val="CommentReference"/>
        </w:rPr>
        <w:annotationRef/>
      </w:r>
      <w:r>
        <w:rPr>
          <w:sz w:val="20"/>
          <w:szCs w:val="20"/>
        </w:rPr>
        <w:t xml:space="preserve">If not, delete. </w:t>
      </w:r>
    </w:p>
    <w:p w14:paraId="0F9FB04B" w14:textId="77777777" w:rsidR="00AB0AFB" w:rsidRDefault="00AB0AFB" w:rsidP="00B104EA"/>
    <w:p w14:paraId="61F7BA32" w14:textId="77777777" w:rsidR="00AB0AFB" w:rsidRDefault="00AB0AFB" w:rsidP="00B104EA">
      <w:r>
        <w:rPr>
          <w:sz w:val="20"/>
          <w:szCs w:val="20"/>
        </w:rPr>
        <w:t xml:space="preserve">Or, incorporate into paragraph above. </w:t>
      </w:r>
    </w:p>
  </w:comment>
  <w:comment w:id="156" w:author="Enrico Barrozo" w:date="2022-09-09T11:52:00Z" w:initials="ERB">
    <w:p w14:paraId="4514676C" w14:textId="7A4D450E" w:rsidR="00BD21CB" w:rsidRDefault="00BD21CB" w:rsidP="00B57793">
      <w:r>
        <w:rPr>
          <w:rStyle w:val="CommentReference"/>
        </w:rPr>
        <w:annotationRef/>
      </w:r>
      <w:r>
        <w:rPr>
          <w:sz w:val="20"/>
          <w:szCs w:val="20"/>
        </w:rPr>
        <w:t>Any asymptomatic or mild cases?</w:t>
      </w:r>
    </w:p>
  </w:comment>
  <w:comment w:id="162" w:author="Enrico Barrozo" w:date="2022-09-09T13:20:00Z" w:initials="ERB">
    <w:p w14:paraId="40A5A467" w14:textId="77777777" w:rsidR="00CF6FE8" w:rsidRDefault="00CF6FE8" w:rsidP="002919FF">
      <w:r>
        <w:rPr>
          <w:rStyle w:val="CommentReference"/>
        </w:rPr>
        <w:annotationRef/>
      </w:r>
      <w:r>
        <w:rPr>
          <w:sz w:val="20"/>
          <w:szCs w:val="20"/>
        </w:rPr>
        <w:t xml:space="preserve">Any of your results significant stratified by biological sex? </w:t>
      </w:r>
    </w:p>
  </w:comment>
  <w:comment w:id="163" w:author="Enrico Barrozo" w:date="2022-09-09T11:55:00Z" w:initials="ERB">
    <w:p w14:paraId="3A88D32C" w14:textId="62409101" w:rsidR="00452F0C" w:rsidRDefault="00452F0C" w:rsidP="007A40B4">
      <w:r>
        <w:rPr>
          <w:rStyle w:val="CommentReference"/>
        </w:rPr>
        <w:annotationRef/>
      </w:r>
      <w:r>
        <w:rPr>
          <w:sz w:val="20"/>
          <w:szCs w:val="20"/>
        </w:rPr>
        <w:t xml:space="preserve">Metatranscriptomics and metadata acquisition. </w:t>
      </w:r>
    </w:p>
  </w:comment>
  <w:comment w:id="168" w:author="Enrico Barrozo" w:date="2022-09-12T10:54:00Z" w:initials="ERB">
    <w:p w14:paraId="5AB0430C" w14:textId="77777777" w:rsidR="00161168" w:rsidRDefault="00161168" w:rsidP="006D2599">
      <w:r>
        <w:rPr>
          <w:rStyle w:val="CommentReference"/>
        </w:rPr>
        <w:annotationRef/>
      </w:r>
      <w:r>
        <w:rPr>
          <w:sz w:val="20"/>
          <w:szCs w:val="20"/>
        </w:rPr>
        <w:t>Date?</w:t>
      </w:r>
    </w:p>
    <w:p w14:paraId="4570BFBE" w14:textId="77777777" w:rsidR="00161168" w:rsidRDefault="00161168" w:rsidP="006D2599"/>
  </w:comment>
  <w:comment w:id="176" w:author="Enrico Barrozo" w:date="2022-09-08T17:22:00Z" w:initials="ERB">
    <w:p w14:paraId="3FAB11DA" w14:textId="707E8CD5" w:rsidR="00EF5432" w:rsidRDefault="00EF5432" w:rsidP="003313EF">
      <w:r>
        <w:rPr>
          <w:rStyle w:val="CommentReference"/>
        </w:rPr>
        <w:annotationRef/>
      </w:r>
      <w:r>
        <w:rPr>
          <w:sz w:val="20"/>
          <w:szCs w:val="20"/>
        </w:rPr>
        <w:t xml:space="preserve">What was the timeframe for these publications? </w:t>
      </w:r>
    </w:p>
  </w:comment>
  <w:comment w:id="181" w:author="Enrico Barrozo" w:date="2022-09-09T11:56:00Z" w:initials="ERB">
    <w:p w14:paraId="0C8CC0DB" w14:textId="77777777" w:rsidR="00452F0C" w:rsidRDefault="00452F0C" w:rsidP="009E2967">
      <w:r>
        <w:rPr>
          <w:rStyle w:val="CommentReference"/>
        </w:rPr>
        <w:annotationRef/>
      </w:r>
      <w:r>
        <w:rPr>
          <w:sz w:val="20"/>
          <w:szCs w:val="20"/>
        </w:rPr>
        <w:t>Break this down into subsections</w:t>
      </w:r>
    </w:p>
  </w:comment>
  <w:comment w:id="221" w:author="Enrico Barrozo" w:date="2022-09-09T13:24:00Z" w:initials="ERB">
    <w:p w14:paraId="257303F5" w14:textId="77777777" w:rsidR="000C4A26" w:rsidRDefault="00DC608E" w:rsidP="001058C4">
      <w:r>
        <w:rPr>
          <w:rStyle w:val="CommentReference"/>
        </w:rPr>
        <w:annotationRef/>
      </w:r>
      <w:r w:rsidR="000C4A26">
        <w:rPr>
          <w:sz w:val="20"/>
          <w:szCs w:val="20"/>
        </w:rPr>
        <w:t xml:space="preserve">Should be uninf vs CAP, unif vs COVID, then CAP vs COVID. This would reveal terms specific to COVID or CAP, then identify terms shared between the two. </w:t>
      </w:r>
    </w:p>
  </w:comment>
  <w:comment w:id="226" w:author="Enrico Barrozo" w:date="2022-09-09T13:29:00Z" w:initials="ERB">
    <w:p w14:paraId="1C8EBCF9" w14:textId="56621F02" w:rsidR="00A711DA" w:rsidRDefault="00A711DA" w:rsidP="00A73F41">
      <w:r>
        <w:rPr>
          <w:rStyle w:val="CommentReference"/>
        </w:rPr>
        <w:annotationRef/>
      </w:r>
      <w:r>
        <w:rPr>
          <w:sz w:val="20"/>
          <w:szCs w:val="20"/>
        </w:rPr>
        <w:t xml:space="preserve">What taxa changes were most associated with CAP? Did the taxa that were increased with pneumonia make sense? </w:t>
      </w:r>
    </w:p>
  </w:comment>
  <w:comment w:id="227" w:author="Enrico Barrozo" w:date="2022-09-09T14:26:00Z" w:initials="ERB">
    <w:p w14:paraId="3696FE75" w14:textId="77777777" w:rsidR="00953082" w:rsidRDefault="00953082" w:rsidP="00F7375F">
      <w:r>
        <w:rPr>
          <w:rStyle w:val="CommentReference"/>
        </w:rPr>
        <w:annotationRef/>
      </w:r>
      <w:r>
        <w:rPr>
          <w:sz w:val="20"/>
          <w:szCs w:val="20"/>
        </w:rPr>
        <w:t>There were no significant increases? Even with CAP compared to uninfected?</w:t>
      </w:r>
    </w:p>
  </w:comment>
  <w:comment w:id="228" w:author="Enrico Barrozo" w:date="2022-09-09T15:05:00Z" w:initials="ERB">
    <w:p w14:paraId="08588EE2" w14:textId="77777777" w:rsidR="000C4A26" w:rsidRDefault="004713B0" w:rsidP="00106598">
      <w:r>
        <w:rPr>
          <w:rStyle w:val="CommentReference"/>
        </w:rPr>
        <w:annotationRef/>
      </w:r>
      <w:r w:rsidR="000C4A26">
        <w:rPr>
          <w:sz w:val="20"/>
          <w:szCs w:val="20"/>
        </w:rPr>
        <w:t xml:space="preserve">Column and row headers not apparent. To highlight, consider drawing lines, or labeling each tree (e.g. CAP, COVID-19, relative to uninfected; then COVID-19 vs CAP). </w:t>
      </w:r>
    </w:p>
  </w:comment>
  <w:comment w:id="229" w:author="Enrico Barrozo" w:date="2022-09-12T09:48:00Z" w:initials="ERB">
    <w:p w14:paraId="1C981387" w14:textId="77777777" w:rsidR="000C4A26" w:rsidRDefault="000C4A26" w:rsidP="009D75B0">
      <w:r>
        <w:rPr>
          <w:rStyle w:val="CommentReference"/>
        </w:rPr>
        <w:annotationRef/>
      </w:r>
      <w:r>
        <w:rPr>
          <w:sz w:val="20"/>
          <w:szCs w:val="20"/>
        </w:rPr>
        <w:t xml:space="preserve">Should be relative to uninf, not relative to COVID-19. E.g. Fig 2 shows Sphingomonas up in COVID-19 relative to uninfected. However, in table 4 the value is negative. ;; Supp Table 6 does not have CAP vs uninfected data, but it is visualized in Fig 2. </w:t>
      </w:r>
    </w:p>
  </w:comment>
  <w:comment w:id="245" w:author="Enrico Barrozo" w:date="2022-09-09T13:45:00Z" w:initials="ERB">
    <w:p w14:paraId="6237C868" w14:textId="77777777" w:rsidR="000C4A26" w:rsidRDefault="00980951" w:rsidP="00FD7F7B">
      <w:r>
        <w:rPr>
          <w:rStyle w:val="CommentReference"/>
        </w:rPr>
        <w:annotationRef/>
      </w:r>
      <w:r w:rsidR="000C4A26">
        <w:rPr>
          <w:sz w:val="20"/>
          <w:szCs w:val="20"/>
        </w:rPr>
        <w:t>Separate into # associated with death and # terms with survival</w:t>
      </w:r>
    </w:p>
  </w:comment>
  <w:comment w:id="246" w:author="Enrico Barrozo" w:date="2022-09-12T09:49:00Z" w:initials="ERB">
    <w:p w14:paraId="292067D3" w14:textId="77777777" w:rsidR="000C4A26" w:rsidRDefault="000C4A26" w:rsidP="000B782E">
      <w:r>
        <w:rPr>
          <w:rStyle w:val="CommentReference"/>
        </w:rPr>
        <w:annotationRef/>
      </w:r>
      <w:r>
        <w:rPr>
          <w:sz w:val="20"/>
          <w:szCs w:val="20"/>
        </w:rPr>
        <w:t>And/or, add Venn diagram with Death, Survival, and COVID-19-specific terms from Fig 1/ Table 2.</w:t>
      </w:r>
    </w:p>
  </w:comment>
  <w:comment w:id="252" w:author="Enrico Barrozo" w:date="2022-09-09T12:12:00Z" w:initials="ERB">
    <w:p w14:paraId="1A4B1109" w14:textId="659CE8C4" w:rsidR="00121436" w:rsidRDefault="00121436" w:rsidP="0042597D">
      <w:r>
        <w:rPr>
          <w:rStyle w:val="CommentReference"/>
        </w:rPr>
        <w:annotationRef/>
      </w:r>
      <w:r>
        <w:rPr>
          <w:sz w:val="20"/>
          <w:szCs w:val="20"/>
        </w:rPr>
        <w:t xml:space="preserve">Discussion section? </w:t>
      </w:r>
    </w:p>
  </w:comment>
  <w:comment w:id="253" w:author="Enrico Barrozo" w:date="2022-09-09T12:12:00Z" w:initials="ERB">
    <w:p w14:paraId="1E2F97FE" w14:textId="5102143E" w:rsidR="00121436" w:rsidRDefault="00121436" w:rsidP="00CE308D">
      <w:r>
        <w:rPr>
          <w:rStyle w:val="CommentReference"/>
        </w:rPr>
        <w:annotationRef/>
      </w:r>
      <w:r>
        <w:rPr>
          <w:sz w:val="20"/>
          <w:szCs w:val="20"/>
        </w:rPr>
        <w:t>Past tense throughout;</w:t>
      </w:r>
    </w:p>
    <w:p w14:paraId="22E6BBC0" w14:textId="77777777" w:rsidR="00121436" w:rsidRDefault="00121436" w:rsidP="00CE308D"/>
    <w:p w14:paraId="0C196F1C" w14:textId="77777777" w:rsidR="00121436" w:rsidRDefault="00121436" w:rsidP="00CE308D">
      <w:r>
        <w:rPr>
          <w:sz w:val="20"/>
          <w:szCs w:val="20"/>
        </w:rPr>
        <w:t>Was potentially being driven</w:t>
      </w:r>
    </w:p>
  </w:comment>
  <w:comment w:id="265" w:author="Enrico Barrozo" w:date="2022-09-12T09:52:00Z" w:initials="ERB">
    <w:p w14:paraId="0F14EA93" w14:textId="77777777" w:rsidR="0033190F" w:rsidRDefault="0033190F" w:rsidP="004A485D">
      <w:r>
        <w:rPr>
          <w:rStyle w:val="CommentReference"/>
        </w:rPr>
        <w:annotationRef/>
      </w:r>
      <w:r>
        <w:rPr>
          <w:sz w:val="20"/>
          <w:szCs w:val="20"/>
        </w:rPr>
        <w:t>Denominator is correct in Table 6. Bacteriodetes value is negative in table and blue in Fig 4.</w:t>
      </w:r>
    </w:p>
  </w:comment>
  <w:comment w:id="292" w:author="Enrico Barrozo" w:date="2022-09-12T09:54:00Z" w:initials="ERB">
    <w:p w14:paraId="0FF64C1F" w14:textId="77777777" w:rsidR="006C7245" w:rsidRDefault="007D3687" w:rsidP="00902FED">
      <w:r>
        <w:rPr>
          <w:rStyle w:val="CommentReference"/>
        </w:rPr>
        <w:annotationRef/>
      </w:r>
      <w:r w:rsidR="006C7245">
        <w:rPr>
          <w:sz w:val="20"/>
          <w:szCs w:val="20"/>
        </w:rPr>
        <w:t xml:space="preserve">This will give you a lot more to discuss in the discussion section. </w:t>
      </w:r>
      <w:r w:rsidR="006C7245">
        <w:rPr>
          <w:sz w:val="20"/>
          <w:szCs w:val="20"/>
        </w:rPr>
        <w:cr/>
      </w:r>
      <w:r w:rsidR="006C7245">
        <w:rPr>
          <w:sz w:val="20"/>
          <w:szCs w:val="20"/>
        </w:rPr>
        <w:cr/>
        <w:t xml:space="preserve">Which findings are supported by the literature, which findings are potentially novel. </w:t>
      </w:r>
    </w:p>
  </w:comment>
  <w:comment w:id="333" w:author="Enrico Barrozo" w:date="2022-09-09T15:35:00Z" w:initials="ERB">
    <w:p w14:paraId="252AF85D" w14:textId="23D1BE76" w:rsidR="00976088" w:rsidRDefault="00976088" w:rsidP="00FA2A45">
      <w:r>
        <w:rPr>
          <w:rStyle w:val="CommentReference"/>
        </w:rPr>
        <w:annotationRef/>
      </w:r>
      <w:r>
        <w:rPr>
          <w:sz w:val="20"/>
          <w:szCs w:val="20"/>
        </w:rPr>
        <w:t xml:space="preserve">Can you quantify them? Associate SARS-CoV-2 RNA levels with mortality? </w:t>
      </w:r>
    </w:p>
  </w:comment>
  <w:comment w:id="334" w:author="Enrico Barrozo" w:date="2022-09-09T15:37:00Z" w:initials="ERB">
    <w:p w14:paraId="2379B0FF" w14:textId="77777777" w:rsidR="00D40ED5" w:rsidRDefault="00D40ED5" w:rsidP="008F4F8B">
      <w:r>
        <w:rPr>
          <w:rStyle w:val="CommentReference"/>
        </w:rPr>
        <w:annotationRef/>
      </w:r>
      <w:r>
        <w:rPr>
          <w:sz w:val="20"/>
          <w:szCs w:val="20"/>
        </w:rPr>
        <w:t xml:space="preserve">Any viral co-infections? </w:t>
      </w:r>
    </w:p>
  </w:comment>
  <w:comment w:id="335" w:author="Enrico Barrozo" w:date="2022-09-09T15:39:00Z" w:initials="ERB">
    <w:p w14:paraId="0446AA29" w14:textId="77777777" w:rsidR="0085248C" w:rsidRDefault="0085248C" w:rsidP="00952F9A">
      <w:r>
        <w:rPr>
          <w:rStyle w:val="CommentReference"/>
        </w:rPr>
        <w:annotationRef/>
      </w:r>
      <w:r>
        <w:rPr>
          <w:sz w:val="20"/>
          <w:szCs w:val="20"/>
        </w:rPr>
        <w:t xml:space="preserve">SARS-CoV-1? </w:t>
      </w:r>
    </w:p>
  </w:comment>
  <w:comment w:id="356" w:author="Enrico Barrozo" w:date="2022-09-09T12:13:00Z" w:initials="ERB">
    <w:p w14:paraId="5CCDF110" w14:textId="53E31EC7" w:rsidR="00121436" w:rsidRDefault="00121436" w:rsidP="00E652D3">
      <w:r>
        <w:rPr>
          <w:rStyle w:val="CommentReference"/>
        </w:rPr>
        <w:annotationRef/>
      </w:r>
      <w:r>
        <w:rPr>
          <w:sz w:val="20"/>
          <w:szCs w:val="20"/>
        </w:rPr>
        <w:t xml:space="preserve">Venn diagram? </w:t>
      </w:r>
    </w:p>
  </w:comment>
  <w:comment w:id="385" w:author="Enrico Barrozo" w:date="2022-09-09T15:35:00Z" w:initials="ERB">
    <w:p w14:paraId="1E3E99CC" w14:textId="77777777" w:rsidR="004A5FB6" w:rsidRDefault="004A5FB6" w:rsidP="004A5FB6">
      <w:r>
        <w:rPr>
          <w:rStyle w:val="CommentReference"/>
        </w:rPr>
        <w:annotationRef/>
      </w:r>
      <w:r>
        <w:rPr>
          <w:sz w:val="20"/>
          <w:szCs w:val="20"/>
        </w:rPr>
        <w:t xml:space="preserve">Can you quantify them? Associate SARS-CoV-2 RNA levels with mortality? </w:t>
      </w:r>
    </w:p>
  </w:comment>
  <w:comment w:id="386" w:author="Enrico Barrozo" w:date="2022-09-09T15:37:00Z" w:initials="ERB">
    <w:p w14:paraId="629EF58F" w14:textId="77777777" w:rsidR="00EB59CF" w:rsidRDefault="004A5FB6" w:rsidP="000A1741">
      <w:r>
        <w:rPr>
          <w:rStyle w:val="CommentReference"/>
        </w:rPr>
        <w:annotationRef/>
      </w:r>
      <w:r w:rsidR="00EB59CF">
        <w:rPr>
          <w:sz w:val="20"/>
          <w:szCs w:val="20"/>
        </w:rPr>
        <w:t>Any viral co-infections in either the CAP or COVID-19 subjects, based your analysis?</w:t>
      </w:r>
    </w:p>
  </w:comment>
  <w:comment w:id="387" w:author="Enrico Barrozo" w:date="2022-09-09T15:39:00Z" w:initials="ERB">
    <w:p w14:paraId="073F4F9C" w14:textId="546E952A" w:rsidR="004A5FB6" w:rsidRDefault="004A5FB6" w:rsidP="004A5FB6">
      <w:r>
        <w:rPr>
          <w:rStyle w:val="CommentReference"/>
        </w:rPr>
        <w:annotationRef/>
      </w:r>
      <w:r>
        <w:rPr>
          <w:sz w:val="20"/>
          <w:szCs w:val="20"/>
        </w:rPr>
        <w:t xml:space="preserve">SARS-CoV-1? </w:t>
      </w:r>
    </w:p>
  </w:comment>
  <w:comment w:id="391" w:author="Enrico Barrozo" w:date="2022-09-12T10:20:00Z" w:initials="ERB">
    <w:p w14:paraId="1B7B461F" w14:textId="77777777" w:rsidR="00EB59CF" w:rsidRDefault="00EB59CF" w:rsidP="008179BD">
      <w:r>
        <w:rPr>
          <w:rStyle w:val="CommentReference"/>
        </w:rPr>
        <w:annotationRef/>
      </w:r>
      <w:r>
        <w:rPr>
          <w:sz w:val="20"/>
          <w:szCs w:val="20"/>
        </w:rPr>
        <w:t xml:space="preserve">Can’t you calculate this for each sample and find out?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E79806" w15:done="0"/>
  <w15:commentEx w15:paraId="1721910C" w15:done="0"/>
  <w15:commentEx w15:paraId="18F8B78B" w15:done="0"/>
  <w15:commentEx w15:paraId="10142E45" w15:done="0"/>
  <w15:commentEx w15:paraId="7726F25F" w15:done="0"/>
  <w15:commentEx w15:paraId="329E1A31" w15:done="0"/>
  <w15:commentEx w15:paraId="2DFF03BF" w15:done="0"/>
  <w15:commentEx w15:paraId="226C3020" w15:done="0"/>
  <w15:commentEx w15:paraId="776EA59D" w15:done="0"/>
  <w15:commentEx w15:paraId="61F7BA32" w15:paraIdParent="776EA59D" w15:done="0"/>
  <w15:commentEx w15:paraId="4514676C" w15:done="0"/>
  <w15:commentEx w15:paraId="40A5A467" w15:done="0"/>
  <w15:commentEx w15:paraId="3A88D32C" w15:done="0"/>
  <w15:commentEx w15:paraId="4570BFBE" w15:done="0"/>
  <w15:commentEx w15:paraId="3FAB11DA" w15:done="0"/>
  <w15:commentEx w15:paraId="0C8CC0DB" w15:done="0"/>
  <w15:commentEx w15:paraId="257303F5" w15:done="0"/>
  <w15:commentEx w15:paraId="1C8EBCF9" w15:done="0"/>
  <w15:commentEx w15:paraId="3696FE75" w15:done="0"/>
  <w15:commentEx w15:paraId="08588EE2" w15:done="0"/>
  <w15:commentEx w15:paraId="1C981387" w15:done="0"/>
  <w15:commentEx w15:paraId="6237C868" w15:done="0"/>
  <w15:commentEx w15:paraId="292067D3" w15:paraIdParent="6237C868" w15:done="0"/>
  <w15:commentEx w15:paraId="1A4B1109" w15:done="0"/>
  <w15:commentEx w15:paraId="0C196F1C" w15:done="0"/>
  <w15:commentEx w15:paraId="0F14EA93" w15:done="0"/>
  <w15:commentEx w15:paraId="0FF64C1F" w15:done="0"/>
  <w15:commentEx w15:paraId="252AF85D" w15:done="0"/>
  <w15:commentEx w15:paraId="2379B0FF" w15:paraIdParent="252AF85D" w15:done="0"/>
  <w15:commentEx w15:paraId="0446AA29" w15:done="0"/>
  <w15:commentEx w15:paraId="5CCDF110" w15:done="0"/>
  <w15:commentEx w15:paraId="1E3E99CC" w15:done="0"/>
  <w15:commentEx w15:paraId="629EF58F" w15:paraIdParent="1E3E99CC" w15:done="0"/>
  <w15:commentEx w15:paraId="073F4F9C" w15:done="0"/>
  <w15:commentEx w15:paraId="1B7B46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5A2D1" w16cex:dateUtc="2022-09-09T16:32:00Z"/>
  <w16cex:commentExtensible w16cex:durableId="26C5DC06" w16cex:dateUtc="2022-09-09T20:36:00Z"/>
  <w16cex:commentExtensible w16cex:durableId="26C5A2F3" w16cex:dateUtc="2022-09-09T16:33:00Z"/>
  <w16cex:commentExtensible w16cex:durableId="26C5A1AA" w16cex:dateUtc="2022-09-09T16:27:00Z"/>
  <w16cex:commentExtensible w16cex:durableId="26C598CB" w16cex:dateUtc="2022-09-09T15:49:00Z"/>
  <w16cex:commentExtensible w16cex:durableId="26C5A439" w16cex:dateUtc="2022-09-09T16:38:00Z"/>
  <w16cex:commentExtensible w16cex:durableId="26C5A463" w16cex:dateUtc="2022-09-09T16:39:00Z"/>
  <w16cex:commentExtensible w16cex:durableId="26C5A4B5" w16cex:dateUtc="2022-09-09T16:40:00Z"/>
  <w16cex:commentExtensible w16cex:durableId="26C5BBB3" w16cex:dateUtc="2022-09-09T18:18:00Z"/>
  <w16cex:commentExtensible w16cex:durableId="26C98F88" w16cex:dateUtc="2022-09-12T15:59:00Z"/>
  <w16cex:commentExtensible w16cex:durableId="26C5A78A" w16cex:dateUtc="2022-09-09T16:52:00Z"/>
  <w16cex:commentExtensible w16cex:durableId="26C5BC2F" w16cex:dateUtc="2022-09-09T18:20:00Z"/>
  <w16cex:commentExtensible w16cex:durableId="26C5A838" w16cex:dateUtc="2022-09-09T16:55:00Z"/>
  <w16cex:commentExtensible w16cex:durableId="26C98E68" w16cex:dateUtc="2022-09-12T15:54:00Z"/>
  <w16cex:commentExtensible w16cex:durableId="26C4A356" w16cex:dateUtc="2022-09-08T22:22:00Z"/>
  <w16cex:commentExtensible w16cex:durableId="26C5A868" w16cex:dateUtc="2022-09-09T16:56:00Z"/>
  <w16cex:commentExtensible w16cex:durableId="26C5BD1D" w16cex:dateUtc="2022-09-09T18:24:00Z"/>
  <w16cex:commentExtensible w16cex:durableId="26C5BE44" w16cex:dateUtc="2022-09-09T18:29:00Z"/>
  <w16cex:commentExtensible w16cex:durableId="26C5CBA6" w16cex:dateUtc="2022-09-09T19:26:00Z"/>
  <w16cex:commentExtensible w16cex:durableId="26C5D4BA" w16cex:dateUtc="2022-09-09T20:05:00Z"/>
  <w16cex:commentExtensible w16cex:durableId="26C97ED5" w16cex:dateUtc="2022-09-12T14:48:00Z"/>
  <w16cex:commentExtensible w16cex:durableId="26C5C207" w16cex:dateUtc="2022-09-09T18:45:00Z"/>
  <w16cex:commentExtensible w16cex:durableId="26C97F31" w16cex:dateUtc="2022-09-12T14:49:00Z"/>
  <w16cex:commentExtensible w16cex:durableId="26C5AC38" w16cex:dateUtc="2022-09-09T17:12:00Z"/>
  <w16cex:commentExtensible w16cex:durableId="26C5AC1D" w16cex:dateUtc="2022-09-09T17:12:00Z"/>
  <w16cex:commentExtensible w16cex:durableId="26C97FD6" w16cex:dateUtc="2022-09-12T14:52:00Z"/>
  <w16cex:commentExtensible w16cex:durableId="26C9805E" w16cex:dateUtc="2022-09-12T14:54:00Z"/>
  <w16cex:commentExtensible w16cex:durableId="26C5DBC9" w16cex:dateUtc="2022-09-09T20:35:00Z"/>
  <w16cex:commentExtensible w16cex:durableId="26C5DC45" w16cex:dateUtc="2022-09-09T20:37:00Z"/>
  <w16cex:commentExtensible w16cex:durableId="26C5DCBF" w16cex:dateUtc="2022-09-09T20:39:00Z"/>
  <w16cex:commentExtensible w16cex:durableId="26C5AC71" w16cex:dateUtc="2022-09-09T17:13:00Z"/>
  <w16cex:commentExtensible w16cex:durableId="26C985AF" w16cex:dateUtc="2022-09-09T20:35:00Z"/>
  <w16cex:commentExtensible w16cex:durableId="26C985AE" w16cex:dateUtc="2022-09-09T20:37:00Z"/>
  <w16cex:commentExtensible w16cex:durableId="26C985AD" w16cex:dateUtc="2022-09-09T20:39:00Z"/>
  <w16cex:commentExtensible w16cex:durableId="26C98683" w16cex:dateUtc="2022-09-12T15: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E79806" w16cid:durableId="26C5A2D1"/>
  <w16cid:commentId w16cid:paraId="1721910C" w16cid:durableId="26C5DC06"/>
  <w16cid:commentId w16cid:paraId="18F8B78B" w16cid:durableId="26C5A2F3"/>
  <w16cid:commentId w16cid:paraId="10142E45" w16cid:durableId="26C5A1AA"/>
  <w16cid:commentId w16cid:paraId="7726F25F" w16cid:durableId="26C598CB"/>
  <w16cid:commentId w16cid:paraId="329E1A31" w16cid:durableId="26C5A439"/>
  <w16cid:commentId w16cid:paraId="2DFF03BF" w16cid:durableId="26C5A463"/>
  <w16cid:commentId w16cid:paraId="226C3020" w16cid:durableId="26C5A4B5"/>
  <w16cid:commentId w16cid:paraId="776EA59D" w16cid:durableId="26C5BBB3"/>
  <w16cid:commentId w16cid:paraId="61F7BA32" w16cid:durableId="26C98F88"/>
  <w16cid:commentId w16cid:paraId="4514676C" w16cid:durableId="26C5A78A"/>
  <w16cid:commentId w16cid:paraId="40A5A467" w16cid:durableId="26C5BC2F"/>
  <w16cid:commentId w16cid:paraId="3A88D32C" w16cid:durableId="26C5A838"/>
  <w16cid:commentId w16cid:paraId="4570BFBE" w16cid:durableId="26C98E68"/>
  <w16cid:commentId w16cid:paraId="3FAB11DA" w16cid:durableId="26C4A356"/>
  <w16cid:commentId w16cid:paraId="0C8CC0DB" w16cid:durableId="26C5A868"/>
  <w16cid:commentId w16cid:paraId="257303F5" w16cid:durableId="26C5BD1D"/>
  <w16cid:commentId w16cid:paraId="1C8EBCF9" w16cid:durableId="26C5BE44"/>
  <w16cid:commentId w16cid:paraId="3696FE75" w16cid:durableId="26C5CBA6"/>
  <w16cid:commentId w16cid:paraId="08588EE2" w16cid:durableId="26C5D4BA"/>
  <w16cid:commentId w16cid:paraId="1C981387" w16cid:durableId="26C97ED5"/>
  <w16cid:commentId w16cid:paraId="6237C868" w16cid:durableId="26C5C207"/>
  <w16cid:commentId w16cid:paraId="292067D3" w16cid:durableId="26C97F31"/>
  <w16cid:commentId w16cid:paraId="1A4B1109" w16cid:durableId="26C5AC38"/>
  <w16cid:commentId w16cid:paraId="0C196F1C" w16cid:durableId="26C5AC1D"/>
  <w16cid:commentId w16cid:paraId="0F14EA93" w16cid:durableId="26C97FD6"/>
  <w16cid:commentId w16cid:paraId="0FF64C1F" w16cid:durableId="26C9805E"/>
  <w16cid:commentId w16cid:paraId="252AF85D" w16cid:durableId="26C5DBC9"/>
  <w16cid:commentId w16cid:paraId="2379B0FF" w16cid:durableId="26C5DC45"/>
  <w16cid:commentId w16cid:paraId="0446AA29" w16cid:durableId="26C5DCBF"/>
  <w16cid:commentId w16cid:paraId="5CCDF110" w16cid:durableId="26C5AC71"/>
  <w16cid:commentId w16cid:paraId="1E3E99CC" w16cid:durableId="26C985AF"/>
  <w16cid:commentId w16cid:paraId="629EF58F" w16cid:durableId="26C985AE"/>
  <w16cid:commentId w16cid:paraId="073F4F9C" w16cid:durableId="26C985AD"/>
  <w16cid:commentId w16cid:paraId="1B7B461F" w16cid:durableId="26C9868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5002EFF" w:usb1="C000E47F" w:usb2="00000029" w:usb3="00000000" w:csb0="000001F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D81C16"/>
    <w:multiLevelType w:val="multilevel"/>
    <w:tmpl w:val="612AE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481875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nrico Barrozo">
    <w15:presenceInfo w15:providerId="None" w15:userId="Enrico Barroz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trackRevisions/>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BMC Microbi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aervpzmwsp0ge9wdb5wfwyeaxp20fvw0zr&quot;&gt;Oct_2019&lt;record-ids&gt;&lt;item&gt;110&lt;/item&gt;&lt;/record-ids&gt;&lt;/item&gt;&lt;/Libraries&gt;"/>
  </w:docVars>
  <w:rsids>
    <w:rsidRoot w:val="00115EC0"/>
    <w:rsid w:val="00005C22"/>
    <w:rsid w:val="00017B48"/>
    <w:rsid w:val="00031657"/>
    <w:rsid w:val="00031F1F"/>
    <w:rsid w:val="00033525"/>
    <w:rsid w:val="00033A2A"/>
    <w:rsid w:val="000342E8"/>
    <w:rsid w:val="000509B2"/>
    <w:rsid w:val="00056A4E"/>
    <w:rsid w:val="00060CD8"/>
    <w:rsid w:val="00067A7C"/>
    <w:rsid w:val="00072444"/>
    <w:rsid w:val="00087A0E"/>
    <w:rsid w:val="000B0609"/>
    <w:rsid w:val="000B2992"/>
    <w:rsid w:val="000C1CA3"/>
    <w:rsid w:val="000C3719"/>
    <w:rsid w:val="000C4A26"/>
    <w:rsid w:val="000D10A4"/>
    <w:rsid w:val="000D1C18"/>
    <w:rsid w:val="000D4690"/>
    <w:rsid w:val="000E2189"/>
    <w:rsid w:val="000E50FB"/>
    <w:rsid w:val="001044DD"/>
    <w:rsid w:val="00115EC0"/>
    <w:rsid w:val="001202EF"/>
    <w:rsid w:val="00121436"/>
    <w:rsid w:val="001236F0"/>
    <w:rsid w:val="001301A1"/>
    <w:rsid w:val="0014409D"/>
    <w:rsid w:val="001444D0"/>
    <w:rsid w:val="001471FF"/>
    <w:rsid w:val="00153CD4"/>
    <w:rsid w:val="00161168"/>
    <w:rsid w:val="00163F65"/>
    <w:rsid w:val="001654AA"/>
    <w:rsid w:val="00167DD7"/>
    <w:rsid w:val="001713FB"/>
    <w:rsid w:val="00173A3E"/>
    <w:rsid w:val="0017406E"/>
    <w:rsid w:val="001745C3"/>
    <w:rsid w:val="00175BF6"/>
    <w:rsid w:val="001A2AC3"/>
    <w:rsid w:val="001A4843"/>
    <w:rsid w:val="001B07AC"/>
    <w:rsid w:val="001B28CA"/>
    <w:rsid w:val="001C4DF7"/>
    <w:rsid w:val="001D2D0A"/>
    <w:rsid w:val="001E2A4A"/>
    <w:rsid w:val="001E3ABF"/>
    <w:rsid w:val="001F5C71"/>
    <w:rsid w:val="00202FEC"/>
    <w:rsid w:val="00203648"/>
    <w:rsid w:val="002069DE"/>
    <w:rsid w:val="00222A2C"/>
    <w:rsid w:val="00226192"/>
    <w:rsid w:val="00226F94"/>
    <w:rsid w:val="002275E0"/>
    <w:rsid w:val="002375BA"/>
    <w:rsid w:val="00237D51"/>
    <w:rsid w:val="002454AB"/>
    <w:rsid w:val="00246AAC"/>
    <w:rsid w:val="00252635"/>
    <w:rsid w:val="0025384A"/>
    <w:rsid w:val="002565F3"/>
    <w:rsid w:val="00257B79"/>
    <w:rsid w:val="002754BD"/>
    <w:rsid w:val="00276033"/>
    <w:rsid w:val="0028169C"/>
    <w:rsid w:val="0028498C"/>
    <w:rsid w:val="00285B47"/>
    <w:rsid w:val="002864DC"/>
    <w:rsid w:val="00290B6F"/>
    <w:rsid w:val="0029699C"/>
    <w:rsid w:val="00297001"/>
    <w:rsid w:val="002977CA"/>
    <w:rsid w:val="002A5BAE"/>
    <w:rsid w:val="002B3B92"/>
    <w:rsid w:val="002B7518"/>
    <w:rsid w:val="002C23FD"/>
    <w:rsid w:val="002C288D"/>
    <w:rsid w:val="002C2F29"/>
    <w:rsid w:val="003057A8"/>
    <w:rsid w:val="00306440"/>
    <w:rsid w:val="0032674B"/>
    <w:rsid w:val="00327C8F"/>
    <w:rsid w:val="0033190F"/>
    <w:rsid w:val="00352F45"/>
    <w:rsid w:val="0036737B"/>
    <w:rsid w:val="0036743C"/>
    <w:rsid w:val="00373885"/>
    <w:rsid w:val="003854E5"/>
    <w:rsid w:val="003909FB"/>
    <w:rsid w:val="003A6380"/>
    <w:rsid w:val="003B0A34"/>
    <w:rsid w:val="003C2853"/>
    <w:rsid w:val="003C6281"/>
    <w:rsid w:val="003C69A3"/>
    <w:rsid w:val="003C6A5E"/>
    <w:rsid w:val="003D194F"/>
    <w:rsid w:val="003D67C5"/>
    <w:rsid w:val="003E7319"/>
    <w:rsid w:val="003F08FA"/>
    <w:rsid w:val="003F1267"/>
    <w:rsid w:val="003F1287"/>
    <w:rsid w:val="003F380A"/>
    <w:rsid w:val="003F62FF"/>
    <w:rsid w:val="003F6A9A"/>
    <w:rsid w:val="00401D0E"/>
    <w:rsid w:val="004113EB"/>
    <w:rsid w:val="0041206A"/>
    <w:rsid w:val="004171C6"/>
    <w:rsid w:val="00417A2B"/>
    <w:rsid w:val="00422950"/>
    <w:rsid w:val="00425E6A"/>
    <w:rsid w:val="00440B8F"/>
    <w:rsid w:val="004423DA"/>
    <w:rsid w:val="00452F0C"/>
    <w:rsid w:val="00464356"/>
    <w:rsid w:val="004713B0"/>
    <w:rsid w:val="004771F6"/>
    <w:rsid w:val="004776AC"/>
    <w:rsid w:val="0048471A"/>
    <w:rsid w:val="0048698A"/>
    <w:rsid w:val="004905FC"/>
    <w:rsid w:val="0049351F"/>
    <w:rsid w:val="004A19E4"/>
    <w:rsid w:val="004A5FB6"/>
    <w:rsid w:val="004B0030"/>
    <w:rsid w:val="004B4D8F"/>
    <w:rsid w:val="004B4F7B"/>
    <w:rsid w:val="004B5920"/>
    <w:rsid w:val="004E359E"/>
    <w:rsid w:val="004E5759"/>
    <w:rsid w:val="004E693A"/>
    <w:rsid w:val="004E7364"/>
    <w:rsid w:val="00502236"/>
    <w:rsid w:val="005031BB"/>
    <w:rsid w:val="00503F19"/>
    <w:rsid w:val="00506436"/>
    <w:rsid w:val="00506732"/>
    <w:rsid w:val="00523EE1"/>
    <w:rsid w:val="00526E31"/>
    <w:rsid w:val="00532B35"/>
    <w:rsid w:val="00535A0B"/>
    <w:rsid w:val="005367C0"/>
    <w:rsid w:val="00536C4B"/>
    <w:rsid w:val="00537B00"/>
    <w:rsid w:val="005433AE"/>
    <w:rsid w:val="00555F16"/>
    <w:rsid w:val="00566CEE"/>
    <w:rsid w:val="0057160F"/>
    <w:rsid w:val="00583D11"/>
    <w:rsid w:val="00596476"/>
    <w:rsid w:val="005A6704"/>
    <w:rsid w:val="005B6AF2"/>
    <w:rsid w:val="005B772E"/>
    <w:rsid w:val="005C050A"/>
    <w:rsid w:val="005C0CCB"/>
    <w:rsid w:val="005C72A4"/>
    <w:rsid w:val="005C7BFB"/>
    <w:rsid w:val="005D0F92"/>
    <w:rsid w:val="005D5034"/>
    <w:rsid w:val="005D5BB6"/>
    <w:rsid w:val="005D74AA"/>
    <w:rsid w:val="005E3340"/>
    <w:rsid w:val="005E5C59"/>
    <w:rsid w:val="005F02CE"/>
    <w:rsid w:val="005F7B03"/>
    <w:rsid w:val="00605BB1"/>
    <w:rsid w:val="006116AA"/>
    <w:rsid w:val="00616260"/>
    <w:rsid w:val="006217C3"/>
    <w:rsid w:val="00624ED5"/>
    <w:rsid w:val="00625FBA"/>
    <w:rsid w:val="0064363A"/>
    <w:rsid w:val="0065779A"/>
    <w:rsid w:val="00657E5C"/>
    <w:rsid w:val="00661DFF"/>
    <w:rsid w:val="00661FF4"/>
    <w:rsid w:val="006640F6"/>
    <w:rsid w:val="00671256"/>
    <w:rsid w:val="00673721"/>
    <w:rsid w:val="00675471"/>
    <w:rsid w:val="00677835"/>
    <w:rsid w:val="00685C7F"/>
    <w:rsid w:val="006908B3"/>
    <w:rsid w:val="00691A2D"/>
    <w:rsid w:val="006965E6"/>
    <w:rsid w:val="006A1CDC"/>
    <w:rsid w:val="006A7D24"/>
    <w:rsid w:val="006C2ABD"/>
    <w:rsid w:val="006C5B85"/>
    <w:rsid w:val="006C7245"/>
    <w:rsid w:val="006D2029"/>
    <w:rsid w:val="006D4133"/>
    <w:rsid w:val="006D473A"/>
    <w:rsid w:val="006D5546"/>
    <w:rsid w:val="006E3400"/>
    <w:rsid w:val="006F1A80"/>
    <w:rsid w:val="006F2AE5"/>
    <w:rsid w:val="006F397B"/>
    <w:rsid w:val="0070433D"/>
    <w:rsid w:val="00721ED0"/>
    <w:rsid w:val="0072203E"/>
    <w:rsid w:val="0072402F"/>
    <w:rsid w:val="00724721"/>
    <w:rsid w:val="00736F51"/>
    <w:rsid w:val="00745DC2"/>
    <w:rsid w:val="0077157B"/>
    <w:rsid w:val="00773FA7"/>
    <w:rsid w:val="00774C63"/>
    <w:rsid w:val="007751D2"/>
    <w:rsid w:val="00776D57"/>
    <w:rsid w:val="00777CCD"/>
    <w:rsid w:val="00781E2C"/>
    <w:rsid w:val="00787084"/>
    <w:rsid w:val="007C323D"/>
    <w:rsid w:val="007C3FBC"/>
    <w:rsid w:val="007C7546"/>
    <w:rsid w:val="007D3687"/>
    <w:rsid w:val="007E2E81"/>
    <w:rsid w:val="007E5928"/>
    <w:rsid w:val="007E698C"/>
    <w:rsid w:val="007F0FD4"/>
    <w:rsid w:val="0081400F"/>
    <w:rsid w:val="00826F33"/>
    <w:rsid w:val="00830567"/>
    <w:rsid w:val="00830D6C"/>
    <w:rsid w:val="00834844"/>
    <w:rsid w:val="00841795"/>
    <w:rsid w:val="00842ED9"/>
    <w:rsid w:val="008519CD"/>
    <w:rsid w:val="0085248C"/>
    <w:rsid w:val="00852BA8"/>
    <w:rsid w:val="008535E4"/>
    <w:rsid w:val="00855932"/>
    <w:rsid w:val="00863D75"/>
    <w:rsid w:val="00874FDA"/>
    <w:rsid w:val="0089779F"/>
    <w:rsid w:val="008A7804"/>
    <w:rsid w:val="008B5FB0"/>
    <w:rsid w:val="008C1BEA"/>
    <w:rsid w:val="008C607D"/>
    <w:rsid w:val="008D3F8F"/>
    <w:rsid w:val="008D45FE"/>
    <w:rsid w:val="008D5B61"/>
    <w:rsid w:val="008E1A77"/>
    <w:rsid w:val="008F5A71"/>
    <w:rsid w:val="008F6103"/>
    <w:rsid w:val="00901E67"/>
    <w:rsid w:val="0092477B"/>
    <w:rsid w:val="00925ACE"/>
    <w:rsid w:val="009364AC"/>
    <w:rsid w:val="00940391"/>
    <w:rsid w:val="00945383"/>
    <w:rsid w:val="00953082"/>
    <w:rsid w:val="00954BEC"/>
    <w:rsid w:val="0095652F"/>
    <w:rsid w:val="009572F2"/>
    <w:rsid w:val="00961246"/>
    <w:rsid w:val="00964A07"/>
    <w:rsid w:val="00973F82"/>
    <w:rsid w:val="00976088"/>
    <w:rsid w:val="009779FA"/>
    <w:rsid w:val="00980951"/>
    <w:rsid w:val="009911FC"/>
    <w:rsid w:val="00995839"/>
    <w:rsid w:val="009A3BA9"/>
    <w:rsid w:val="009B11A8"/>
    <w:rsid w:val="009B4C84"/>
    <w:rsid w:val="009B5E59"/>
    <w:rsid w:val="009B70D6"/>
    <w:rsid w:val="009C752A"/>
    <w:rsid w:val="009F1884"/>
    <w:rsid w:val="009F1E5E"/>
    <w:rsid w:val="009F46BD"/>
    <w:rsid w:val="00A00564"/>
    <w:rsid w:val="00A07B11"/>
    <w:rsid w:val="00A13B86"/>
    <w:rsid w:val="00A14EA7"/>
    <w:rsid w:val="00A1527F"/>
    <w:rsid w:val="00A507FF"/>
    <w:rsid w:val="00A520E0"/>
    <w:rsid w:val="00A60391"/>
    <w:rsid w:val="00A60EB9"/>
    <w:rsid w:val="00A63679"/>
    <w:rsid w:val="00A70E94"/>
    <w:rsid w:val="00A711DA"/>
    <w:rsid w:val="00A716CE"/>
    <w:rsid w:val="00A84D9E"/>
    <w:rsid w:val="00A87501"/>
    <w:rsid w:val="00AB0AFB"/>
    <w:rsid w:val="00AD34F4"/>
    <w:rsid w:val="00AE5861"/>
    <w:rsid w:val="00AF254A"/>
    <w:rsid w:val="00AF4ECB"/>
    <w:rsid w:val="00AF696C"/>
    <w:rsid w:val="00B03ABF"/>
    <w:rsid w:val="00B04617"/>
    <w:rsid w:val="00B04AD5"/>
    <w:rsid w:val="00B12C56"/>
    <w:rsid w:val="00B20993"/>
    <w:rsid w:val="00B24A66"/>
    <w:rsid w:val="00B24E69"/>
    <w:rsid w:val="00B256EE"/>
    <w:rsid w:val="00B301F7"/>
    <w:rsid w:val="00B31B93"/>
    <w:rsid w:val="00B32546"/>
    <w:rsid w:val="00B52993"/>
    <w:rsid w:val="00B53CFB"/>
    <w:rsid w:val="00B551C7"/>
    <w:rsid w:val="00B6451E"/>
    <w:rsid w:val="00B647B3"/>
    <w:rsid w:val="00B6547D"/>
    <w:rsid w:val="00B66F77"/>
    <w:rsid w:val="00B80E4C"/>
    <w:rsid w:val="00B832C9"/>
    <w:rsid w:val="00BA50AE"/>
    <w:rsid w:val="00BC308A"/>
    <w:rsid w:val="00BD0DF4"/>
    <w:rsid w:val="00BD21CB"/>
    <w:rsid w:val="00BD7B32"/>
    <w:rsid w:val="00BE1633"/>
    <w:rsid w:val="00BE1718"/>
    <w:rsid w:val="00BE38E5"/>
    <w:rsid w:val="00BE4E64"/>
    <w:rsid w:val="00BE5532"/>
    <w:rsid w:val="00BF4FCD"/>
    <w:rsid w:val="00C02D8A"/>
    <w:rsid w:val="00C07067"/>
    <w:rsid w:val="00C11498"/>
    <w:rsid w:val="00C15619"/>
    <w:rsid w:val="00C21C5B"/>
    <w:rsid w:val="00C26406"/>
    <w:rsid w:val="00C302D5"/>
    <w:rsid w:val="00C31152"/>
    <w:rsid w:val="00C35644"/>
    <w:rsid w:val="00C53451"/>
    <w:rsid w:val="00C5629E"/>
    <w:rsid w:val="00C65091"/>
    <w:rsid w:val="00C66687"/>
    <w:rsid w:val="00C70CFD"/>
    <w:rsid w:val="00C74599"/>
    <w:rsid w:val="00C840C6"/>
    <w:rsid w:val="00C96956"/>
    <w:rsid w:val="00CA0A5F"/>
    <w:rsid w:val="00CB1111"/>
    <w:rsid w:val="00CB271C"/>
    <w:rsid w:val="00CB4CC1"/>
    <w:rsid w:val="00CB7997"/>
    <w:rsid w:val="00CC1FDE"/>
    <w:rsid w:val="00CC3F48"/>
    <w:rsid w:val="00CC5486"/>
    <w:rsid w:val="00CE33E3"/>
    <w:rsid w:val="00CE68A7"/>
    <w:rsid w:val="00CE735B"/>
    <w:rsid w:val="00CF6FE8"/>
    <w:rsid w:val="00D037DD"/>
    <w:rsid w:val="00D0559B"/>
    <w:rsid w:val="00D176F4"/>
    <w:rsid w:val="00D25139"/>
    <w:rsid w:val="00D32740"/>
    <w:rsid w:val="00D34656"/>
    <w:rsid w:val="00D359BD"/>
    <w:rsid w:val="00D37FB6"/>
    <w:rsid w:val="00D40ED5"/>
    <w:rsid w:val="00D420A3"/>
    <w:rsid w:val="00D42B9A"/>
    <w:rsid w:val="00D42E15"/>
    <w:rsid w:val="00D558A2"/>
    <w:rsid w:val="00D60BC0"/>
    <w:rsid w:val="00D639C8"/>
    <w:rsid w:val="00D70416"/>
    <w:rsid w:val="00D709AD"/>
    <w:rsid w:val="00D7758C"/>
    <w:rsid w:val="00D815DC"/>
    <w:rsid w:val="00D84430"/>
    <w:rsid w:val="00D90BB7"/>
    <w:rsid w:val="00D928F7"/>
    <w:rsid w:val="00D93825"/>
    <w:rsid w:val="00D96A0A"/>
    <w:rsid w:val="00DA0651"/>
    <w:rsid w:val="00DA3C04"/>
    <w:rsid w:val="00DA580E"/>
    <w:rsid w:val="00DA5918"/>
    <w:rsid w:val="00DA5BC7"/>
    <w:rsid w:val="00DB2A7E"/>
    <w:rsid w:val="00DC608E"/>
    <w:rsid w:val="00DD0D94"/>
    <w:rsid w:val="00DD54EF"/>
    <w:rsid w:val="00DD6CCD"/>
    <w:rsid w:val="00DD72FF"/>
    <w:rsid w:val="00DE16F9"/>
    <w:rsid w:val="00DE237D"/>
    <w:rsid w:val="00DE412A"/>
    <w:rsid w:val="00DE44D0"/>
    <w:rsid w:val="00DE6849"/>
    <w:rsid w:val="00DF3124"/>
    <w:rsid w:val="00DF5BF7"/>
    <w:rsid w:val="00E033B5"/>
    <w:rsid w:val="00E059C1"/>
    <w:rsid w:val="00E077DB"/>
    <w:rsid w:val="00E07DF0"/>
    <w:rsid w:val="00E10BD2"/>
    <w:rsid w:val="00E25EB6"/>
    <w:rsid w:val="00E34FF4"/>
    <w:rsid w:val="00E40E16"/>
    <w:rsid w:val="00E44745"/>
    <w:rsid w:val="00E46380"/>
    <w:rsid w:val="00E56852"/>
    <w:rsid w:val="00E60FB5"/>
    <w:rsid w:val="00E64AC6"/>
    <w:rsid w:val="00E76084"/>
    <w:rsid w:val="00E77869"/>
    <w:rsid w:val="00E86342"/>
    <w:rsid w:val="00E97874"/>
    <w:rsid w:val="00EA08FC"/>
    <w:rsid w:val="00EA5788"/>
    <w:rsid w:val="00EA7DDB"/>
    <w:rsid w:val="00EB59CF"/>
    <w:rsid w:val="00EC3DD7"/>
    <w:rsid w:val="00EC7E2F"/>
    <w:rsid w:val="00EE2247"/>
    <w:rsid w:val="00EE5841"/>
    <w:rsid w:val="00EF01CD"/>
    <w:rsid w:val="00EF5432"/>
    <w:rsid w:val="00EF56E7"/>
    <w:rsid w:val="00F04CDF"/>
    <w:rsid w:val="00F05BFC"/>
    <w:rsid w:val="00F15283"/>
    <w:rsid w:val="00F1782D"/>
    <w:rsid w:val="00F272A4"/>
    <w:rsid w:val="00F279BB"/>
    <w:rsid w:val="00F40BFF"/>
    <w:rsid w:val="00F42FCB"/>
    <w:rsid w:val="00F45B55"/>
    <w:rsid w:val="00F52CC1"/>
    <w:rsid w:val="00F539D9"/>
    <w:rsid w:val="00F602DD"/>
    <w:rsid w:val="00F651E9"/>
    <w:rsid w:val="00F65D53"/>
    <w:rsid w:val="00F75D5C"/>
    <w:rsid w:val="00F8471D"/>
    <w:rsid w:val="00F848D2"/>
    <w:rsid w:val="00F87C10"/>
    <w:rsid w:val="00F9134A"/>
    <w:rsid w:val="00F95693"/>
    <w:rsid w:val="00FA062A"/>
    <w:rsid w:val="00FC03A7"/>
    <w:rsid w:val="00FC10AA"/>
    <w:rsid w:val="00FC4E8D"/>
    <w:rsid w:val="00FC7DDA"/>
    <w:rsid w:val="00FD10BF"/>
    <w:rsid w:val="00FD36F8"/>
    <w:rsid w:val="00FD5FDC"/>
    <w:rsid w:val="00FE038E"/>
    <w:rsid w:val="00FE117F"/>
    <w:rsid w:val="00FE3101"/>
    <w:rsid w:val="00FE4F3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82C27"/>
  <w15:docId w15:val="{088982BE-C2E5-864C-A4C6-8888C7D50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link w:val="Heading1Char"/>
    <w:uiPriority w:val="9"/>
    <w:qFormat/>
    <w:rsid w:val="00F36B73"/>
    <w:pPr>
      <w:spacing w:beforeAutospacing="1" w:afterAutospacing="1" w:line="240" w:lineRule="auto"/>
      <w:outlineLvl w:val="0"/>
    </w:pPr>
    <w:rPr>
      <w:rFonts w:ascii="Times New Roman" w:eastAsia="Times New Roman" w:hAnsi="Times New Roman" w:cs="Times New Roman"/>
      <w:b/>
      <w:bCs/>
      <w:kern w:val="2"/>
      <w:sz w:val="48"/>
      <w:szCs w:val="48"/>
    </w:rPr>
  </w:style>
  <w:style w:type="paragraph" w:styleId="Heading2">
    <w:name w:val="heading 2"/>
    <w:basedOn w:val="Normal"/>
    <w:next w:val="Normal"/>
    <w:link w:val="Heading2Char"/>
    <w:uiPriority w:val="9"/>
    <w:semiHidden/>
    <w:unhideWhenUsed/>
    <w:qFormat/>
    <w:rsid w:val="004738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36B73"/>
    <w:rPr>
      <w:rFonts w:ascii="Times New Roman" w:eastAsia="Times New Roman" w:hAnsi="Times New Roman" w:cs="Times New Roman"/>
      <w:b/>
      <w:bCs/>
      <w:kern w:val="2"/>
      <w:sz w:val="48"/>
      <w:szCs w:val="48"/>
    </w:rPr>
  </w:style>
  <w:style w:type="character" w:customStyle="1" w:styleId="Heading2Char">
    <w:name w:val="Heading 2 Char"/>
    <w:basedOn w:val="DefaultParagraphFont"/>
    <w:link w:val="Heading2"/>
    <w:uiPriority w:val="9"/>
    <w:semiHidden/>
    <w:qFormat/>
    <w:rsid w:val="00473877"/>
    <w:rPr>
      <w:rFonts w:asciiTheme="majorHAnsi" w:eastAsiaTheme="majorEastAsia" w:hAnsiTheme="majorHAnsi" w:cstheme="majorBidi"/>
      <w:color w:val="2F5496" w:themeColor="accent1" w:themeShade="BF"/>
      <w:sz w:val="26"/>
      <w:szCs w:val="26"/>
    </w:rPr>
  </w:style>
  <w:style w:type="character" w:customStyle="1" w:styleId="ListParagraphChar">
    <w:name w:val="List Paragraph Char"/>
    <w:basedOn w:val="DefaultParagraphFont"/>
    <w:link w:val="ListParagraph"/>
    <w:uiPriority w:val="34"/>
    <w:qFormat/>
    <w:rsid w:val="00473877"/>
  </w:style>
  <w:style w:type="character" w:customStyle="1" w:styleId="EndNoteBibliographyTitleChar">
    <w:name w:val="EndNote Bibliography Title Char"/>
    <w:basedOn w:val="ListParagraphChar"/>
    <w:link w:val="EndNoteBibliographyTitle"/>
    <w:qFormat/>
    <w:rsid w:val="00473877"/>
    <w:rPr>
      <w:rFonts w:ascii="Calibri" w:hAnsi="Calibri" w:cs="Calibri"/>
    </w:rPr>
  </w:style>
  <w:style w:type="character" w:customStyle="1" w:styleId="EndNoteBibliographyChar">
    <w:name w:val="EndNote Bibliography Char"/>
    <w:basedOn w:val="ListParagraphChar"/>
    <w:link w:val="EndNoteBibliography"/>
    <w:qFormat/>
    <w:rsid w:val="00473877"/>
    <w:rPr>
      <w:rFonts w:ascii="Calibri" w:hAnsi="Calibri" w:cs="Calibri"/>
    </w:rPr>
  </w:style>
  <w:style w:type="character" w:styleId="LineNumber">
    <w:name w:val="line number"/>
    <w:basedOn w:val="DefaultParagraphFont"/>
    <w:uiPriority w:val="99"/>
    <w:semiHidden/>
    <w:unhideWhenUsed/>
    <w:qFormat/>
    <w:rsid w:val="003E2ED5"/>
  </w:style>
  <w:style w:type="character" w:styleId="Hyperlink">
    <w:name w:val="Hyperlink"/>
    <w:basedOn w:val="DefaultParagraphFont"/>
    <w:uiPriority w:val="99"/>
    <w:unhideWhenUsed/>
    <w:rsid w:val="007E00DD"/>
    <w:rPr>
      <w:color w:val="0563C1" w:themeColor="hyperlink"/>
      <w:u w:val="single"/>
    </w:rPr>
  </w:style>
  <w:style w:type="character" w:customStyle="1" w:styleId="UnresolvedMention1">
    <w:name w:val="Unresolved Mention1"/>
    <w:basedOn w:val="DefaultParagraphFont"/>
    <w:uiPriority w:val="99"/>
    <w:semiHidden/>
    <w:unhideWhenUsed/>
    <w:qFormat/>
    <w:rsid w:val="007E00DD"/>
    <w:rPr>
      <w:color w:val="605E5C"/>
      <w:shd w:val="clear" w:color="auto" w:fill="E1DFDD"/>
    </w:rPr>
  </w:style>
  <w:style w:type="character" w:customStyle="1" w:styleId="BalloonTextChar">
    <w:name w:val="Balloon Text Char"/>
    <w:basedOn w:val="DefaultParagraphFont"/>
    <w:link w:val="BalloonText"/>
    <w:uiPriority w:val="99"/>
    <w:semiHidden/>
    <w:qFormat/>
    <w:rsid w:val="00176C1B"/>
    <w:rPr>
      <w:rFonts w:ascii="Segoe UI" w:hAnsi="Segoe UI" w:cs="Segoe UI"/>
      <w:sz w:val="18"/>
      <w:szCs w:val="18"/>
    </w:rPr>
  </w:style>
  <w:style w:type="character" w:styleId="CommentReference">
    <w:name w:val="annotation reference"/>
    <w:basedOn w:val="DefaultParagraphFont"/>
    <w:uiPriority w:val="99"/>
    <w:semiHidden/>
    <w:unhideWhenUsed/>
    <w:qFormat/>
    <w:rsid w:val="005B2605"/>
    <w:rPr>
      <w:sz w:val="16"/>
      <w:szCs w:val="16"/>
    </w:rPr>
  </w:style>
  <w:style w:type="character" w:customStyle="1" w:styleId="CommentTextChar">
    <w:name w:val="Comment Text Char"/>
    <w:basedOn w:val="DefaultParagraphFont"/>
    <w:link w:val="CommentText"/>
    <w:uiPriority w:val="99"/>
    <w:semiHidden/>
    <w:qFormat/>
    <w:rsid w:val="005B2605"/>
    <w:rPr>
      <w:sz w:val="20"/>
      <w:szCs w:val="20"/>
    </w:rPr>
  </w:style>
  <w:style w:type="character" w:customStyle="1" w:styleId="CommentSubjectChar">
    <w:name w:val="Comment Subject Char"/>
    <w:basedOn w:val="CommentTextChar"/>
    <w:link w:val="CommentSubject"/>
    <w:uiPriority w:val="99"/>
    <w:semiHidden/>
    <w:qFormat/>
    <w:rsid w:val="005B2605"/>
    <w:rPr>
      <w:b/>
      <w:bCs/>
      <w:sz w:val="20"/>
      <w:szCs w:val="20"/>
    </w:rPr>
  </w:style>
  <w:style w:type="character" w:customStyle="1" w:styleId="HeaderChar">
    <w:name w:val="Header Char"/>
    <w:basedOn w:val="DefaultParagraphFont"/>
    <w:link w:val="Header"/>
    <w:uiPriority w:val="99"/>
    <w:qFormat/>
    <w:rsid w:val="00E432A9"/>
  </w:style>
  <w:style w:type="character" w:customStyle="1" w:styleId="FooterChar">
    <w:name w:val="Footer Char"/>
    <w:basedOn w:val="DefaultParagraphFont"/>
    <w:link w:val="Footer"/>
    <w:uiPriority w:val="99"/>
    <w:qFormat/>
    <w:rsid w:val="00E432A9"/>
  </w:style>
  <w:style w:type="character" w:styleId="Emphasis">
    <w:name w:val="Emphasis"/>
    <w:basedOn w:val="DefaultParagraphFont"/>
    <w:uiPriority w:val="20"/>
    <w:qFormat/>
    <w:rsid w:val="00F7092D"/>
    <w:rPr>
      <w:i/>
      <w:iCs/>
    </w:rPr>
  </w:style>
  <w:style w:type="character" w:customStyle="1" w:styleId="lrzxr">
    <w:name w:val="lrzxr"/>
    <w:basedOn w:val="DefaultParagraphFont"/>
    <w:qFormat/>
    <w:rsid w:val="00F7092D"/>
  </w:style>
  <w:style w:type="character" w:styleId="FollowedHyperlink">
    <w:name w:val="FollowedHyperlink"/>
    <w:basedOn w:val="DefaultParagraphFont"/>
    <w:uiPriority w:val="99"/>
    <w:semiHidden/>
    <w:unhideWhenUsed/>
    <w:rsid w:val="007A67D5"/>
    <w:rPr>
      <w:color w:val="954F72" w:themeColor="followedHyperlink"/>
      <w:u w:val="single"/>
    </w:rPr>
  </w:style>
  <w:style w:type="character" w:styleId="UnresolvedMention">
    <w:name w:val="Unresolved Mention"/>
    <w:basedOn w:val="DefaultParagraphFont"/>
    <w:uiPriority w:val="99"/>
    <w:semiHidden/>
    <w:unhideWhenUsed/>
    <w:qFormat/>
    <w:rsid w:val="008E4AE1"/>
    <w:rPr>
      <w:color w:val="605E5C"/>
      <w:shd w:val="clear" w:color="auto" w:fill="E1DFDD"/>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autoRedefine/>
    <w:uiPriority w:val="35"/>
    <w:unhideWhenUsed/>
    <w:qFormat/>
    <w:rsid w:val="00CF6FE8"/>
    <w:pPr>
      <w:keepNext/>
      <w:spacing w:after="200" w:line="240" w:lineRule="auto"/>
      <w:jc w:val="both"/>
    </w:pPr>
    <w:rPr>
      <w:rFonts w:eastAsia="Times New Roman" w:cstheme="minorHAnsi"/>
      <w:b/>
      <w:iCs/>
      <w:sz w:val="24"/>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DC575C"/>
    <w:pPr>
      <w:ind w:left="720"/>
      <w:contextualSpacing/>
    </w:pPr>
  </w:style>
  <w:style w:type="paragraph" w:styleId="NormalWeb">
    <w:name w:val="Normal (Web)"/>
    <w:basedOn w:val="Normal"/>
    <w:uiPriority w:val="99"/>
    <w:unhideWhenUsed/>
    <w:qFormat/>
    <w:rsid w:val="00F36B73"/>
    <w:pPr>
      <w:spacing w:beforeAutospacing="1" w:afterAutospacing="1" w:line="240" w:lineRule="auto"/>
    </w:pPr>
    <w:rPr>
      <w:rFonts w:ascii="Times New Roman" w:eastAsia="Times New Roman" w:hAnsi="Times New Roman" w:cs="Times New Roman"/>
      <w:sz w:val="24"/>
      <w:szCs w:val="24"/>
    </w:rPr>
  </w:style>
  <w:style w:type="paragraph" w:customStyle="1" w:styleId="EndNoteBibliographyTitle">
    <w:name w:val="EndNote Bibliography Title"/>
    <w:basedOn w:val="Normal"/>
    <w:link w:val="EndNoteBibliographyTitleChar"/>
    <w:qFormat/>
    <w:rsid w:val="00473877"/>
    <w:pPr>
      <w:spacing w:after="0"/>
      <w:jc w:val="center"/>
    </w:pPr>
    <w:rPr>
      <w:rFonts w:ascii="Calibri" w:hAnsi="Calibri" w:cs="Calibri"/>
    </w:rPr>
  </w:style>
  <w:style w:type="paragraph" w:customStyle="1" w:styleId="EndNoteBibliography">
    <w:name w:val="EndNote Bibliography"/>
    <w:basedOn w:val="Normal"/>
    <w:link w:val="EndNoteBibliographyChar"/>
    <w:qFormat/>
    <w:rsid w:val="00473877"/>
    <w:pPr>
      <w:spacing w:line="240" w:lineRule="auto"/>
    </w:pPr>
    <w:rPr>
      <w:rFonts w:ascii="Calibri" w:hAnsi="Calibri" w:cs="Calibri"/>
    </w:rPr>
  </w:style>
  <w:style w:type="paragraph" w:styleId="BalloonText">
    <w:name w:val="Balloon Text"/>
    <w:basedOn w:val="Normal"/>
    <w:link w:val="BalloonTextChar"/>
    <w:uiPriority w:val="99"/>
    <w:semiHidden/>
    <w:unhideWhenUsed/>
    <w:qFormat/>
    <w:rsid w:val="00176C1B"/>
    <w:pPr>
      <w:spacing w:after="0" w:line="240" w:lineRule="auto"/>
    </w:pPr>
    <w:rPr>
      <w:rFonts w:ascii="Segoe UI" w:hAnsi="Segoe UI" w:cs="Segoe UI"/>
      <w:sz w:val="18"/>
      <w:szCs w:val="18"/>
    </w:rPr>
  </w:style>
  <w:style w:type="paragraph" w:styleId="CommentText">
    <w:name w:val="annotation text"/>
    <w:basedOn w:val="Normal"/>
    <w:link w:val="CommentTextChar"/>
    <w:uiPriority w:val="99"/>
    <w:semiHidden/>
    <w:unhideWhenUsed/>
    <w:qFormat/>
    <w:rsid w:val="005B2605"/>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5B2605"/>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432A9"/>
    <w:pPr>
      <w:suppressLineNumbers/>
      <w:tabs>
        <w:tab w:val="center" w:pos="4680"/>
        <w:tab w:val="right" w:pos="9360"/>
      </w:tabs>
      <w:spacing w:after="0" w:line="240" w:lineRule="auto"/>
    </w:pPr>
  </w:style>
  <w:style w:type="paragraph" w:styleId="Footer">
    <w:name w:val="footer"/>
    <w:basedOn w:val="Normal"/>
    <w:link w:val="FooterChar"/>
    <w:uiPriority w:val="99"/>
    <w:unhideWhenUsed/>
    <w:rsid w:val="00E432A9"/>
    <w:pPr>
      <w:suppressLineNumbers/>
      <w:tabs>
        <w:tab w:val="center" w:pos="4680"/>
        <w:tab w:val="right" w:pos="9360"/>
      </w:tabs>
      <w:spacing w:after="0" w:line="240" w:lineRule="auto"/>
    </w:pPr>
  </w:style>
  <w:style w:type="paragraph" w:styleId="TableofFigures">
    <w:name w:val="table of figures"/>
    <w:basedOn w:val="Normal"/>
    <w:next w:val="Normal"/>
    <w:uiPriority w:val="99"/>
    <w:unhideWhenUsed/>
    <w:qFormat/>
    <w:rsid w:val="00A53245"/>
    <w:pPr>
      <w:spacing w:after="0"/>
      <w:ind w:left="440" w:hanging="440"/>
    </w:pPr>
    <w:rPr>
      <w:rFonts w:cstheme="minorHAnsi"/>
      <w:caps/>
      <w:sz w:val="20"/>
      <w:szCs w:val="20"/>
    </w:rPr>
  </w:style>
  <w:style w:type="paragraph" w:styleId="Revision">
    <w:name w:val="Revision"/>
    <w:uiPriority w:val="99"/>
    <w:semiHidden/>
    <w:qFormat/>
    <w:rsid w:val="00E705AF"/>
  </w:style>
  <w:style w:type="paragraph" w:customStyle="1" w:styleId="FrameContents">
    <w:name w:val="Frame Contents"/>
    <w:basedOn w:val="Normal"/>
    <w:qFormat/>
  </w:style>
  <w:style w:type="character" w:customStyle="1" w:styleId="UnresolvedMention2">
    <w:name w:val="Unresolved Mention2"/>
    <w:basedOn w:val="DefaultParagraphFont"/>
    <w:uiPriority w:val="99"/>
    <w:semiHidden/>
    <w:unhideWhenUsed/>
    <w:qFormat/>
    <w:rsid w:val="009A3BA9"/>
    <w:rPr>
      <w:color w:val="605E5C"/>
      <w:shd w:val="clear" w:color="auto" w:fill="E1DFDD"/>
    </w:rPr>
  </w:style>
  <w:style w:type="character" w:styleId="Strong">
    <w:name w:val="Strong"/>
    <w:basedOn w:val="DefaultParagraphFont"/>
    <w:uiPriority w:val="22"/>
    <w:qFormat/>
    <w:rsid w:val="008C1BE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05979">
      <w:bodyDiv w:val="1"/>
      <w:marLeft w:val="0"/>
      <w:marRight w:val="0"/>
      <w:marTop w:val="0"/>
      <w:marBottom w:val="0"/>
      <w:divBdr>
        <w:top w:val="none" w:sz="0" w:space="0" w:color="auto"/>
        <w:left w:val="none" w:sz="0" w:space="0" w:color="auto"/>
        <w:bottom w:val="none" w:sz="0" w:space="0" w:color="auto"/>
        <w:right w:val="none" w:sz="0" w:space="0" w:color="auto"/>
      </w:divBdr>
      <w:divsChild>
        <w:div w:id="852065326">
          <w:marLeft w:val="0"/>
          <w:marRight w:val="0"/>
          <w:marTop w:val="0"/>
          <w:marBottom w:val="0"/>
          <w:divBdr>
            <w:top w:val="none" w:sz="0" w:space="0" w:color="auto"/>
            <w:left w:val="none" w:sz="0" w:space="0" w:color="auto"/>
            <w:bottom w:val="none" w:sz="0" w:space="0" w:color="auto"/>
            <w:right w:val="none" w:sz="0" w:space="0" w:color="auto"/>
          </w:divBdr>
          <w:divsChild>
            <w:div w:id="1571888268">
              <w:marLeft w:val="0"/>
              <w:marRight w:val="0"/>
              <w:marTop w:val="0"/>
              <w:marBottom w:val="0"/>
              <w:divBdr>
                <w:top w:val="none" w:sz="0" w:space="0" w:color="auto"/>
                <w:left w:val="none" w:sz="0" w:space="0" w:color="auto"/>
                <w:bottom w:val="none" w:sz="0" w:space="0" w:color="auto"/>
                <w:right w:val="none" w:sz="0" w:space="0" w:color="auto"/>
              </w:divBdr>
              <w:divsChild>
                <w:div w:id="586965515">
                  <w:marLeft w:val="0"/>
                  <w:marRight w:val="0"/>
                  <w:marTop w:val="0"/>
                  <w:marBottom w:val="0"/>
                  <w:divBdr>
                    <w:top w:val="none" w:sz="0" w:space="0" w:color="auto"/>
                    <w:left w:val="none" w:sz="0" w:space="0" w:color="auto"/>
                    <w:bottom w:val="none" w:sz="0" w:space="0" w:color="auto"/>
                    <w:right w:val="none" w:sz="0" w:space="0" w:color="auto"/>
                  </w:divBdr>
                  <w:divsChild>
                    <w:div w:id="691416562">
                      <w:marLeft w:val="0"/>
                      <w:marRight w:val="0"/>
                      <w:marTop w:val="0"/>
                      <w:marBottom w:val="0"/>
                      <w:divBdr>
                        <w:top w:val="none" w:sz="0" w:space="0" w:color="auto"/>
                        <w:left w:val="none" w:sz="0" w:space="0" w:color="auto"/>
                        <w:bottom w:val="none" w:sz="0" w:space="0" w:color="auto"/>
                        <w:right w:val="none" w:sz="0" w:space="0" w:color="auto"/>
                      </w:divBdr>
                      <w:divsChild>
                        <w:div w:id="1684164321">
                          <w:marLeft w:val="0"/>
                          <w:marRight w:val="0"/>
                          <w:marTop w:val="0"/>
                          <w:marBottom w:val="0"/>
                          <w:divBdr>
                            <w:top w:val="none" w:sz="0" w:space="0" w:color="auto"/>
                            <w:left w:val="none" w:sz="0" w:space="0" w:color="auto"/>
                            <w:bottom w:val="none" w:sz="0" w:space="0" w:color="auto"/>
                            <w:right w:val="none" w:sz="0" w:space="0" w:color="auto"/>
                          </w:divBdr>
                          <w:divsChild>
                            <w:div w:id="1097016579">
                              <w:marLeft w:val="0"/>
                              <w:marRight w:val="0"/>
                              <w:marTop w:val="0"/>
                              <w:marBottom w:val="0"/>
                              <w:divBdr>
                                <w:top w:val="none" w:sz="0" w:space="0" w:color="auto"/>
                                <w:left w:val="none" w:sz="0" w:space="0" w:color="auto"/>
                                <w:bottom w:val="none" w:sz="0" w:space="0" w:color="auto"/>
                                <w:right w:val="none" w:sz="0" w:space="0" w:color="auto"/>
                              </w:divBdr>
                              <w:divsChild>
                                <w:div w:id="453594306">
                                  <w:marLeft w:val="0"/>
                                  <w:marRight w:val="0"/>
                                  <w:marTop w:val="0"/>
                                  <w:marBottom w:val="0"/>
                                  <w:divBdr>
                                    <w:top w:val="none" w:sz="0" w:space="0" w:color="auto"/>
                                    <w:left w:val="none" w:sz="0" w:space="0" w:color="auto"/>
                                    <w:bottom w:val="none" w:sz="0" w:space="0" w:color="auto"/>
                                    <w:right w:val="none" w:sz="0" w:space="0" w:color="auto"/>
                                  </w:divBdr>
                                  <w:divsChild>
                                    <w:div w:id="1606111779">
                                      <w:marLeft w:val="0"/>
                                      <w:marRight w:val="0"/>
                                      <w:marTop w:val="0"/>
                                      <w:marBottom w:val="0"/>
                                      <w:divBdr>
                                        <w:top w:val="none" w:sz="0" w:space="0" w:color="auto"/>
                                        <w:left w:val="none" w:sz="0" w:space="0" w:color="auto"/>
                                        <w:bottom w:val="none" w:sz="0" w:space="0" w:color="auto"/>
                                        <w:right w:val="none" w:sz="0" w:space="0" w:color="auto"/>
                                      </w:divBdr>
                                      <w:divsChild>
                                        <w:div w:id="1786925848">
                                          <w:marLeft w:val="0"/>
                                          <w:marRight w:val="0"/>
                                          <w:marTop w:val="0"/>
                                          <w:marBottom w:val="0"/>
                                          <w:divBdr>
                                            <w:top w:val="none" w:sz="0" w:space="0" w:color="auto"/>
                                            <w:left w:val="none" w:sz="0" w:space="0" w:color="auto"/>
                                            <w:bottom w:val="none" w:sz="0" w:space="0" w:color="auto"/>
                                            <w:right w:val="none" w:sz="0" w:space="0" w:color="auto"/>
                                          </w:divBdr>
                                          <w:divsChild>
                                            <w:div w:id="371660694">
                                              <w:marLeft w:val="0"/>
                                              <w:marRight w:val="0"/>
                                              <w:marTop w:val="0"/>
                                              <w:marBottom w:val="360"/>
                                              <w:divBdr>
                                                <w:top w:val="none" w:sz="0" w:space="0" w:color="auto"/>
                                                <w:left w:val="none" w:sz="0" w:space="0" w:color="auto"/>
                                                <w:bottom w:val="none" w:sz="0" w:space="0" w:color="auto"/>
                                                <w:right w:val="none" w:sz="0" w:space="0" w:color="auto"/>
                                              </w:divBdr>
                                              <w:divsChild>
                                                <w:div w:id="151064844">
                                                  <w:marLeft w:val="0"/>
                                                  <w:marRight w:val="0"/>
                                                  <w:marTop w:val="0"/>
                                                  <w:marBottom w:val="0"/>
                                                  <w:divBdr>
                                                    <w:top w:val="none" w:sz="0" w:space="0" w:color="auto"/>
                                                    <w:left w:val="none" w:sz="0" w:space="0" w:color="auto"/>
                                                    <w:bottom w:val="none" w:sz="0" w:space="0" w:color="auto"/>
                                                    <w:right w:val="none" w:sz="0" w:space="0" w:color="auto"/>
                                                  </w:divBdr>
                                                  <w:divsChild>
                                                    <w:div w:id="865555549">
                                                      <w:marLeft w:val="0"/>
                                                      <w:marRight w:val="0"/>
                                                      <w:marTop w:val="0"/>
                                                      <w:marBottom w:val="0"/>
                                                      <w:divBdr>
                                                        <w:top w:val="none" w:sz="0" w:space="0" w:color="auto"/>
                                                        <w:left w:val="none" w:sz="0" w:space="0" w:color="auto"/>
                                                        <w:bottom w:val="none" w:sz="0" w:space="0" w:color="auto"/>
                                                        <w:right w:val="none" w:sz="0" w:space="0" w:color="auto"/>
                                                      </w:divBdr>
                                                      <w:divsChild>
                                                        <w:div w:id="1361197962">
                                                          <w:marLeft w:val="0"/>
                                                          <w:marRight w:val="0"/>
                                                          <w:marTop w:val="0"/>
                                                          <w:marBottom w:val="0"/>
                                                          <w:divBdr>
                                                            <w:top w:val="none" w:sz="0" w:space="0" w:color="auto"/>
                                                            <w:left w:val="none" w:sz="0" w:space="0" w:color="auto"/>
                                                            <w:bottom w:val="none" w:sz="0" w:space="0" w:color="auto"/>
                                                            <w:right w:val="none" w:sz="0" w:space="0" w:color="auto"/>
                                                          </w:divBdr>
                                                          <w:divsChild>
                                                            <w:div w:id="1846358645">
                                                              <w:marLeft w:val="-240"/>
                                                              <w:marRight w:val="-120"/>
                                                              <w:marTop w:val="0"/>
                                                              <w:marBottom w:val="0"/>
                                                              <w:divBdr>
                                                                <w:top w:val="none" w:sz="0" w:space="0" w:color="auto"/>
                                                                <w:left w:val="none" w:sz="0" w:space="0" w:color="auto"/>
                                                                <w:bottom w:val="none" w:sz="0" w:space="0" w:color="auto"/>
                                                                <w:right w:val="none" w:sz="0" w:space="0" w:color="auto"/>
                                                              </w:divBdr>
                                                              <w:divsChild>
                                                                <w:div w:id="946549059">
                                                                  <w:marLeft w:val="0"/>
                                                                  <w:marRight w:val="0"/>
                                                                  <w:marTop w:val="0"/>
                                                                  <w:marBottom w:val="60"/>
                                                                  <w:divBdr>
                                                                    <w:top w:val="none" w:sz="0" w:space="0" w:color="auto"/>
                                                                    <w:left w:val="none" w:sz="0" w:space="0" w:color="auto"/>
                                                                    <w:bottom w:val="none" w:sz="0" w:space="0" w:color="auto"/>
                                                                    <w:right w:val="none" w:sz="0" w:space="0" w:color="auto"/>
                                                                  </w:divBdr>
                                                                  <w:divsChild>
                                                                    <w:div w:id="72360096">
                                                                      <w:marLeft w:val="0"/>
                                                                      <w:marRight w:val="0"/>
                                                                      <w:marTop w:val="0"/>
                                                                      <w:marBottom w:val="0"/>
                                                                      <w:divBdr>
                                                                        <w:top w:val="none" w:sz="0" w:space="0" w:color="auto"/>
                                                                        <w:left w:val="none" w:sz="0" w:space="0" w:color="auto"/>
                                                                        <w:bottom w:val="none" w:sz="0" w:space="0" w:color="auto"/>
                                                                        <w:right w:val="none" w:sz="0" w:space="0" w:color="auto"/>
                                                                      </w:divBdr>
                                                                      <w:divsChild>
                                                                        <w:div w:id="572472568">
                                                                          <w:marLeft w:val="0"/>
                                                                          <w:marRight w:val="0"/>
                                                                          <w:marTop w:val="0"/>
                                                                          <w:marBottom w:val="0"/>
                                                                          <w:divBdr>
                                                                            <w:top w:val="none" w:sz="0" w:space="0" w:color="auto"/>
                                                                            <w:left w:val="none" w:sz="0" w:space="0" w:color="auto"/>
                                                                            <w:bottom w:val="none" w:sz="0" w:space="0" w:color="auto"/>
                                                                            <w:right w:val="none" w:sz="0" w:space="0" w:color="auto"/>
                                                                          </w:divBdr>
                                                                          <w:divsChild>
                                                                            <w:div w:id="659885865">
                                                                              <w:marLeft w:val="0"/>
                                                                              <w:marRight w:val="0"/>
                                                                              <w:marTop w:val="0"/>
                                                                              <w:marBottom w:val="0"/>
                                                                              <w:divBdr>
                                                                                <w:top w:val="none" w:sz="0" w:space="0" w:color="auto"/>
                                                                                <w:left w:val="none" w:sz="0" w:space="0" w:color="auto"/>
                                                                                <w:bottom w:val="none" w:sz="0" w:space="0" w:color="auto"/>
                                                                                <w:right w:val="none" w:sz="0" w:space="0" w:color="auto"/>
                                                                              </w:divBdr>
                                                                              <w:divsChild>
                                                                                <w:div w:id="180049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91484828">
      <w:bodyDiv w:val="1"/>
      <w:marLeft w:val="0"/>
      <w:marRight w:val="0"/>
      <w:marTop w:val="0"/>
      <w:marBottom w:val="0"/>
      <w:divBdr>
        <w:top w:val="none" w:sz="0" w:space="0" w:color="auto"/>
        <w:left w:val="none" w:sz="0" w:space="0" w:color="auto"/>
        <w:bottom w:val="none" w:sz="0" w:space="0" w:color="auto"/>
        <w:right w:val="none" w:sz="0" w:space="0" w:color="auto"/>
      </w:divBdr>
    </w:div>
    <w:div w:id="656492026">
      <w:bodyDiv w:val="1"/>
      <w:marLeft w:val="0"/>
      <w:marRight w:val="0"/>
      <w:marTop w:val="0"/>
      <w:marBottom w:val="0"/>
      <w:divBdr>
        <w:top w:val="none" w:sz="0" w:space="0" w:color="auto"/>
        <w:left w:val="none" w:sz="0" w:space="0" w:color="auto"/>
        <w:bottom w:val="none" w:sz="0" w:space="0" w:color="auto"/>
        <w:right w:val="none" w:sz="0" w:space="0" w:color="auto"/>
      </w:divBdr>
    </w:div>
    <w:div w:id="701903387">
      <w:bodyDiv w:val="1"/>
      <w:marLeft w:val="0"/>
      <w:marRight w:val="0"/>
      <w:marTop w:val="0"/>
      <w:marBottom w:val="0"/>
      <w:divBdr>
        <w:top w:val="none" w:sz="0" w:space="0" w:color="auto"/>
        <w:left w:val="none" w:sz="0" w:space="0" w:color="auto"/>
        <w:bottom w:val="none" w:sz="0" w:space="0" w:color="auto"/>
        <w:right w:val="none" w:sz="0" w:space="0" w:color="auto"/>
      </w:divBdr>
    </w:div>
    <w:div w:id="835337350">
      <w:bodyDiv w:val="1"/>
      <w:marLeft w:val="0"/>
      <w:marRight w:val="0"/>
      <w:marTop w:val="0"/>
      <w:marBottom w:val="0"/>
      <w:divBdr>
        <w:top w:val="none" w:sz="0" w:space="0" w:color="auto"/>
        <w:left w:val="none" w:sz="0" w:space="0" w:color="auto"/>
        <w:bottom w:val="none" w:sz="0" w:space="0" w:color="auto"/>
        <w:right w:val="none" w:sz="0" w:space="0" w:color="auto"/>
      </w:divBdr>
    </w:div>
    <w:div w:id="953025805">
      <w:bodyDiv w:val="1"/>
      <w:marLeft w:val="0"/>
      <w:marRight w:val="0"/>
      <w:marTop w:val="0"/>
      <w:marBottom w:val="0"/>
      <w:divBdr>
        <w:top w:val="none" w:sz="0" w:space="0" w:color="auto"/>
        <w:left w:val="none" w:sz="0" w:space="0" w:color="auto"/>
        <w:bottom w:val="none" w:sz="0" w:space="0" w:color="auto"/>
        <w:right w:val="none" w:sz="0" w:space="0" w:color="auto"/>
      </w:divBdr>
    </w:div>
    <w:div w:id="1051465164">
      <w:bodyDiv w:val="1"/>
      <w:marLeft w:val="0"/>
      <w:marRight w:val="0"/>
      <w:marTop w:val="0"/>
      <w:marBottom w:val="0"/>
      <w:divBdr>
        <w:top w:val="none" w:sz="0" w:space="0" w:color="auto"/>
        <w:left w:val="none" w:sz="0" w:space="0" w:color="auto"/>
        <w:bottom w:val="none" w:sz="0" w:space="0" w:color="auto"/>
        <w:right w:val="none" w:sz="0" w:space="0" w:color="auto"/>
      </w:divBdr>
    </w:div>
    <w:div w:id="1580097258">
      <w:bodyDiv w:val="1"/>
      <w:marLeft w:val="0"/>
      <w:marRight w:val="0"/>
      <w:marTop w:val="0"/>
      <w:marBottom w:val="0"/>
      <w:divBdr>
        <w:top w:val="none" w:sz="0" w:space="0" w:color="auto"/>
        <w:left w:val="none" w:sz="0" w:space="0" w:color="auto"/>
        <w:bottom w:val="none" w:sz="0" w:space="0" w:color="auto"/>
        <w:right w:val="none" w:sz="0" w:space="0" w:color="auto"/>
      </w:divBdr>
    </w:div>
    <w:div w:id="20329495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dc10@rice.edu" TargetMode="External"/><Relationship Id="rId13" Type="http://schemas.openxmlformats.org/officeDocument/2006/relationships/hyperlink" Target="mailto:kternus@signaturescience.com" TargetMode="External"/><Relationship Id="rId18" Type="http://schemas.openxmlformats.org/officeDocument/2006/relationships/image" Target="media/image1.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hyperlink" Target="mailto:mike.lee@nasa.gov" TargetMode="External"/><Relationship Id="rId12" Type="http://schemas.openxmlformats.org/officeDocument/2006/relationships/hyperlink" Target="mailto:aagaardt@bcm.edu" TargetMode="External"/><Relationship Id="rId17" Type="http://schemas.microsoft.com/office/2018/08/relationships/commentsExtensible" Target="commentsExtensible.xml"/><Relationship Id="rId25" Type="http://schemas.openxmlformats.org/officeDocument/2006/relationships/fontTable" Target="fontTa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hyperlink" Target="mailto:michael.jochum@bcm.edu" TargetMode="External"/><Relationship Id="rId11" Type="http://schemas.openxmlformats.org/officeDocument/2006/relationships/hyperlink" Target="mailto:treangen@rice.edu" TargetMode="External"/><Relationship Id="rId24" Type="http://schemas.openxmlformats.org/officeDocument/2006/relationships/hyperlink" Target="https://osf.io/7nrd3/wiki/home/" TargetMode="Externa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hyperlink" Target="https://osf.io/7nrd3/" TargetMode="External"/><Relationship Id="rId10" Type="http://schemas.openxmlformats.org/officeDocument/2006/relationships/hyperlink" Target="mailto:Elizabeth.Vitalis@inscripta.com"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viktorija.zaksiene@gmail.com" TargetMode="External"/><Relationship Id="rId14" Type="http://schemas.openxmlformats.org/officeDocument/2006/relationships/comments" Target="comments.xml"/><Relationship Id="rId22" Type="http://schemas.openxmlformats.org/officeDocument/2006/relationships/hyperlink" Target="https://github.com/COV-IRT/microbia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C496DB-34A3-274D-A405-2AD4522C8F7D}">
  <we:reference id="wa200001011" version="1.2.0.0" store="en-US" storeType="OMEX"/>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5CB07-67A3-4B29-BED1-2DF350A40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32</Pages>
  <Words>9286</Words>
  <Characters>52935</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Jochum</dc:creator>
  <dc:description/>
  <cp:lastModifiedBy>Enrico Barrozo</cp:lastModifiedBy>
  <cp:revision>26</cp:revision>
  <cp:lastPrinted>2021-12-01T17:20:00Z</cp:lastPrinted>
  <dcterms:created xsi:type="dcterms:W3CDTF">2022-05-23T05:28:00Z</dcterms:created>
  <dcterms:modified xsi:type="dcterms:W3CDTF">2022-09-12T16:07:00Z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grammarly_documentId">
    <vt:lpwstr>documentId_3206</vt:lpwstr>
  </property>
  <property fmtid="{D5CDD505-2E9C-101B-9397-08002B2CF9AE}" pid="9" name="grammarly_documentContext">
    <vt:lpwstr>{"goals":[],"domain":"general","emotions":[],"dialect":"american"}</vt:lpwstr>
  </property>
</Properties>
</file>