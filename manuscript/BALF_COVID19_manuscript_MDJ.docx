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7E698C" w:rsidRDefault="00017B48" w:rsidP="00072444">
      <w:pPr>
        <w:spacing w:after="60" w:line="480" w:lineRule="auto"/>
        <w:rPr>
          <w:rFonts w:eastAsia="Times New Roman" w:cstheme="minorHAnsi"/>
          <w:b/>
          <w:bCs/>
          <w:color w:val="000000"/>
        </w:rPr>
      </w:pPr>
      <w:r w:rsidRPr="007E698C">
        <w:rPr>
          <w:rFonts w:eastAsia="Times New Roman" w:cstheme="minorHAnsi"/>
          <w:b/>
          <w:bCs/>
          <w:color w:val="000000"/>
        </w:rPr>
        <w:t>Analysis of Bronchoalveolar Lavage Fluid Metatranscriptome</w:t>
      </w:r>
      <w:r w:rsidR="00EC3DD7" w:rsidRPr="007E698C">
        <w:rPr>
          <w:rFonts w:eastAsia="Times New Roman" w:cstheme="minorHAnsi"/>
          <w:b/>
          <w:bCs/>
          <w:color w:val="000000"/>
        </w:rPr>
        <w:t>s</w:t>
      </w:r>
      <w:r w:rsidRPr="007E698C">
        <w:rPr>
          <w:rFonts w:eastAsia="Times New Roman" w:cstheme="minorHAnsi"/>
          <w:b/>
          <w:bCs/>
          <w:color w:val="000000"/>
        </w:rPr>
        <w:t xml:space="preserve"> Among Patients with COVID-19 Disease</w:t>
      </w:r>
    </w:p>
    <w:p w14:paraId="242FFF12" w14:textId="654D4AE3" w:rsidR="00115EC0" w:rsidRPr="007E698C" w:rsidRDefault="00017B48" w:rsidP="00072444">
      <w:pPr>
        <w:spacing w:after="0" w:line="240" w:lineRule="auto"/>
        <w:rPr>
          <w:rFonts w:eastAsia="Times New Roman" w:cstheme="minorHAnsi"/>
        </w:rPr>
      </w:pPr>
      <w:bookmarkStart w:id="0" w:name="_Hlk99897211"/>
      <w:r w:rsidRPr="007E698C">
        <w:rPr>
          <w:rFonts w:eastAsia="Times New Roman" w:cstheme="minorHAnsi"/>
        </w:rPr>
        <w:t>Michael Jochum</w:t>
      </w:r>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xml:space="preserve">, Viktorija </w:t>
      </w:r>
      <w:proofErr w:type="spellStart"/>
      <w:r w:rsidRPr="007E698C">
        <w:rPr>
          <w:rFonts w:eastAsia="Times New Roman" w:cstheme="minorHAnsi"/>
        </w:rPr>
        <w:t>Zaksas</w:t>
      </w:r>
      <w:proofErr w:type="spellEnd"/>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xml:space="preserve">, Todd </w:t>
      </w:r>
      <w:proofErr w:type="spellStart"/>
      <w:r w:rsidRPr="007E698C">
        <w:rPr>
          <w:rFonts w:eastAsia="Times New Roman" w:cstheme="minorHAnsi"/>
        </w:rPr>
        <w:t>Treangen</w:t>
      </w:r>
      <w:proofErr w:type="spellEnd"/>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r w:rsidRPr="007E698C">
        <w:rPr>
          <w:rFonts w:eastAsia="Times New Roman" w:cstheme="minorHAnsi"/>
        </w:rPr>
        <w:t>Ternus</w:t>
      </w:r>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0"/>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Michael Jochum</w:t>
      </w:r>
      <w:r>
        <w:rPr>
          <w:rFonts w:eastAsia="Times New Roman" w:cstheme="minorHAnsi"/>
        </w:rPr>
        <w:t xml:space="preserve"> –</w:t>
      </w:r>
      <w:r w:rsidR="009C752A">
        <w:rPr>
          <w:rFonts w:eastAsia="Times New Roman" w:cstheme="minorHAnsi"/>
        </w:rPr>
        <w:t xml:space="preserve"> </w:t>
      </w:r>
      <w:hyperlink r:id="rId6"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7"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8"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r w:rsidRPr="007E698C">
        <w:rPr>
          <w:rFonts w:eastAsia="Times New Roman" w:cstheme="minorHAnsi"/>
        </w:rPr>
        <w:t xml:space="preserve">Viktorija </w:t>
      </w:r>
      <w:proofErr w:type="spellStart"/>
      <w:r w:rsidRPr="007E698C">
        <w:rPr>
          <w:rFonts w:eastAsia="Times New Roman" w:cstheme="minorHAnsi"/>
        </w:rPr>
        <w:t>Zaksas</w:t>
      </w:r>
      <w:proofErr w:type="spellEnd"/>
      <w:r>
        <w:rPr>
          <w:rFonts w:eastAsia="Times New Roman" w:cstheme="minorHAnsi"/>
        </w:rPr>
        <w:t xml:space="preserve"> –</w:t>
      </w:r>
      <w:r w:rsidR="006F397B">
        <w:rPr>
          <w:rFonts w:eastAsia="Times New Roman" w:cstheme="minorHAnsi"/>
        </w:rPr>
        <w:t xml:space="preserve"> </w:t>
      </w:r>
      <w:hyperlink r:id="rId9"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7CC33511"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hyperlink r:id="rId10" w:history="1">
        <w:r w:rsidR="006F397B" w:rsidRPr="00E34EAA">
          <w:rPr>
            <w:rStyle w:val="Hyperlink"/>
            <w:rFonts w:eastAsia="Times New Roman" w:cstheme="minorHAnsi"/>
          </w:rPr>
          <w:t>Elizabeth.Vitalis@inscripta.com</w:t>
        </w:r>
      </w:hyperlink>
      <w:r w:rsidR="006F397B">
        <w:rPr>
          <w:rFonts w:eastAsia="Times New Roman" w:cstheme="minorHAnsi"/>
        </w:rPr>
        <w:t xml:space="preserve"> </w:t>
      </w:r>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 xml:space="preserve">Todd </w:t>
      </w:r>
      <w:proofErr w:type="spellStart"/>
      <w:r w:rsidRPr="007E698C">
        <w:rPr>
          <w:rFonts w:eastAsia="Times New Roman" w:cstheme="minorHAnsi"/>
        </w:rPr>
        <w:t>Treangen</w:t>
      </w:r>
      <w:proofErr w:type="spellEnd"/>
      <w:r>
        <w:rPr>
          <w:rFonts w:eastAsia="Times New Roman" w:cstheme="minorHAnsi"/>
        </w:rPr>
        <w:t xml:space="preserve"> –</w:t>
      </w:r>
      <w:r w:rsidR="00F42FCB">
        <w:rPr>
          <w:rFonts w:eastAsia="Times New Roman" w:cstheme="minorHAnsi"/>
        </w:rPr>
        <w:t xml:space="preserve"> </w:t>
      </w:r>
      <w:hyperlink r:id="rId11"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2"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Krista L. Ternus</w:t>
      </w:r>
      <w:r>
        <w:rPr>
          <w:rFonts w:eastAsia="Times New Roman" w:cstheme="minorHAnsi"/>
        </w:rPr>
        <w:t xml:space="preserve"> – </w:t>
      </w:r>
      <w:hyperlink r:id="rId13"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metatranscriptome,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1" w:name="_Hlk90288947"/>
      <w:r w:rsidRPr="006F1A80">
        <w:rPr>
          <w:rFonts w:cstheme="minorHAnsi"/>
          <w:color w:val="201F1E"/>
          <w:u w:val="single"/>
        </w:rPr>
        <w:t>Background</w:t>
      </w:r>
    </w:p>
    <w:p w14:paraId="72BD3D75" w14:textId="4747CD00" w:rsidR="006F1A80" w:rsidRDefault="006F1A80" w:rsidP="00A07B11">
      <w:pPr>
        <w:spacing w:after="0" w:line="480" w:lineRule="auto"/>
        <w:jc w:val="both"/>
        <w:rPr>
          <w:rFonts w:cstheme="minorHAnsi"/>
          <w:color w:val="201F1E"/>
          <w:u w:val="single"/>
        </w:rPr>
      </w:pPr>
      <w:r w:rsidRPr="007E698C">
        <w:rPr>
          <w:rFonts w:cstheme="minorHAnsi"/>
          <w:color w:val="201F1E"/>
        </w:rPr>
        <w:t xml:space="preserve">To better understand the potential relationship between COVID-19 </w:t>
      </w:r>
      <w:del w:id="2" w:author="Enrico Barrozo" w:date="2022-09-09T11:14:00Z">
        <w:r w:rsidRPr="007E698C" w:rsidDel="00B53CFB">
          <w:rPr>
            <w:rFonts w:cstheme="minorHAnsi"/>
            <w:color w:val="201F1E"/>
          </w:rPr>
          <w:delText xml:space="preserve">disease morbidity/mortality </w:delText>
        </w:r>
      </w:del>
      <w:r w:rsidRPr="007E698C">
        <w:rPr>
          <w:rFonts w:cstheme="minorHAnsi"/>
          <w:color w:val="201F1E"/>
        </w:rPr>
        <w:t xml:space="preserve">and </w:t>
      </w:r>
      <w:proofErr w:type="spellStart"/>
      <w:ins w:id="3" w:author="Enrico Barrozo" w:date="2022-09-09T11:15:00Z">
        <w:r w:rsidR="00B53CFB" w:rsidRPr="007E698C">
          <w:rPr>
            <w:rFonts w:cstheme="minorHAnsi"/>
            <w:color w:val="201F1E"/>
          </w:rPr>
          <w:t>hologenome</w:t>
        </w:r>
        <w:proofErr w:type="spellEnd"/>
        <w:r w:rsidR="00B53CFB" w:rsidRPr="007E698C">
          <w:rPr>
            <w:rFonts w:cstheme="minorHAnsi"/>
            <w:color w:val="201F1E"/>
          </w:rPr>
          <w:t xml:space="preserve"> </w:t>
        </w:r>
      </w:ins>
      <w:r w:rsidRPr="007E698C">
        <w:rPr>
          <w:rFonts w:cstheme="minorHAnsi"/>
          <w:color w:val="201F1E"/>
        </w:rPr>
        <w:t>microbial community dynamics</w:t>
      </w:r>
      <w:ins w:id="4" w:author="Enrico Barrozo" w:date="2022-09-09T11:15:00Z">
        <w:r w:rsidR="00B53CFB">
          <w:rPr>
            <w:rFonts w:cstheme="minorHAnsi"/>
            <w:color w:val="201F1E"/>
          </w:rPr>
          <w:t xml:space="preserve"> and </w:t>
        </w:r>
      </w:ins>
      <w:del w:id="5" w:author="Enrico Barrozo" w:date="2022-09-09T11:15:00Z">
        <w:r w:rsidRPr="007E698C" w:rsidDel="00B53CFB">
          <w:rPr>
            <w:rFonts w:cstheme="minorHAnsi"/>
            <w:color w:val="201F1E"/>
          </w:rPr>
          <w:delText>/</w:delText>
        </w:r>
      </w:del>
      <w:r w:rsidRPr="007E698C">
        <w:rPr>
          <w:rFonts w:cstheme="minorHAnsi"/>
          <w:color w:val="201F1E"/>
        </w:rPr>
        <w:t>functional profiles</w:t>
      </w:r>
      <w:del w:id="6" w:author="Enrico Barrozo" w:date="2022-09-09T11:15:00Z">
        <w:r w:rsidRPr="007E698C" w:rsidDel="00B53CFB">
          <w:rPr>
            <w:rFonts w:cstheme="minorHAnsi"/>
            <w:color w:val="201F1E"/>
          </w:rPr>
          <w:delText xml:space="preserve"> from a </w:delText>
        </w:r>
      </w:del>
      <w:del w:id="7" w:author="Enrico Barrozo" w:date="2022-09-09T11:14:00Z">
        <w:r w:rsidRPr="007E698C" w:rsidDel="00B53CFB">
          <w:rPr>
            <w:rFonts w:cstheme="minorHAnsi"/>
            <w:color w:val="201F1E"/>
          </w:rPr>
          <w:delText xml:space="preserve">hologenome </w:delText>
        </w:r>
      </w:del>
      <w:del w:id="8" w:author="Enrico Barrozo" w:date="2022-09-09T11:15:00Z">
        <w:r w:rsidRPr="007E698C" w:rsidDel="00B53CFB">
          <w:rPr>
            <w:rFonts w:cstheme="minorHAnsi"/>
            <w:color w:val="201F1E"/>
          </w:rPr>
          <w:delText>standpoint</w:delText>
        </w:r>
      </w:del>
      <w:r w:rsidRPr="007E698C">
        <w:rPr>
          <w:rFonts w:cstheme="minorHAnsi"/>
          <w:color w:val="201F1E"/>
        </w:rPr>
        <w:t xml:space="preserve">, we conducted a multivariate taxonomic and functional microbiome comparison of publicly available </w:t>
      </w:r>
      <w:commentRangeStart w:id="9"/>
      <w:r w:rsidRPr="007E698C">
        <w:rPr>
          <w:rFonts w:cstheme="minorHAnsi"/>
          <w:color w:val="201F1E"/>
        </w:rPr>
        <w:t>human bronchoalveolar lavage fluid (BALF) metatranscriptome samples amongst COVID-19</w:t>
      </w:r>
      <w:commentRangeEnd w:id="9"/>
      <w:r w:rsidR="009F46BD">
        <w:rPr>
          <w:rStyle w:val="CommentReference"/>
        </w:rPr>
        <w:commentReference w:id="9"/>
      </w:r>
      <w:r w:rsidRPr="007E698C">
        <w:rPr>
          <w:rFonts w:cstheme="minorHAnsi"/>
          <w:color w:val="201F1E"/>
        </w:rPr>
        <w:t xml:space="preserve"> (</w:t>
      </w:r>
      <w:r w:rsidRPr="007E698C">
        <w:rPr>
          <w:rFonts w:cstheme="minorHAnsi"/>
          <w:i/>
          <w:iCs/>
          <w:color w:val="201F1E"/>
        </w:rPr>
        <w:t>n</w:t>
      </w:r>
      <w:r w:rsidRPr="007E698C">
        <w:rPr>
          <w:rFonts w:cstheme="minorHAnsi"/>
          <w:color w:val="201F1E"/>
        </w:rPr>
        <w:t>=32), community acquired pneumonia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=29)</w:t>
      </w:r>
      <w:ins w:id="10" w:author="Enrico Barrozo" w:date="2022-09-09T11:20:00Z">
        <w:r w:rsidR="00FC03A7">
          <w:rPr>
            <w:rFonts w:cstheme="minorHAnsi"/>
            <w:color w:val="201F1E"/>
          </w:rPr>
          <w:t>. We then</w:t>
        </w:r>
      </w:ins>
      <w:r w:rsidRPr="007E698C">
        <w:rPr>
          <w:rFonts w:cstheme="minorHAnsi"/>
          <w:color w:val="201F1E"/>
        </w:rPr>
        <w:t xml:space="preserve"> </w:t>
      </w:r>
      <w:del w:id="11" w:author="Enrico Barrozo" w:date="2022-09-09T11:20:00Z">
        <w:r w:rsidRPr="007E698C" w:rsidDel="00FC03A7">
          <w:rPr>
            <w:rFonts w:cstheme="minorHAnsi"/>
            <w:color w:val="201F1E"/>
          </w:rPr>
          <w:delText xml:space="preserve">with a </w:delText>
        </w:r>
      </w:del>
      <w:ins w:id="12" w:author="Enrico Barrozo" w:date="2022-09-09T11:20:00Z">
        <w:r w:rsidR="00FC03A7">
          <w:rPr>
            <w:rFonts w:cstheme="minorHAnsi"/>
            <w:color w:val="201F1E"/>
          </w:rPr>
          <w:t xml:space="preserve">performed a </w:t>
        </w:r>
      </w:ins>
      <w:r w:rsidRPr="007E698C">
        <w:rPr>
          <w:rFonts w:cstheme="minorHAnsi"/>
          <w:color w:val="201F1E"/>
        </w:rPr>
        <w:t xml:space="preserve">stratified analysis based on </w:t>
      </w:r>
      <w:ins w:id="13" w:author="Enrico Barrozo" w:date="2022-09-09T11:20:00Z">
        <w:r w:rsidR="00FC03A7" w:rsidRPr="007E698C">
          <w:rPr>
            <w:rFonts w:cstheme="minorHAnsi"/>
            <w:color w:val="201F1E"/>
          </w:rPr>
          <w:t xml:space="preserve">COVID-19 </w:t>
        </w:r>
      </w:ins>
      <w:r w:rsidRPr="007E698C">
        <w:rPr>
          <w:rFonts w:cstheme="minorHAnsi"/>
          <w:color w:val="201F1E"/>
        </w:rPr>
        <w:t xml:space="preserve">mortality amongst </w:t>
      </w:r>
      <w:del w:id="14" w:author="Enrico Barrozo" w:date="2022-09-09T11:21:00Z">
        <w:r w:rsidRPr="007E698C" w:rsidDel="00FC03A7">
          <w:rPr>
            <w:rFonts w:cstheme="minorHAnsi"/>
            <w:color w:val="201F1E"/>
          </w:rPr>
          <w:delText xml:space="preserve">the </w:delText>
        </w:r>
      </w:del>
      <w:del w:id="15" w:author="Enrico Barrozo" w:date="2022-09-09T11:20:00Z">
        <w:r w:rsidRPr="007E698C" w:rsidDel="00FC03A7">
          <w:rPr>
            <w:rFonts w:cstheme="minorHAnsi"/>
            <w:color w:val="201F1E"/>
          </w:rPr>
          <w:delText xml:space="preserve">COVID-19 </w:delText>
        </w:r>
      </w:del>
      <w:r w:rsidRPr="007E698C">
        <w:rPr>
          <w:rFonts w:cstheme="minorHAnsi"/>
          <w:color w:val="201F1E"/>
        </w:rPr>
        <w:t>cohort</w:t>
      </w:r>
      <w:ins w:id="16" w:author="Enrico Barrozo" w:date="2022-09-09T11:21:00Z">
        <w:r w:rsidR="00FC03A7">
          <w:rPr>
            <w:rFonts w:cstheme="minorHAnsi"/>
            <w:color w:val="201F1E"/>
          </w:rPr>
          <w:t>s</w:t>
        </w:r>
      </w:ins>
      <w:r w:rsidRPr="007E698C">
        <w:rPr>
          <w:rFonts w:cstheme="minorHAnsi"/>
          <w:color w:val="201F1E"/>
        </w:rPr>
        <w:t xml:space="preserve">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15). Our overarching hypothesis was that</w:t>
      </w:r>
      <w:ins w:id="17" w:author="Enrico Barrozo" w:date="2022-09-09T11:16:00Z">
        <w:r w:rsidR="00FC03A7">
          <w:rPr>
            <w:rFonts w:cstheme="minorHAnsi"/>
            <w:color w:val="201F1E"/>
          </w:rPr>
          <w:t xml:space="preserve"> compared to</w:t>
        </w:r>
      </w:ins>
      <w:ins w:id="18" w:author="Enrico Barrozo" w:date="2022-09-09T11:17:00Z">
        <w:r w:rsidR="00FC03A7">
          <w:rPr>
            <w:rFonts w:cstheme="minorHAnsi"/>
            <w:color w:val="201F1E"/>
          </w:rPr>
          <w:t xml:space="preserve"> uninfected and</w:t>
        </w:r>
      </w:ins>
      <w:ins w:id="19" w:author="Enrico Barrozo" w:date="2022-09-09T11:16:00Z">
        <w:r w:rsidR="00FC03A7">
          <w:rPr>
            <w:rFonts w:cstheme="minorHAnsi"/>
            <w:color w:val="201F1E"/>
          </w:rPr>
          <w:t xml:space="preserve"> CAP</w:t>
        </w:r>
      </w:ins>
      <w:ins w:id="20" w:author="Enrico Barrozo" w:date="2022-09-09T11:17:00Z">
        <w:r w:rsidR="00FC03A7">
          <w:rPr>
            <w:rFonts w:cstheme="minorHAnsi"/>
            <w:color w:val="201F1E"/>
          </w:rPr>
          <w:t xml:space="preserve"> metatranscriptome</w:t>
        </w:r>
      </w:ins>
      <w:ins w:id="21" w:author="Enrico Barrozo" w:date="2022-09-09T11:16:00Z">
        <w:r w:rsidR="00FC03A7">
          <w:rPr>
            <w:rFonts w:cstheme="minorHAnsi"/>
            <w:color w:val="201F1E"/>
          </w:rPr>
          <w:t xml:space="preserve"> profiles,</w:t>
        </w:r>
      </w:ins>
      <w:r w:rsidRPr="007E698C">
        <w:rPr>
          <w:rFonts w:cstheme="minorHAnsi"/>
          <w:color w:val="201F1E"/>
        </w:rPr>
        <w:t xml:space="preserve"> there </w:t>
      </w:r>
      <w:del w:id="22" w:author="Enrico Barrozo" w:date="2022-09-09T11:12:00Z">
        <w:r w:rsidRPr="007E698C" w:rsidDel="00B53CFB">
          <w:rPr>
            <w:rFonts w:cstheme="minorHAnsi"/>
            <w:color w:val="201F1E"/>
          </w:rPr>
          <w:delText>is a potentially informativ</w:delText>
        </w:r>
      </w:del>
      <w:ins w:id="23" w:author="Enrico Barrozo" w:date="2022-09-09T11:12:00Z">
        <w:r w:rsidR="00B53CFB">
          <w:rPr>
            <w:rFonts w:cstheme="minorHAnsi"/>
            <w:color w:val="201F1E"/>
          </w:rPr>
          <w:t>are</w:t>
        </w:r>
      </w:ins>
      <w:ins w:id="24" w:author="Enrico Barrozo" w:date="2022-09-09T11:16:00Z">
        <w:r w:rsidR="00FC03A7">
          <w:rPr>
            <w:rFonts w:cstheme="minorHAnsi"/>
            <w:color w:val="201F1E"/>
          </w:rPr>
          <w:t xml:space="preserve"> </w:t>
        </w:r>
      </w:ins>
      <w:ins w:id="25" w:author="Enrico Barrozo" w:date="2022-09-09T11:19:00Z">
        <w:r w:rsidR="00FC03A7">
          <w:rPr>
            <w:rFonts w:cstheme="minorHAnsi"/>
            <w:color w:val="201F1E"/>
          </w:rPr>
          <w:t>detectable</w:t>
        </w:r>
      </w:ins>
      <w:ins w:id="26" w:author="Enrico Barrozo" w:date="2022-09-09T11:12:00Z">
        <w:r w:rsidR="00B53CFB">
          <w:rPr>
            <w:rFonts w:cstheme="minorHAnsi"/>
            <w:color w:val="201F1E"/>
          </w:rPr>
          <w:t xml:space="preserve"> </w:t>
        </w:r>
      </w:ins>
      <w:ins w:id="27" w:author="Enrico Barrozo" w:date="2022-09-09T11:21:00Z">
        <w:r w:rsidR="00FC03A7">
          <w:rPr>
            <w:rFonts w:cstheme="minorHAnsi"/>
            <w:color w:val="201F1E"/>
          </w:rPr>
          <w:t xml:space="preserve">and functionally significant </w:t>
        </w:r>
      </w:ins>
      <w:del w:id="28" w:author="Enrico Barrozo" w:date="2022-09-09T11:12:00Z">
        <w:r w:rsidRPr="007E698C" w:rsidDel="00B53CFB">
          <w:rPr>
            <w:rFonts w:cstheme="minorHAnsi"/>
            <w:color w:val="201F1E"/>
          </w:rPr>
          <w:delText>e</w:delText>
        </w:r>
      </w:del>
      <w:del w:id="29" w:author="Enrico Barrozo" w:date="2022-09-09T11:19:00Z">
        <w:r w:rsidRPr="007E698C" w:rsidDel="00FC03A7">
          <w:rPr>
            <w:rFonts w:cstheme="minorHAnsi"/>
            <w:color w:val="201F1E"/>
          </w:rPr>
          <w:delText xml:space="preserve"> </w:delText>
        </w:r>
      </w:del>
      <w:r w:rsidRPr="007E698C">
        <w:rPr>
          <w:rFonts w:cstheme="minorHAnsi"/>
          <w:color w:val="201F1E"/>
        </w:rPr>
        <w:t>relationship</w:t>
      </w:r>
      <w:ins w:id="30" w:author="Enrico Barrozo" w:date="2022-09-09T11:12:00Z">
        <w:r w:rsidR="00B53CFB">
          <w:rPr>
            <w:rFonts w:cstheme="minorHAnsi"/>
            <w:color w:val="201F1E"/>
          </w:rPr>
          <w:t>s</w:t>
        </w:r>
      </w:ins>
      <w:ins w:id="31" w:author="Enrico Barrozo" w:date="2022-09-09T11:19:00Z">
        <w:r w:rsidR="00FC03A7">
          <w:rPr>
            <w:rFonts w:cstheme="minorHAnsi"/>
            <w:color w:val="201F1E"/>
          </w:rPr>
          <w:t xml:space="preserve"> between</w:t>
        </w:r>
      </w:ins>
      <w:ins w:id="32" w:author="Enrico Barrozo" w:date="2022-09-09T11:18:00Z">
        <w:r w:rsidR="00FC03A7">
          <w:rPr>
            <w:rFonts w:cstheme="minorHAnsi"/>
            <w:color w:val="201F1E"/>
          </w:rPr>
          <w:t xml:space="preserve"> bacterial </w:t>
        </w:r>
      </w:ins>
      <w:ins w:id="33" w:author="Enrico Barrozo" w:date="2022-09-09T11:21:00Z">
        <w:r w:rsidR="00FC03A7">
          <w:rPr>
            <w:rFonts w:cstheme="minorHAnsi"/>
            <w:color w:val="201F1E"/>
          </w:rPr>
          <w:t>metatranscriptomes associated with</w:t>
        </w:r>
      </w:ins>
      <w:ins w:id="34" w:author="Enrico Barrozo" w:date="2022-09-09T11:19:00Z">
        <w:r w:rsidR="00FC03A7">
          <w:rPr>
            <w:rFonts w:cstheme="minorHAnsi"/>
            <w:color w:val="201F1E"/>
          </w:rPr>
          <w:t xml:space="preserve"> </w:t>
        </w:r>
      </w:ins>
      <w:del w:id="35" w:author="Enrico Barrozo" w:date="2022-09-09T11:18:00Z">
        <w:r w:rsidRPr="007E698C" w:rsidDel="00FC03A7">
          <w:rPr>
            <w:rFonts w:cstheme="minorHAnsi"/>
            <w:color w:val="201F1E"/>
          </w:rPr>
          <w:delText xml:space="preserve"> between the BALF microbiome and </w:delText>
        </w:r>
      </w:del>
      <w:del w:id="36" w:author="Enrico Barrozo" w:date="2022-09-09T11:14:00Z">
        <w:r w:rsidRPr="007E698C" w:rsidDel="00B53CFB">
          <w:rPr>
            <w:rFonts w:cstheme="minorHAnsi"/>
            <w:color w:val="201F1E"/>
          </w:rPr>
          <w:delText xml:space="preserve">the severity of </w:delText>
        </w:r>
      </w:del>
      <w:r w:rsidRPr="007E698C">
        <w:rPr>
          <w:rFonts w:cstheme="minorHAnsi"/>
          <w:color w:val="201F1E"/>
        </w:rPr>
        <w:t>COVID-19</w:t>
      </w:r>
      <w:ins w:id="37" w:author="Enrico Barrozo" w:date="2022-09-09T11:13:00Z">
        <w:r w:rsidR="00B53CFB">
          <w:rPr>
            <w:rFonts w:cstheme="minorHAnsi"/>
            <w:color w:val="201F1E"/>
          </w:rPr>
          <w:t xml:space="preserve"> </w:t>
        </w:r>
      </w:ins>
      <w:del w:id="38" w:author="Enrico Barrozo" w:date="2022-09-09T11:22:00Z">
        <w:r w:rsidRPr="007E698C" w:rsidDel="00FC03A7">
          <w:rPr>
            <w:rFonts w:cstheme="minorHAnsi"/>
            <w:color w:val="201F1E"/>
          </w:rPr>
          <w:delText xml:space="preserve"> </w:delText>
        </w:r>
      </w:del>
      <w:r w:rsidRPr="007E698C">
        <w:rPr>
          <w:rFonts w:cstheme="minorHAnsi"/>
          <w:color w:val="201F1E"/>
        </w:rPr>
        <w:t>disease</w:t>
      </w:r>
      <w:ins w:id="39" w:author="Enrico Barrozo" w:date="2022-09-09T11:13:00Z">
        <w:r w:rsidR="00B53CFB">
          <w:rPr>
            <w:rFonts w:cstheme="minorHAnsi"/>
            <w:color w:val="201F1E"/>
          </w:rPr>
          <w:t xml:space="preserve"> </w:t>
        </w:r>
      </w:ins>
      <w:del w:id="40" w:author="Enrico Barrozo" w:date="2022-09-09T11:17:00Z">
        <w:r w:rsidRPr="007E698C" w:rsidDel="00FC03A7">
          <w:rPr>
            <w:rFonts w:cstheme="minorHAnsi"/>
            <w:color w:val="201F1E"/>
          </w:rPr>
          <w:delText xml:space="preserve"> </w:delText>
        </w:r>
      </w:del>
      <w:r w:rsidRPr="007E698C">
        <w:rPr>
          <w:rFonts w:cstheme="minorHAnsi"/>
          <w:color w:val="201F1E"/>
        </w:rPr>
        <w:t>onset</w:t>
      </w:r>
      <w:ins w:id="41" w:author="Enrico Barrozo" w:date="2022-09-09T11:13:00Z">
        <w:r w:rsidR="00B53CFB">
          <w:rPr>
            <w:rFonts w:cstheme="minorHAnsi"/>
            <w:color w:val="201F1E"/>
          </w:rPr>
          <w:t>,</w:t>
        </w:r>
      </w:ins>
      <w:r w:rsidRPr="007E698C">
        <w:rPr>
          <w:rFonts w:cstheme="minorHAnsi"/>
          <w:color w:val="201F1E"/>
        </w:rPr>
        <w:t xml:space="preserve"> </w:t>
      </w:r>
      <w:del w:id="42" w:author="Enrico Barrozo" w:date="2022-09-09T11:17:00Z">
        <w:r w:rsidRPr="007E698C" w:rsidDel="00FC03A7">
          <w:rPr>
            <w:rFonts w:cstheme="minorHAnsi"/>
            <w:color w:val="201F1E"/>
          </w:rPr>
          <w:delText xml:space="preserve">and </w:delText>
        </w:r>
      </w:del>
      <w:r w:rsidRPr="007E698C">
        <w:rPr>
          <w:rFonts w:cstheme="minorHAnsi"/>
          <w:color w:val="201F1E"/>
        </w:rPr>
        <w:t>progression</w:t>
      </w:r>
      <w:ins w:id="43" w:author="Enrico Barrozo" w:date="2022-09-09T11:17:00Z">
        <w:r w:rsidR="00FC03A7">
          <w:rPr>
            <w:rFonts w:cstheme="minorHAnsi"/>
            <w:color w:val="201F1E"/>
          </w:rPr>
          <w:t>, severity</w:t>
        </w:r>
      </w:ins>
      <w:r w:rsidRPr="007E698C">
        <w:rPr>
          <w:rFonts w:cstheme="minorHAnsi"/>
          <w:color w:val="201F1E"/>
        </w:rPr>
        <w:t>.</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2CBEF9FF" w:rsidR="006F1A80" w:rsidRDefault="006F1A80" w:rsidP="00A07B11">
      <w:pPr>
        <w:spacing w:after="0" w:line="480" w:lineRule="auto"/>
        <w:jc w:val="both"/>
        <w:rPr>
          <w:rFonts w:cstheme="minorHAnsi"/>
          <w:color w:val="201F1E"/>
          <w:u w:val="single"/>
        </w:rPr>
      </w:pPr>
      <w:r w:rsidRPr="007E698C">
        <w:rPr>
          <w:rFonts w:cstheme="minorHAnsi"/>
          <w:color w:val="201F1E"/>
        </w:rPr>
        <w:t>We observed 34 functionally discriminant</w:t>
      </w:r>
      <w:r w:rsidRPr="007E698C">
        <w:rPr>
          <w:rFonts w:cstheme="minorHAnsi"/>
        </w:rPr>
        <w:t xml:space="preserve"> gene ontology (GO) terms in COVID-19 disease compared to the CAP and uninfected cohorts, and 21 GO terms functionally discriminant to COVID-19 mortality (q &lt; 0.05). GO terms enriched in the COVID-19 disease cohort included hydrolase activity, and significant GO terms under the parental terms of biological regulation, viral process, and interspecies interaction between organisms. </w:t>
      </w:r>
      <w:ins w:id="44" w:author="Enrico Barrozo" w:date="2022-09-09T11:25:00Z">
        <w:r w:rsidR="00CB271C">
          <w:rPr>
            <w:rFonts w:cstheme="minorHAnsi"/>
          </w:rPr>
          <w:t xml:space="preserve">In our analysis stratifying based on </w:t>
        </w:r>
        <w:r w:rsidR="00CB271C" w:rsidRPr="007E698C">
          <w:rPr>
            <w:rFonts w:cstheme="minorHAnsi"/>
          </w:rPr>
          <w:t xml:space="preserve">COVID-19 mortality </w:t>
        </w:r>
        <w:r w:rsidR="00CB271C">
          <w:rPr>
            <w:rFonts w:cstheme="minorHAnsi"/>
          </w:rPr>
          <w:t xml:space="preserve">outcomes, we identified </w:t>
        </w:r>
        <w:r w:rsidR="00CB271C" w:rsidRPr="007E698C">
          <w:rPr>
            <w:rFonts w:cstheme="minorHAnsi"/>
          </w:rPr>
          <w:t xml:space="preserve">21 GO terms </w:t>
        </w:r>
        <w:r w:rsidR="00CB271C">
          <w:rPr>
            <w:rFonts w:cstheme="minorHAnsi"/>
          </w:rPr>
          <w:t xml:space="preserve">including </w:t>
        </w:r>
      </w:ins>
      <w:del w:id="45" w:author="Enrico Barrozo" w:date="2022-09-09T11:25:00Z">
        <w:r w:rsidRPr="007E698C" w:rsidDel="00CB271C">
          <w:rPr>
            <w:rFonts w:cstheme="minorHAnsi"/>
          </w:rPr>
          <w:delText xml:space="preserve">Notable GO terms associated with COVID-19 mortality included </w:delText>
        </w:r>
      </w:del>
      <w:r w:rsidRPr="007E698C">
        <w:rPr>
          <w:rFonts w:cstheme="minorHAnsi"/>
        </w:rPr>
        <w:t xml:space="preserve">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w:t>
      </w:r>
      <w:commentRangeStart w:id="46"/>
      <w:r w:rsidRPr="007E698C">
        <w:rPr>
          <w:rFonts w:cstheme="minorHAnsi"/>
        </w:rPr>
        <w:t xml:space="preserve">clusters </w:t>
      </w:r>
      <w:commentRangeEnd w:id="46"/>
      <w:r w:rsidR="00A14EA7">
        <w:rPr>
          <w:rStyle w:val="CommentReference"/>
        </w:rPr>
        <w:commentReference w:id="46"/>
      </w:r>
      <w:r w:rsidRPr="007E698C">
        <w:rPr>
          <w:rFonts w:cstheme="minorHAnsi"/>
        </w:rPr>
        <w:t xml:space="preserve">that were significantly associated with COVID-19 disease and mortality. </w:t>
      </w:r>
      <w:commentRangeStart w:id="47"/>
      <w:r w:rsidRPr="007E698C">
        <w:rPr>
          <w:rFonts w:cstheme="minorHAnsi"/>
        </w:rPr>
        <w:t xml:space="preserve">We additionally observed discriminant taxonomic differences associated with </w:t>
      </w:r>
      <w:r w:rsidRPr="007E698C">
        <w:rPr>
          <w:rFonts w:cstheme="minorHAnsi"/>
        </w:rPr>
        <w:lastRenderedPageBreak/>
        <w:t xml:space="preserve">COVID-19 disease and mortality in the genus </w:t>
      </w:r>
      <w:proofErr w:type="spellStart"/>
      <w:r w:rsidRPr="007E698C">
        <w:rPr>
          <w:rFonts w:cstheme="minorHAnsi"/>
          <w:i/>
          <w:iCs/>
        </w:rPr>
        <w:t>Sphingomonas</w:t>
      </w:r>
      <w:proofErr w:type="spellEnd"/>
      <w:r w:rsidRPr="007E698C">
        <w:rPr>
          <w:rFonts w:cstheme="minorHAnsi"/>
          <w:i/>
          <w:iCs/>
        </w:rPr>
        <w:t xml:space="preserve">, </w:t>
      </w:r>
      <w:r w:rsidRPr="007E698C">
        <w:rPr>
          <w:rFonts w:cstheme="minorHAnsi"/>
        </w:rPr>
        <w:t xml:space="preserve">belonging to the </w:t>
      </w:r>
      <w:proofErr w:type="spellStart"/>
      <w:r w:rsidRPr="007E698C">
        <w:rPr>
          <w:rFonts w:cstheme="minorHAnsi"/>
          <w:i/>
          <w:iCs/>
        </w:rPr>
        <w:t>Sphingomonadacae</w:t>
      </w:r>
      <w:proofErr w:type="spellEnd"/>
      <w:r w:rsidRPr="007E698C">
        <w:rPr>
          <w:rFonts w:cstheme="minorHAnsi"/>
          <w:i/>
          <w:iCs/>
        </w:rPr>
        <w:t xml:space="preserve"> </w:t>
      </w:r>
      <w:r w:rsidRPr="007E698C">
        <w:rPr>
          <w:rFonts w:cstheme="minorHAnsi"/>
        </w:rPr>
        <w:t xml:space="preserve">family, </w:t>
      </w:r>
      <w:proofErr w:type="spellStart"/>
      <w:r w:rsidRPr="007E698C">
        <w:rPr>
          <w:rFonts w:cstheme="minorHAnsi"/>
          <w:i/>
          <w:iCs/>
        </w:rPr>
        <w:t>Variovorax</w:t>
      </w:r>
      <w:proofErr w:type="spellEnd"/>
      <w:r w:rsidRPr="007E698C">
        <w:rPr>
          <w:rFonts w:cstheme="minorHAnsi"/>
          <w:i/>
          <w:iCs/>
        </w:rPr>
        <w:t>,</w:t>
      </w:r>
      <w:r w:rsidRPr="007E698C">
        <w:rPr>
          <w:rFonts w:cstheme="minorHAnsi"/>
        </w:rPr>
        <w:t xml:space="preserve"> belonging to the </w:t>
      </w:r>
      <w:proofErr w:type="spellStart"/>
      <w:r w:rsidRPr="007E698C">
        <w:rPr>
          <w:rFonts w:cstheme="minorHAnsi"/>
          <w:i/>
          <w:iCs/>
        </w:rPr>
        <w:t>Comamonadaceae</w:t>
      </w:r>
      <w:proofErr w:type="spellEnd"/>
      <w:r w:rsidRPr="007E698C">
        <w:rPr>
          <w:rFonts w:cstheme="minorHAnsi"/>
          <w:i/>
          <w:iCs/>
        </w:rPr>
        <w:t xml:space="preserve"> </w:t>
      </w:r>
      <w:r w:rsidRPr="007E698C">
        <w:rPr>
          <w:rFonts w:cstheme="minorHAnsi"/>
        </w:rPr>
        <w:t xml:space="preserve">family, and in the class </w:t>
      </w:r>
      <w:proofErr w:type="spellStart"/>
      <w:r w:rsidRPr="007E698C">
        <w:t>Bacteroidia</w:t>
      </w:r>
      <w:proofErr w:type="spellEnd"/>
      <w:r w:rsidRPr="007E698C">
        <w:rPr>
          <w:rFonts w:cstheme="minorHAnsi"/>
          <w:i/>
          <w:iCs/>
        </w:rPr>
        <w:t>,</w:t>
      </w:r>
      <w:r w:rsidRPr="007E698C">
        <w:rPr>
          <w:rFonts w:cstheme="minorHAnsi"/>
        </w:rPr>
        <w:t xml:space="preserve"> belonging to the order </w:t>
      </w:r>
      <w:proofErr w:type="spellStart"/>
      <w:r w:rsidRPr="007E698C">
        <w:t>Bacteroidales</w:t>
      </w:r>
      <w:proofErr w:type="spellEnd"/>
      <w:r w:rsidRPr="007E698C">
        <w:rPr>
          <w:rFonts w:cstheme="minorHAnsi"/>
        </w:rPr>
        <w:t>.</w:t>
      </w:r>
      <w:commentRangeEnd w:id="47"/>
      <w:r w:rsidR="009F46BD">
        <w:rPr>
          <w:rStyle w:val="CommentReference"/>
        </w:rPr>
        <w:commentReference w:id="47"/>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t>Conclusions</w:t>
      </w:r>
    </w:p>
    <w:p w14:paraId="72B6462D" w14:textId="4F2FBD34" w:rsidR="00685C7F" w:rsidRPr="007E698C" w:rsidRDefault="00FD10BF" w:rsidP="00A07B11">
      <w:pPr>
        <w:spacing w:after="0" w:line="480" w:lineRule="auto"/>
        <w:jc w:val="both"/>
        <w:rPr>
          <w:rFonts w:cstheme="minorHAnsi"/>
          <w:color w:val="201F1E"/>
        </w:rPr>
      </w:pPr>
      <w:ins w:id="48" w:author="Enrico Barrozo" w:date="2022-09-09T11:40:00Z">
        <w:r w:rsidRPr="007E698C">
          <w:rPr>
            <w:rFonts w:cstheme="minorHAnsi"/>
          </w:rPr>
          <w:t xml:space="preserve">To our knowledge, this study is the first to evaluate significant differences in taxonomic and functional signatures between BALF metatranscriptomes from COVID-19, CAP, and uninfected cohorts, as well as </w:t>
        </w:r>
      </w:ins>
      <w:ins w:id="49" w:author="Enrico Barrozo" w:date="2022-09-12T10:26:00Z">
        <w:r w:rsidR="00E97874">
          <w:rPr>
            <w:rFonts w:cstheme="minorHAnsi"/>
          </w:rPr>
          <w:t xml:space="preserve">associating these taxa and microbial gene expression pathways with </w:t>
        </w:r>
      </w:ins>
      <w:ins w:id="50" w:author="Enrico Barrozo" w:date="2022-09-09T11:40:00Z">
        <w:r w:rsidRPr="007E698C">
          <w:rPr>
            <w:rFonts w:cstheme="minorHAnsi"/>
          </w:rPr>
          <w:t>COVID-19 mortality.</w:t>
        </w:r>
        <w:r>
          <w:rPr>
            <w:rFonts w:cstheme="minorHAnsi"/>
          </w:rPr>
          <w:t xml:space="preserve"> </w:t>
        </w:r>
      </w:ins>
      <w:r w:rsidR="00685C7F" w:rsidRPr="007E698C">
        <w:rPr>
          <w:rFonts w:cstheme="minorHAnsi"/>
          <w:color w:val="201F1E"/>
        </w:rPr>
        <w:t xml:space="preserve">Collectively, while this data does not speak to causality nor directionality of the association, </w:t>
      </w:r>
      <w:del w:id="51" w:author="Jochum, Michael D." w:date="2022-09-13T15:16:00Z">
        <w:r w:rsidR="00685C7F" w:rsidRPr="007E698C" w:rsidDel="00DF5CD8">
          <w:rPr>
            <w:rFonts w:cstheme="minorHAnsi"/>
            <w:color w:val="201F1E"/>
          </w:rPr>
          <w:delText>it does</w:delText>
        </w:r>
      </w:del>
      <w:ins w:id="52" w:author="Enrico Barrozo" w:date="2022-09-09T11:07:00Z">
        <w:r w:rsidR="0089779F">
          <w:rPr>
            <w:rFonts w:cstheme="minorHAnsi"/>
            <w:color w:val="201F1E"/>
          </w:rPr>
          <w:t>this study</w:t>
        </w:r>
      </w:ins>
      <w:r w:rsidR="00685C7F" w:rsidRPr="007E698C">
        <w:rPr>
          <w:rFonts w:cstheme="minorHAnsi"/>
          <w:color w:val="201F1E"/>
        </w:rPr>
        <w:t xml:space="preserve"> demonstrate</w:t>
      </w:r>
      <w:ins w:id="53" w:author="Jochum, Michael D." w:date="2022-09-13T15:20:00Z">
        <w:r w:rsidR="00DF5CD8">
          <w:rPr>
            <w:rFonts w:cstheme="minorHAnsi"/>
            <w:color w:val="201F1E"/>
          </w:rPr>
          <w:t>s</w:t>
        </w:r>
      </w:ins>
      <w:ins w:id="54" w:author="Enrico Barrozo" w:date="2022-09-09T11:08:00Z">
        <w:del w:id="55" w:author="Jochum, Michael D." w:date="2022-09-13T15:17:00Z">
          <w:r w:rsidR="0089779F" w:rsidDel="00DF5CD8">
            <w:rPr>
              <w:rFonts w:cstheme="minorHAnsi"/>
              <w:color w:val="201F1E"/>
            </w:rPr>
            <w:delText>s</w:delText>
          </w:r>
        </w:del>
      </w:ins>
      <w:r w:rsidR="00685C7F" w:rsidRPr="007E698C">
        <w:rPr>
          <w:rFonts w:cstheme="minorHAnsi"/>
          <w:color w:val="201F1E"/>
        </w:rPr>
        <w:t xml:space="preserve"> a significant relationship between </w:t>
      </w:r>
      <w:del w:id="56" w:author="Jochum, Michael D." w:date="2022-09-13T15:18:00Z">
        <w:r w:rsidR="00685C7F" w:rsidRPr="007E698C" w:rsidDel="00DF5CD8">
          <w:rPr>
            <w:rFonts w:cstheme="minorHAnsi"/>
            <w:color w:val="201F1E"/>
          </w:rPr>
          <w:delText>the</w:delText>
        </w:r>
      </w:del>
      <w:ins w:id="57" w:author="Enrico Barrozo" w:date="2022-09-09T11:08:00Z">
        <w:del w:id="58" w:author="Jochum, Michael D." w:date="2022-09-13T15:18:00Z">
          <w:r w:rsidR="0089779F" w:rsidDel="00DF5CD8">
            <w:rPr>
              <w:rFonts w:cstheme="minorHAnsi"/>
              <w:color w:val="201F1E"/>
            </w:rPr>
            <w:delText xml:space="preserve"> </w:delText>
          </w:r>
        </w:del>
      </w:ins>
      <w:ins w:id="59" w:author="Jochum, Michael D." w:date="2022-09-13T15:21:00Z">
        <w:r w:rsidR="006C301E">
          <w:rPr>
            <w:rFonts w:cstheme="minorHAnsi"/>
            <w:color w:val="201F1E"/>
          </w:rPr>
          <w:t xml:space="preserve"> the human </w:t>
        </w:r>
      </w:ins>
      <w:ins w:id="60" w:author="Enrico Barrozo" w:date="2022-09-09T11:09:00Z">
        <w:del w:id="61" w:author="Jochum, Michael D." w:date="2022-09-13T15:18:00Z">
          <w:r w:rsidR="0089779F" w:rsidDel="00DF5CD8">
            <w:rPr>
              <w:rFonts w:cstheme="minorHAnsi"/>
              <w:color w:val="201F1E"/>
            </w:rPr>
            <w:delText xml:space="preserve"> </w:delText>
          </w:r>
        </w:del>
      </w:ins>
      <w:ins w:id="62" w:author="Jochum, Michael D." w:date="2022-09-13T15:18:00Z">
        <w:r w:rsidR="00DF5CD8">
          <w:rPr>
            <w:rFonts w:cstheme="minorHAnsi"/>
            <w:color w:val="201F1E"/>
          </w:rPr>
          <w:t>microbiome community</w:t>
        </w:r>
        <w:r w:rsidR="00DF5CD8">
          <w:rPr>
            <w:rFonts w:cstheme="minorHAnsi"/>
            <w:color w:val="201F1E"/>
          </w:rPr>
          <w:t xml:space="preserve"> </w:t>
        </w:r>
      </w:ins>
      <w:ins w:id="63" w:author="Enrico Barrozo" w:date="2022-09-09T11:08:00Z">
        <w:r w:rsidR="0089779F">
          <w:rPr>
            <w:rFonts w:cstheme="minorHAnsi"/>
            <w:color w:val="201F1E"/>
          </w:rPr>
          <w:t>composition and function</w:t>
        </w:r>
        <w:del w:id="64" w:author="Jochum, Michael D." w:date="2022-09-13T15:18:00Z">
          <w:r w:rsidR="0089779F" w:rsidDel="00DF5CD8">
            <w:rPr>
              <w:rFonts w:cstheme="minorHAnsi"/>
              <w:color w:val="201F1E"/>
            </w:rPr>
            <w:delText>s</w:delText>
          </w:r>
        </w:del>
        <w:r w:rsidR="0089779F">
          <w:rPr>
            <w:rFonts w:cstheme="minorHAnsi"/>
            <w:color w:val="201F1E"/>
          </w:rPr>
          <w:t xml:space="preserve"> </w:t>
        </w:r>
        <w:del w:id="65" w:author="Jochum, Michael D." w:date="2022-09-13T15:21:00Z">
          <w:r w:rsidR="0089779F" w:rsidDel="006C301E">
            <w:rPr>
              <w:rFonts w:cstheme="minorHAnsi"/>
              <w:color w:val="201F1E"/>
            </w:rPr>
            <w:delText>of the</w:delText>
          </w:r>
        </w:del>
      </w:ins>
      <w:del w:id="66" w:author="Jochum, Michael D." w:date="2022-09-13T15:21:00Z">
        <w:r w:rsidR="00685C7F" w:rsidRPr="007E698C" w:rsidDel="006C301E">
          <w:rPr>
            <w:rFonts w:cstheme="minorHAnsi"/>
            <w:color w:val="201F1E"/>
          </w:rPr>
          <w:delText xml:space="preserve"> human microbiome </w:delText>
        </w:r>
      </w:del>
      <w:del w:id="67" w:author="Enrico Barrozo" w:date="2022-09-09T11:08:00Z">
        <w:r w:rsidR="00685C7F" w:rsidRPr="007E698C" w:rsidDel="0089779F">
          <w:rPr>
            <w:rFonts w:cstheme="minorHAnsi"/>
            <w:color w:val="201F1E"/>
          </w:rPr>
          <w:delText xml:space="preserve">and </w:delText>
        </w:r>
      </w:del>
      <w:ins w:id="68" w:author="Enrico Barrozo" w:date="2022-09-09T11:08:00Z">
        <w:r w:rsidR="0089779F">
          <w:rPr>
            <w:rFonts w:cstheme="minorHAnsi"/>
            <w:color w:val="201F1E"/>
          </w:rPr>
          <w:t>with</w:t>
        </w:r>
        <w:r w:rsidR="0089779F" w:rsidRPr="007E698C">
          <w:rPr>
            <w:rFonts w:cstheme="minorHAnsi"/>
            <w:color w:val="201F1E"/>
          </w:rPr>
          <w:t xml:space="preserve"> </w:t>
        </w:r>
      </w:ins>
      <w:r w:rsidR="00685C7F" w:rsidRPr="007E698C">
        <w:rPr>
          <w:rFonts w:cstheme="minorHAnsi"/>
          <w:color w:val="201F1E"/>
        </w:rPr>
        <w:t>COVID-19</w:t>
      </w:r>
      <w:ins w:id="69" w:author="Enrico Barrozo" w:date="2022-09-12T10:26:00Z">
        <w:del w:id="70" w:author="Jochum, Michael D." w:date="2022-09-13T15:17:00Z">
          <w:r w:rsidR="00E97874" w:rsidDel="00DF5CD8">
            <w:rPr>
              <w:rFonts w:cstheme="minorHAnsi"/>
              <w:color w:val="201F1E"/>
            </w:rPr>
            <w:delText xml:space="preserve">, CAP, and those </w:delText>
          </w:r>
        </w:del>
      </w:ins>
      <w:ins w:id="71" w:author="Enrico Barrozo" w:date="2022-09-12T10:27:00Z">
        <w:del w:id="72" w:author="Jochum, Michael D." w:date="2022-09-13T15:17:00Z">
          <w:r w:rsidR="00E97874" w:rsidDel="00DF5CD8">
            <w:rPr>
              <w:rFonts w:cstheme="minorHAnsi"/>
              <w:color w:val="201F1E"/>
            </w:rPr>
            <w:delText>shared or divergent between these two respiratory</w:delText>
          </w:r>
        </w:del>
      </w:ins>
      <w:del w:id="73" w:author="Jochum, Michael D." w:date="2022-09-13T15:17:00Z">
        <w:r w:rsidR="00685C7F" w:rsidRPr="007E698C" w:rsidDel="00DF5CD8">
          <w:rPr>
            <w:rFonts w:cstheme="minorHAnsi"/>
            <w:color w:val="201F1E"/>
          </w:rPr>
          <w:delText xml:space="preserve"> </w:delText>
        </w:r>
        <w:r w:rsidR="00C5629E" w:rsidRPr="007E698C" w:rsidDel="00DF5CD8">
          <w:rPr>
            <w:rFonts w:cstheme="minorHAnsi"/>
            <w:color w:val="201F1E"/>
          </w:rPr>
          <w:delText>disease</w:delText>
        </w:r>
      </w:del>
      <w:ins w:id="74" w:author="Enrico Barrozo" w:date="2022-09-12T10:27:00Z">
        <w:del w:id="75" w:author="Jochum, Michael D." w:date="2022-09-13T15:17:00Z">
          <w:r w:rsidR="00E97874" w:rsidDel="00DF5CD8">
            <w:rPr>
              <w:rFonts w:cstheme="minorHAnsi"/>
              <w:color w:val="201F1E"/>
            </w:rPr>
            <w:delText>s</w:delText>
          </w:r>
        </w:del>
      </w:ins>
      <w:ins w:id="76" w:author="Enrico Barrozo" w:date="2022-09-09T11:08:00Z">
        <w:del w:id="77" w:author="Jochum, Michael D." w:date="2022-09-13T15:17:00Z">
          <w:r w:rsidR="0089779F" w:rsidDel="00DF5CD8">
            <w:rPr>
              <w:rFonts w:cstheme="minorHAnsi"/>
              <w:color w:val="201F1E"/>
            </w:rPr>
            <w:delText xml:space="preserve"> </w:delText>
          </w:r>
        </w:del>
      </w:ins>
      <w:ins w:id="78" w:author="Enrico Barrozo" w:date="2022-09-12T10:27:00Z">
        <w:del w:id="79" w:author="Jochum, Michael D." w:date="2022-09-13T15:17:00Z">
          <w:r w:rsidR="00E97874" w:rsidDel="00DF5CD8">
            <w:rPr>
              <w:rFonts w:cstheme="minorHAnsi"/>
              <w:color w:val="201F1E"/>
            </w:rPr>
            <w:delText>states</w:delText>
          </w:r>
        </w:del>
      </w:ins>
      <w:del w:id="80" w:author="Jochum, Michael D." w:date="2022-09-13T15:17:00Z">
        <w:r w:rsidR="00C5629E" w:rsidRPr="007E698C" w:rsidDel="00DF5CD8">
          <w:rPr>
            <w:rFonts w:cstheme="minorHAnsi"/>
            <w:color w:val="201F1E"/>
          </w:rPr>
          <w:delText xml:space="preserve"> </w:delText>
        </w:r>
        <w:r w:rsidR="00685C7F" w:rsidRPr="007E698C" w:rsidDel="00DF5CD8">
          <w:rPr>
            <w:rFonts w:cstheme="minorHAnsi"/>
            <w:color w:val="201F1E"/>
          </w:rPr>
          <w:delText>morbidity and mortality</w:delText>
        </w:r>
      </w:del>
      <w:ins w:id="81" w:author="Enrico Barrozo" w:date="2022-09-09T11:07:00Z">
        <w:r w:rsidR="0089779F">
          <w:rPr>
            <w:rFonts w:cstheme="minorHAnsi"/>
            <w:color w:val="201F1E"/>
          </w:rPr>
          <w:t xml:space="preserve">. </w:t>
        </w:r>
      </w:ins>
      <w:ins w:id="82" w:author="Enrico Barrozo" w:date="2022-09-12T10:27:00Z">
        <w:r w:rsidR="00E97874">
          <w:rPr>
            <w:rFonts w:cstheme="minorHAnsi"/>
            <w:color w:val="201F1E"/>
          </w:rPr>
          <w:t xml:space="preserve">The results from this study provide a strong scientific premise for </w:t>
        </w:r>
      </w:ins>
      <w:ins w:id="83" w:author="Enrico Barrozo" w:date="2022-09-09T11:33:00Z">
        <w:r w:rsidR="00A14EA7" w:rsidRPr="007E698C">
          <w:rPr>
            <w:rFonts w:cstheme="minorHAnsi"/>
            <w:color w:val="201F1E"/>
          </w:rPr>
          <w:t>testable hypotheses render</w:t>
        </w:r>
        <w:r w:rsidR="00A14EA7">
          <w:rPr>
            <w:rFonts w:cstheme="minorHAnsi"/>
            <w:color w:val="201F1E"/>
          </w:rPr>
          <w:t xml:space="preserve">ed herein, </w:t>
        </w:r>
      </w:ins>
      <w:ins w:id="84" w:author="Enrico Barrozo" w:date="2022-09-12T10:28:00Z">
        <w:r w:rsidR="00E97874">
          <w:rPr>
            <w:rFonts w:cstheme="minorHAnsi"/>
            <w:color w:val="201F1E"/>
          </w:rPr>
          <w:t xml:space="preserve">which warrant further investigation </w:t>
        </w:r>
      </w:ins>
      <w:ins w:id="85" w:author="Enrico Barrozo" w:date="2022-09-09T11:33:00Z">
        <w:r w:rsidR="00A14EA7">
          <w:rPr>
            <w:rFonts w:cstheme="minorHAnsi"/>
            <w:color w:val="201F1E"/>
          </w:rPr>
          <w:t>to</w:t>
        </w:r>
      </w:ins>
      <w:ins w:id="86" w:author="Enrico Barrozo" w:date="2022-09-09T11:34:00Z">
        <w:r w:rsidR="00A14EA7">
          <w:rPr>
            <w:rFonts w:cstheme="minorHAnsi"/>
            <w:color w:val="201F1E"/>
          </w:rPr>
          <w:t xml:space="preserve"> provide</w:t>
        </w:r>
      </w:ins>
      <w:ins w:id="87" w:author="Enrico Barrozo" w:date="2022-09-09T11:33:00Z">
        <w:r w:rsidR="00A14EA7">
          <w:rPr>
            <w:rFonts w:cstheme="minorHAnsi"/>
            <w:color w:val="201F1E"/>
          </w:rPr>
          <w:t xml:space="preserve"> </w:t>
        </w:r>
      </w:ins>
      <w:ins w:id="88" w:author="Enrico Barrozo" w:date="2022-09-09T11:34:00Z">
        <w:r w:rsidR="00A14EA7">
          <w:rPr>
            <w:rFonts w:cstheme="minorHAnsi"/>
            <w:color w:val="201F1E"/>
          </w:rPr>
          <w:t>a</w:t>
        </w:r>
      </w:ins>
      <w:ins w:id="89" w:author="Enrico Barrozo" w:date="2022-09-09T11:10:00Z">
        <w:r w:rsidR="00B53CFB">
          <w:rPr>
            <w:rFonts w:cstheme="minorHAnsi"/>
            <w:color w:val="201F1E"/>
          </w:rPr>
          <w:t xml:space="preserve"> molecular understanding of the </w:t>
        </w:r>
        <w:r w:rsidR="00B53CFB" w:rsidRPr="007E698C">
          <w:rPr>
            <w:rFonts w:cstheme="minorHAnsi"/>
            <w:color w:val="201F1E"/>
          </w:rPr>
          <w:t xml:space="preserve">causality </w:t>
        </w:r>
        <w:r w:rsidR="00B53CFB">
          <w:rPr>
            <w:rFonts w:cstheme="minorHAnsi"/>
            <w:color w:val="201F1E"/>
          </w:rPr>
          <w:t>and</w:t>
        </w:r>
        <w:r w:rsidR="00B53CFB" w:rsidRPr="007E698C">
          <w:rPr>
            <w:rFonts w:cstheme="minorHAnsi"/>
            <w:color w:val="201F1E"/>
          </w:rPr>
          <w:t xml:space="preserve"> directionality of </w:t>
        </w:r>
      </w:ins>
      <w:ins w:id="90" w:author="Enrico Barrozo" w:date="2022-09-12T10:28:00Z">
        <w:r w:rsidR="00E97874">
          <w:rPr>
            <w:rFonts w:cstheme="minorHAnsi"/>
            <w:color w:val="201F1E"/>
          </w:rPr>
          <w:t>host-microbiome-pathogen interactions</w:t>
        </w:r>
      </w:ins>
      <w:del w:id="91" w:author="Enrico Barrozo" w:date="2022-09-09T11:07:00Z">
        <w:r w:rsidR="00685C7F" w:rsidRPr="007E698C" w:rsidDel="0089779F">
          <w:rPr>
            <w:rFonts w:cstheme="minorHAnsi"/>
            <w:color w:val="201F1E"/>
          </w:rPr>
          <w:delText>,</w:delText>
        </w:r>
      </w:del>
      <w:del w:id="92" w:author="Enrico Barrozo" w:date="2022-09-09T11:10:00Z">
        <w:r w:rsidR="00685C7F" w:rsidRPr="007E698C" w:rsidDel="00B53CFB">
          <w:rPr>
            <w:rFonts w:cstheme="minorHAnsi"/>
            <w:color w:val="201F1E"/>
          </w:rPr>
          <w:delText xml:space="preserve"> </w:delText>
        </w:r>
      </w:del>
      <w:del w:id="93" w:author="Enrico Barrozo" w:date="2022-09-09T11:11:00Z">
        <w:r w:rsidR="00685C7F" w:rsidRPr="007E698C" w:rsidDel="00B53CFB">
          <w:rPr>
            <w:rFonts w:cstheme="minorHAnsi"/>
            <w:color w:val="201F1E"/>
          </w:rPr>
          <w:delText xml:space="preserve">rendering </w:delText>
        </w:r>
      </w:del>
      <w:del w:id="94" w:author="Enrico Barrozo" w:date="2022-09-09T11:33:00Z">
        <w:r w:rsidR="00685C7F" w:rsidRPr="007E698C" w:rsidDel="00A14EA7">
          <w:rPr>
            <w:rFonts w:cstheme="minorHAnsi"/>
            <w:color w:val="201F1E"/>
          </w:rPr>
          <w:delText xml:space="preserve">testable hypotheses </w:delText>
        </w:r>
      </w:del>
      <w:ins w:id="95" w:author="Enrico Barrozo" w:date="2022-09-09T11:11:00Z">
        <w:r w:rsidR="00B53CFB">
          <w:rPr>
            <w:rFonts w:cstheme="minorHAnsi"/>
            <w:color w:val="201F1E"/>
          </w:rPr>
          <w:t>.</w:t>
        </w:r>
      </w:ins>
      <w:del w:id="96" w:author="Enrico Barrozo" w:date="2022-09-09T11:11:00Z">
        <w:r w:rsidR="00685C7F" w:rsidRPr="007E698C" w:rsidDel="00B53CFB">
          <w:rPr>
            <w:rFonts w:cstheme="minorHAnsi"/>
            <w:color w:val="201F1E"/>
          </w:rPr>
          <w:delText xml:space="preserve">that warrant further </w:delText>
        </w:r>
      </w:del>
      <w:del w:id="97" w:author="Enrico Barrozo" w:date="2022-09-09T11:09:00Z">
        <w:r w:rsidR="00685C7F" w:rsidRPr="007E698C" w:rsidDel="0089779F">
          <w:rPr>
            <w:rFonts w:cstheme="minorHAnsi"/>
            <w:color w:val="201F1E"/>
          </w:rPr>
          <w:delText>investigation</w:delText>
        </w:r>
      </w:del>
      <w:del w:id="98" w:author="Enrico Barrozo" w:date="2022-09-09T11:11:00Z">
        <w:r w:rsidR="00685C7F" w:rsidRPr="007E698C" w:rsidDel="00B53CFB">
          <w:rPr>
            <w:rFonts w:cstheme="minorHAnsi"/>
            <w:color w:val="201F1E"/>
          </w:rPr>
          <w:delText>.</w:delText>
        </w:r>
      </w:del>
    </w:p>
    <w:bookmarkEnd w:id="1"/>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246A6C1E" w:rsidR="00306440" w:rsidRPr="007E698C" w:rsidRDefault="00F651E9" w:rsidP="00072444">
      <w:pPr>
        <w:spacing w:after="240" w:line="480" w:lineRule="auto"/>
        <w:jc w:val="both"/>
        <w:rPr>
          <w:rFonts w:eastAsia="Times New Roman" w:cstheme="minorHAnsi"/>
          <w:color w:val="000000"/>
        </w:rPr>
      </w:pPr>
      <w:r w:rsidRPr="007E698C">
        <w:rPr>
          <w:rFonts w:eastAsia="Times New Roman" w:cstheme="minorHAnsi"/>
          <w:color w:val="000000"/>
        </w:rPr>
        <w:t xml:space="preserve">Metatranscriptomes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 xml:space="preserve">For respiratory </w:t>
      </w:r>
      <w:del w:id="99" w:author="Enrico Barrozo" w:date="2022-09-09T11:35:00Z">
        <w:r w:rsidR="001E3ABF" w:rsidRPr="007E698C" w:rsidDel="00A14EA7">
          <w:rPr>
            <w:rFonts w:eastAsia="Times New Roman" w:cstheme="minorHAnsi"/>
            <w:color w:val="000000"/>
          </w:rPr>
          <w:delText>viruses like</w:delText>
        </w:r>
        <w:r w:rsidR="001E3ABF" w:rsidRPr="007E698C" w:rsidDel="00A14EA7">
          <w:rPr>
            <w:rFonts w:eastAsia="Times New Roman" w:cstheme="minorHAnsi"/>
            <w:b/>
            <w:bCs/>
            <w:color w:val="000000"/>
          </w:rPr>
          <w:delText xml:space="preserve"> </w:delText>
        </w:r>
      </w:del>
      <w:ins w:id="100" w:author="Enrico Barrozo" w:date="2022-09-09T11:35:00Z">
        <w:r w:rsidR="00A14EA7">
          <w:rPr>
            <w:rFonts w:eastAsia="Times New Roman" w:cstheme="minorHAnsi"/>
            <w:color w:val="000000"/>
          </w:rPr>
          <w:t xml:space="preserve">infections including </w:t>
        </w:r>
      </w:ins>
      <w:r w:rsidR="001E3ABF" w:rsidRPr="007E698C">
        <w:rPr>
          <w:rFonts w:eastAsia="Times New Roman" w:cstheme="minorHAnsi"/>
          <w:color w:val="000000"/>
        </w:rPr>
        <w:t xml:space="preserve">SARS-CoV-2, </w:t>
      </w:r>
      <w:ins w:id="101" w:author="Enrico Barrozo" w:date="2022-09-09T11:35:00Z">
        <w:r w:rsidR="00A14EA7">
          <w:rPr>
            <w:rFonts w:eastAsia="Times New Roman" w:cstheme="minorHAnsi"/>
            <w:color w:val="000000"/>
          </w:rPr>
          <w:t>b</w:t>
        </w:r>
      </w:ins>
      <w:del w:id="102" w:author="Enrico Barrozo" w:date="2022-09-09T11:35:00Z">
        <w:r w:rsidR="002B3B92" w:rsidRPr="007E698C" w:rsidDel="00A14EA7">
          <w:rPr>
            <w:rFonts w:eastAsia="Times New Roman" w:cstheme="minorHAnsi"/>
            <w:color w:val="000000"/>
          </w:rPr>
          <w:delText>B</w:delText>
        </w:r>
      </w:del>
      <w:r w:rsidR="002B3B92" w:rsidRPr="007E698C">
        <w:rPr>
          <w:rFonts w:eastAsia="Times New Roman" w:cstheme="minorHAnsi"/>
          <w:color w:val="000000"/>
        </w:rPr>
        <w:t>ronchoalveolar</w:t>
      </w:r>
      <w:r w:rsidR="001E3ABF" w:rsidRPr="007E698C">
        <w:rPr>
          <w:rFonts w:eastAsia="Times New Roman" w:cstheme="minorHAnsi"/>
          <w:color w:val="000000"/>
        </w:rPr>
        <w:t xml:space="preserve"> </w:t>
      </w:r>
      <w:ins w:id="103" w:author="Enrico Barrozo" w:date="2022-09-09T11:35:00Z">
        <w:r w:rsidR="00A14EA7">
          <w:rPr>
            <w:rFonts w:eastAsia="Times New Roman" w:cstheme="minorHAnsi"/>
            <w:color w:val="000000"/>
          </w:rPr>
          <w:t>l</w:t>
        </w:r>
      </w:ins>
      <w:del w:id="104" w:author="Enrico Barrozo" w:date="2022-09-09T11:35:00Z">
        <w:r w:rsidR="001E3ABF" w:rsidRPr="007E698C" w:rsidDel="00A14EA7">
          <w:rPr>
            <w:rFonts w:eastAsia="Times New Roman" w:cstheme="minorHAnsi"/>
            <w:color w:val="000000"/>
          </w:rPr>
          <w:delText>L</w:delText>
        </w:r>
      </w:del>
      <w:r w:rsidR="001E3ABF" w:rsidRPr="007E698C">
        <w:rPr>
          <w:rFonts w:eastAsia="Times New Roman" w:cstheme="minorHAnsi"/>
          <w:color w:val="000000"/>
        </w:rPr>
        <w:t xml:space="preserve">avage </w:t>
      </w:r>
      <w:ins w:id="105" w:author="Enrico Barrozo" w:date="2022-09-09T11:35:00Z">
        <w:r w:rsidR="00A14EA7">
          <w:rPr>
            <w:rFonts w:eastAsia="Times New Roman" w:cstheme="minorHAnsi"/>
            <w:color w:val="000000"/>
          </w:rPr>
          <w:t>f</w:t>
        </w:r>
      </w:ins>
      <w:del w:id="106" w:author="Enrico Barrozo" w:date="2022-09-09T11:35:00Z">
        <w:r w:rsidR="001E3ABF" w:rsidRPr="007E698C" w:rsidDel="00A14EA7">
          <w:rPr>
            <w:rFonts w:eastAsia="Times New Roman" w:cstheme="minorHAnsi"/>
            <w:color w:val="000000"/>
          </w:rPr>
          <w:delText>F</w:delText>
        </w:r>
      </w:del>
      <w:r w:rsidR="001E3ABF" w:rsidRPr="007E698C">
        <w:rPr>
          <w:rFonts w:eastAsia="Times New Roman" w:cstheme="minorHAnsi"/>
          <w:color w:val="000000"/>
        </w:rPr>
        <w:t>luid</w:t>
      </w:r>
      <w:ins w:id="107" w:author="Enrico Barrozo" w:date="2022-09-09T11:35:00Z">
        <w:r w:rsidR="00A14EA7">
          <w:rPr>
            <w:rFonts w:eastAsia="Times New Roman" w:cstheme="minorHAnsi"/>
            <w:color w:val="000000"/>
          </w:rPr>
          <w:t>s</w:t>
        </w:r>
      </w:ins>
      <w:r w:rsidR="001E3ABF" w:rsidRPr="007E698C">
        <w:rPr>
          <w:rFonts w:eastAsia="Times New Roman" w:cstheme="minorHAnsi"/>
          <w:color w:val="000000"/>
        </w:rPr>
        <w:t xml:space="preserve"> (BALF) </w:t>
      </w:r>
      <w:del w:id="108" w:author="Enrico Barrozo" w:date="2022-09-09T11:36:00Z">
        <w:r w:rsidR="003D194F" w:rsidRPr="007E698C" w:rsidDel="00A14EA7">
          <w:rPr>
            <w:rFonts w:eastAsia="Times New Roman" w:cstheme="minorHAnsi"/>
            <w:color w:val="000000"/>
          </w:rPr>
          <w:delText>is</w:delText>
        </w:r>
        <w:r w:rsidR="001E3ABF" w:rsidRPr="007E698C" w:rsidDel="00A14EA7">
          <w:rPr>
            <w:rFonts w:eastAsia="Times New Roman" w:cstheme="minorHAnsi"/>
            <w:color w:val="000000"/>
          </w:rPr>
          <w:delText xml:space="preserve"> </w:delText>
        </w:r>
      </w:del>
      <w:ins w:id="109" w:author="Enrico Barrozo" w:date="2022-09-09T11:36:00Z">
        <w:r w:rsidR="00A14EA7">
          <w:rPr>
            <w:rFonts w:eastAsia="Times New Roman" w:cstheme="minorHAnsi"/>
            <w:color w:val="000000"/>
          </w:rPr>
          <w:t>are</w:t>
        </w:r>
        <w:r w:rsidR="00A14EA7" w:rsidRPr="007E698C">
          <w:rPr>
            <w:rFonts w:eastAsia="Times New Roman" w:cstheme="minorHAnsi"/>
            <w:color w:val="000000"/>
          </w:rPr>
          <w:t xml:space="preserve"> </w:t>
        </w:r>
      </w:ins>
      <w:del w:id="110" w:author="Enrico Barrozo" w:date="2022-09-09T11:36:00Z">
        <w:r w:rsidR="001E3ABF" w:rsidRPr="007E698C" w:rsidDel="00A14EA7">
          <w:rPr>
            <w:rFonts w:eastAsia="Times New Roman" w:cstheme="minorHAnsi"/>
            <w:color w:val="000000"/>
          </w:rPr>
          <w:delText>an optimal sample type to</w:delText>
        </w:r>
      </w:del>
      <w:ins w:id="111" w:author="Enrico Barrozo" w:date="2022-09-09T11:36:00Z">
        <w:r w:rsidR="00A14EA7">
          <w:rPr>
            <w:rFonts w:eastAsia="Times New Roman" w:cstheme="minorHAnsi"/>
            <w:color w:val="000000"/>
          </w:rPr>
          <w:t>collected to</w:t>
        </w:r>
      </w:ins>
      <w:r w:rsidR="001E3ABF" w:rsidRPr="007E698C">
        <w:rPr>
          <w:rFonts w:eastAsia="Times New Roman" w:cstheme="minorHAnsi"/>
          <w:color w:val="000000"/>
        </w:rPr>
        <w:t xml:space="preserve"> </w:t>
      </w:r>
      <w:del w:id="112" w:author="Enrico Barrozo" w:date="2022-09-09T11:36:00Z">
        <w:r w:rsidR="001E3ABF" w:rsidRPr="007E698C" w:rsidDel="00A14EA7">
          <w:rPr>
            <w:rFonts w:eastAsia="Times New Roman" w:cstheme="minorHAnsi"/>
            <w:color w:val="000000"/>
          </w:rPr>
          <w:delText xml:space="preserve">study </w:delText>
        </w:r>
      </w:del>
      <w:ins w:id="113" w:author="Enrico Barrozo" w:date="2022-09-09T11:36:00Z">
        <w:r w:rsidR="00A14EA7">
          <w:rPr>
            <w:rFonts w:eastAsia="Times New Roman" w:cstheme="minorHAnsi"/>
            <w:color w:val="000000"/>
          </w:rPr>
          <w:t>investigate the biology of</w:t>
        </w:r>
        <w:r w:rsidR="00A14EA7" w:rsidRPr="007E698C">
          <w:rPr>
            <w:rFonts w:eastAsia="Times New Roman" w:cstheme="minorHAnsi"/>
            <w:color w:val="000000"/>
          </w:rPr>
          <w:t xml:space="preserve"> </w:t>
        </w:r>
      </w:ins>
      <w:del w:id="114" w:author="Enrico Barrozo" w:date="2022-09-09T11:36:00Z">
        <w:r w:rsidR="001E3ABF" w:rsidRPr="007E698C" w:rsidDel="00A14EA7">
          <w:rPr>
            <w:rFonts w:eastAsia="Times New Roman" w:cstheme="minorHAnsi"/>
            <w:color w:val="000000"/>
          </w:rPr>
          <w:delText xml:space="preserve">infections in the </w:delText>
        </w:r>
      </w:del>
      <w:r w:rsidR="001E3ABF" w:rsidRPr="007E698C">
        <w:rPr>
          <w:rFonts w:eastAsia="Times New Roman" w:cstheme="minorHAnsi"/>
          <w:color w:val="000000"/>
        </w:rPr>
        <w:t>lower respiratory tracts</w:t>
      </w:r>
      <w:ins w:id="115" w:author="Enrico Barrozo" w:date="2022-09-09T11:36:00Z">
        <w:r w:rsidR="00A14EA7">
          <w:rPr>
            <w:rFonts w:eastAsia="Times New Roman" w:cstheme="minorHAnsi"/>
            <w:color w:val="000000"/>
          </w:rPr>
          <w:t xml:space="preserve"> infections</w:t>
        </w:r>
      </w:ins>
      <w:del w:id="116" w:author="Enrico Barrozo" w:date="2022-09-09T11:36:00Z">
        <w:r w:rsidR="001E3ABF" w:rsidRPr="007E698C" w:rsidDel="00A14EA7">
          <w:rPr>
            <w:rFonts w:eastAsia="Times New Roman" w:cstheme="minorHAnsi"/>
            <w:color w:val="000000"/>
          </w:rPr>
          <w:delText xml:space="preserve"> of patients</w:delText>
        </w:r>
      </w:del>
      <w:r w:rsidR="001E3ABF" w:rsidRPr="007E698C">
        <w:rPr>
          <w:rFonts w:eastAsia="Times New Roman" w:cstheme="minorHAnsi"/>
          <w:color w:val="000000"/>
        </w:rPr>
        <w:t xml:space="preserve">.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w:t>
      </w:r>
      <w:r w:rsidR="009572F2" w:rsidRPr="007E698C">
        <w:rPr>
          <w:rFonts w:eastAsia="Times New Roman" w:cstheme="minorHAnsi"/>
          <w:color w:val="000000"/>
        </w:rPr>
        <w:lastRenderedPageBreak/>
        <w:t xml:space="preserve">consented for the procedure. </w:t>
      </w:r>
      <w:r w:rsidRPr="007E698C">
        <w:rPr>
          <w:rFonts w:eastAsia="Times New Roman" w:cstheme="minorHAnsi"/>
          <w:color w:val="000000"/>
        </w:rPr>
        <w:t>Early in the SARS-CoV-2 outbreak, scientists openly published metatranscriptome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metatranscriptomes. </w:t>
      </w:r>
      <w:r w:rsidR="00C11498" w:rsidRPr="007E698C">
        <w:rPr>
          <w:rFonts w:eastAsia="Times New Roman" w:cstheme="minorHAnsi"/>
          <w:color w:val="000000"/>
        </w:rPr>
        <w:t xml:space="preserve">The role of the human microbiome in SARS-CoV-2 infection </w:t>
      </w:r>
      <w:r w:rsidR="00D0559B" w:rsidRPr="007E698C">
        <w:rPr>
          <w:rFonts w:eastAsia="Times New Roman" w:cstheme="minorHAnsi"/>
          <w:color w:val="000000"/>
        </w:rPr>
        <w:t>is poorly understood</w:t>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28FCD7E0" w:rsidR="00A520E0" w:rsidRDefault="00A520E0" w:rsidP="00A520E0">
      <w:pPr>
        <w:spacing w:line="480" w:lineRule="auto"/>
        <w:rPr>
          <w:rFonts w:cstheme="minorHAnsi"/>
        </w:rPr>
      </w:pPr>
      <w:r w:rsidRPr="007E698C">
        <w:rPr>
          <w:rFonts w:cstheme="minorHAnsi"/>
        </w:rPr>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w:t>
      </w:r>
      <w:commentRangeStart w:id="117"/>
      <w:r w:rsidRPr="007E698C">
        <w:rPr>
          <w:rFonts w:cstheme="minorHAnsi"/>
        </w:rPr>
        <w:t>et al</w:t>
      </w:r>
      <w:commentRangeEnd w:id="117"/>
      <w:r w:rsidR="00FD10BF">
        <w:rPr>
          <w:rStyle w:val="CommentReference"/>
        </w:rPr>
        <w:commentReference w:id="117"/>
      </w:r>
      <w:r w:rsidRPr="007E698C">
        <w:rPr>
          <w:rFonts w:cstheme="minorHAnsi"/>
        </w:rPr>
        <w:t>. study (</w:t>
      </w:r>
      <w:r w:rsidR="008519CD">
        <w:rPr>
          <w:rFonts w:cstheme="minorHAnsi"/>
        </w:rPr>
        <w:t>2</w:t>
      </w:r>
      <w:r w:rsidRPr="007E698C">
        <w:rPr>
          <w:rFonts w:cstheme="minorHAnsi"/>
        </w:rPr>
        <w:t xml:space="preserve">) performed a microbial taxonomic analysis of sequenced BALF metatranscriptomes without evaluating functional profiles or considering COVID-19 disease severity in the microbial analysis. </w:t>
      </w:r>
      <w:proofErr w:type="spellStart"/>
      <w:r w:rsidRPr="007E698C">
        <w:rPr>
          <w:rFonts w:cstheme="minorHAnsi"/>
        </w:rPr>
        <w:t>Haiminen</w:t>
      </w:r>
      <w:proofErr w:type="spellEnd"/>
      <w:r w:rsidRPr="007E698C">
        <w:rPr>
          <w:rFonts w:cstheme="minorHAnsi"/>
        </w:rPr>
        <w:t xml:space="preserve"> et al. (</w:t>
      </w:r>
      <w:r w:rsidR="005F02CE">
        <w:rPr>
          <w:rFonts w:cstheme="minorHAnsi"/>
        </w:rPr>
        <w:t>3</w:t>
      </w:r>
      <w:r w:rsidRPr="007E698C">
        <w:rPr>
          <w:rFonts w:cstheme="minorHAnsi"/>
        </w:rPr>
        <w:t>) reanalyzed BALF metatranscriptome sequences from the Shen et al. study (</w:t>
      </w:r>
      <w:r w:rsidR="008519CD">
        <w:rPr>
          <w:rFonts w:cstheme="minorHAnsi"/>
        </w:rPr>
        <w:t>2</w:t>
      </w:r>
      <w:r w:rsidRPr="007E698C">
        <w:rPr>
          <w:rFonts w:cstheme="minorHAnsi"/>
        </w:rPr>
        <w:t>) and identified differences in expressed metabolic pathways in COVID-19 samples compared to the uninfected and CAP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metatranscriptome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and performed a comparative taxonomic analysis between samples from COVID-19 patients and healthy control groups but did not subdivide cohorts further or perform functional analyses. Other studies have focused solely on the taxonomic analysis of a subset of published BALF metatranscriptomes and specific potential co-infections that may be present (</w:t>
      </w:r>
      <w:r w:rsidR="00583D11">
        <w:rPr>
          <w:rFonts w:cstheme="minorHAnsi"/>
        </w:rPr>
        <w:t>11-</w:t>
      </w:r>
      <w:r w:rsidR="00060CD8">
        <w:rPr>
          <w:rFonts w:cstheme="minorHAnsi"/>
        </w:rPr>
        <w:t>12</w:t>
      </w:r>
      <w:r w:rsidRPr="007E698C">
        <w:rPr>
          <w:rFonts w:cstheme="minorHAnsi"/>
        </w:rPr>
        <w:t xml:space="preserve">). To our knowledge, </w:t>
      </w:r>
      <w:r w:rsidRPr="007E698C">
        <w:rPr>
          <w:rFonts w:cstheme="minorHAnsi"/>
        </w:rPr>
        <w:lastRenderedPageBreak/>
        <w:t>this study is the first to evaluate significant differences in taxonomic and functional signatures between BALF metatranscriptomes from COVID-19, CAP, and uninfected cohorts, as well as COVID-19 morbidity and mortality.</w:t>
      </w:r>
    </w:p>
    <w:p w14:paraId="34DB6FB6" w14:textId="51A7030D" w:rsidR="006C2ABD" w:rsidRDefault="00A520E0" w:rsidP="00A520E0">
      <w:pPr>
        <w:spacing w:after="240" w:line="480" w:lineRule="auto"/>
        <w:jc w:val="both"/>
        <w:rPr>
          <w:ins w:id="118" w:author="Enrico Barrozo" w:date="2022-09-09T11:43:00Z"/>
          <w:rFonts w:eastAsia="Times New Roman" w:cstheme="minorHAnsi"/>
          <w:color w:val="000000"/>
        </w:rPr>
      </w:pPr>
      <w:r w:rsidRPr="007E698C">
        <w:rPr>
          <w:rFonts w:eastAsia="Times New Roman" w:cstheme="minorHAnsi"/>
          <w:color w:val="000000"/>
        </w:rPr>
        <w:t>To better understand the potential relationship between COVID-19 morbidity and mortality and the human-microbiome, we conducted an analysis using human BALF metatranscriptome samples sourced from eight publications and nine corresponding public data repositories (</w:t>
      </w:r>
      <w:r w:rsidRPr="007E698C">
        <w:rPr>
          <w:rFonts w:cstheme="minorHAnsi"/>
        </w:rPr>
        <w:t>Suppl. Tables 1-2</w:t>
      </w:r>
      <w:r w:rsidRPr="007E698C">
        <w:rPr>
          <w:rFonts w:eastAsia="Times New Roman" w:cstheme="minorHAnsi"/>
          <w:color w:val="000000"/>
        </w:rPr>
        <w:t xml:space="preserve">). </w:t>
      </w:r>
      <w:del w:id="119" w:author="Enrico Barrozo" w:date="2022-09-09T11:41:00Z">
        <w:r w:rsidRPr="007E698C" w:rsidDel="00FD10BF">
          <w:rPr>
            <w:rFonts w:eastAsia="Times New Roman" w:cstheme="minorHAnsi"/>
            <w:color w:val="000000"/>
          </w:rPr>
          <w:delText xml:space="preserve">These data arose from </w:delText>
        </w:r>
      </w:del>
      <w:r w:rsidRPr="007E698C">
        <w:rPr>
          <w:rFonts w:eastAsia="Times New Roman" w:cstheme="minorHAnsi"/>
          <w:color w:val="000000"/>
        </w:rPr>
        <w:t xml:space="preserve">BALF specimens from individual subjects grouped into one of three categorical classes: 1) uninfected controls; 2) community acquired pneumonia (CAP) patients; or 3) COVID-19 patients with moderate to severe disease, including death (Table 1). The objectives of the current study were to compare the BALF metatranscriptomes amongst and between each of the three cohort categorical classes or their sub-categories, such as COVID-19 severe disease versus death, and to identify significantly associated taxonomic and functional differences in microbial derived community dynamics. </w:t>
      </w:r>
      <w:ins w:id="120" w:author="Enrico Barrozo" w:date="2022-09-12T10:55:00Z">
        <w:r w:rsidR="00161168">
          <w:rPr>
            <w:rFonts w:eastAsia="Times New Roman" w:cstheme="minorHAnsi"/>
            <w:color w:val="000000"/>
          </w:rPr>
          <w:t xml:space="preserve">A primary </w:t>
        </w:r>
      </w:ins>
      <w:ins w:id="121" w:author="Enrico Barrozo" w:date="2022-09-12T11:04:00Z">
        <w:r w:rsidR="0028498C">
          <w:rPr>
            <w:rFonts w:eastAsia="Times New Roman" w:cstheme="minorHAnsi"/>
            <w:color w:val="000000"/>
          </w:rPr>
          <w:t>objective</w:t>
        </w:r>
      </w:ins>
      <w:ins w:id="122" w:author="Enrico Barrozo" w:date="2022-09-12T10:55:00Z">
        <w:r w:rsidR="00161168">
          <w:rPr>
            <w:rFonts w:eastAsia="Times New Roman" w:cstheme="minorHAnsi"/>
            <w:color w:val="000000"/>
          </w:rPr>
          <w:t xml:space="preserve"> was to </w:t>
        </w:r>
      </w:ins>
      <w:proofErr w:type="spellStart"/>
      <w:ins w:id="123" w:author="Jochum, Michael D." w:date="2022-09-13T15:28:00Z">
        <w:r w:rsidR="007337C6">
          <w:rPr>
            <w:rFonts w:eastAsia="Times New Roman" w:cstheme="minorHAnsi"/>
            <w:color w:val="000000"/>
          </w:rPr>
          <w:t>complie</w:t>
        </w:r>
        <w:proofErr w:type="spellEnd"/>
        <w:r w:rsidR="007337C6">
          <w:rPr>
            <w:rFonts w:eastAsia="Times New Roman" w:cstheme="minorHAnsi"/>
            <w:color w:val="000000"/>
          </w:rPr>
          <w:t xml:space="preserve"> and </w:t>
        </w:r>
      </w:ins>
      <w:ins w:id="124" w:author="Enrico Barrozo" w:date="2022-09-12T10:55:00Z">
        <w:r w:rsidR="00161168">
          <w:rPr>
            <w:rFonts w:eastAsia="Times New Roman" w:cstheme="minorHAnsi"/>
            <w:color w:val="000000"/>
          </w:rPr>
          <w:t xml:space="preserve">rapidly </w:t>
        </w:r>
      </w:ins>
      <w:ins w:id="125" w:author="Jochum, Michael D." w:date="2022-09-13T15:28:00Z">
        <w:r w:rsidR="007337C6">
          <w:rPr>
            <w:rFonts w:eastAsia="Times New Roman" w:cstheme="minorHAnsi"/>
            <w:color w:val="000000"/>
          </w:rPr>
          <w:t xml:space="preserve">analyze </w:t>
        </w:r>
      </w:ins>
      <w:ins w:id="126" w:author="Enrico Barrozo" w:date="2022-09-12T10:55:00Z">
        <w:del w:id="127" w:author="Jochum, Michael D." w:date="2022-09-13T15:28:00Z">
          <w:r w:rsidR="00161168" w:rsidDel="007337C6">
            <w:rPr>
              <w:rFonts w:eastAsia="Times New Roman" w:cstheme="minorHAnsi"/>
              <w:color w:val="000000"/>
            </w:rPr>
            <w:delText xml:space="preserve">assemble </w:delText>
          </w:r>
        </w:del>
        <w:r w:rsidR="00161168">
          <w:rPr>
            <w:rFonts w:eastAsia="Times New Roman" w:cstheme="minorHAnsi"/>
            <w:color w:val="000000"/>
          </w:rPr>
          <w:t xml:space="preserve">available </w:t>
        </w:r>
        <w:proofErr w:type="spellStart"/>
        <w:r w:rsidR="00161168">
          <w:rPr>
            <w:rFonts w:eastAsia="Times New Roman" w:cstheme="minorHAnsi"/>
            <w:color w:val="000000"/>
          </w:rPr>
          <w:t>metatranscriptomic</w:t>
        </w:r>
        <w:proofErr w:type="spellEnd"/>
        <w:del w:id="128" w:author="Jochum, Michael D." w:date="2022-09-13T15:27:00Z">
          <w:r w:rsidR="00161168" w:rsidDel="007337C6">
            <w:rPr>
              <w:rFonts w:eastAsia="Times New Roman" w:cstheme="minorHAnsi"/>
              <w:color w:val="000000"/>
            </w:rPr>
            <w:delText>s</w:delText>
          </w:r>
        </w:del>
        <w:r w:rsidR="00161168">
          <w:rPr>
            <w:rFonts w:eastAsia="Times New Roman" w:cstheme="minorHAnsi"/>
            <w:color w:val="000000"/>
          </w:rPr>
          <w:t xml:space="preserve"> data and generate a rigorous analysis pipeline </w:t>
        </w:r>
      </w:ins>
      <w:ins w:id="129" w:author="Enrico Barrozo" w:date="2022-09-12T10:56:00Z">
        <w:r w:rsidR="00161168">
          <w:rPr>
            <w:rFonts w:eastAsia="Times New Roman" w:cstheme="minorHAnsi"/>
            <w:color w:val="000000"/>
          </w:rPr>
          <w:t>for assessing host microbiome fitness, the composition of the microbiome taxa</w:t>
        </w:r>
      </w:ins>
      <w:ins w:id="130" w:author="Enrico Barrozo" w:date="2022-09-12T10:57:00Z">
        <w:r w:rsidR="00161168">
          <w:rPr>
            <w:rFonts w:eastAsia="Times New Roman" w:cstheme="minorHAnsi"/>
            <w:color w:val="000000"/>
          </w:rPr>
          <w:t xml:space="preserve"> in association with respiratory disease, and the microbial </w:t>
        </w:r>
        <w:proofErr w:type="spellStart"/>
        <w:r w:rsidR="00161168">
          <w:rPr>
            <w:rFonts w:eastAsia="Times New Roman" w:cstheme="minorHAnsi"/>
            <w:color w:val="000000"/>
          </w:rPr>
          <w:t>gene</w:t>
        </w:r>
        <w:del w:id="131" w:author="Jochum, Michael D." w:date="2022-09-13T15:29:00Z">
          <w:r w:rsidR="00161168" w:rsidDel="007337C6">
            <w:rPr>
              <w:rFonts w:eastAsia="Times New Roman" w:cstheme="minorHAnsi"/>
              <w:color w:val="000000"/>
            </w:rPr>
            <w:delText xml:space="preserve"> </w:delText>
          </w:r>
        </w:del>
      </w:ins>
      <w:ins w:id="132" w:author="Jochum, Michael D." w:date="2022-09-13T15:30:00Z">
        <w:r w:rsidR="007337C6">
          <w:rPr>
            <w:rFonts w:eastAsia="Times New Roman" w:cstheme="minorHAnsi"/>
            <w:color w:val="000000"/>
          </w:rPr>
          <w:t>functions</w:t>
        </w:r>
      </w:ins>
      <w:proofErr w:type="spellEnd"/>
      <w:ins w:id="133" w:author="Enrico Barrozo" w:date="2022-09-12T10:57:00Z">
        <w:del w:id="134" w:author="Jochum, Michael D." w:date="2022-09-13T15:30:00Z">
          <w:r w:rsidR="00161168" w:rsidDel="007337C6">
            <w:rPr>
              <w:rFonts w:eastAsia="Times New Roman" w:cstheme="minorHAnsi"/>
              <w:color w:val="000000"/>
            </w:rPr>
            <w:delText>expression pathways</w:delText>
          </w:r>
        </w:del>
        <w:r w:rsidR="00AB0AFB">
          <w:rPr>
            <w:rFonts w:eastAsia="Times New Roman" w:cstheme="minorHAnsi"/>
            <w:color w:val="000000"/>
          </w:rPr>
          <w:t xml:space="preserve"> significantly perturbed.</w:t>
        </w:r>
      </w:ins>
      <w:ins w:id="135" w:author="Enrico Barrozo" w:date="2022-09-12T10:55:00Z">
        <w:r w:rsidR="00161168">
          <w:rPr>
            <w:rFonts w:eastAsia="Times New Roman" w:cstheme="minorHAnsi"/>
            <w:color w:val="000000"/>
          </w:rPr>
          <w:t xml:space="preserve"> </w:t>
        </w:r>
      </w:ins>
      <w:del w:id="136" w:author="Jochum, Michael D." w:date="2022-09-13T15:33:00Z">
        <w:r w:rsidRPr="007E698C" w:rsidDel="00957421">
          <w:rPr>
            <w:rFonts w:eastAsia="Times New Roman" w:cstheme="minorHAnsi"/>
            <w:color w:val="000000"/>
          </w:rPr>
          <w:delText>Our overarching testable hypothesis was that there is a potentially informative and discernably significant relationship between the BALF microbiome and the severity of COVID-19 disease.</w:delText>
        </w:r>
      </w:del>
    </w:p>
    <w:p w14:paraId="3C591AB9" w14:textId="77777777" w:rsidR="00957421" w:rsidRDefault="006C2ABD" w:rsidP="00A520E0">
      <w:pPr>
        <w:spacing w:after="240" w:line="480" w:lineRule="auto"/>
        <w:jc w:val="both"/>
        <w:rPr>
          <w:ins w:id="137" w:author="Jochum, Michael D." w:date="2022-09-13T15:31:00Z"/>
          <w:rFonts w:eastAsia="Times New Roman" w:cstheme="minorHAnsi"/>
          <w:color w:val="000000"/>
        </w:rPr>
      </w:pPr>
      <w:ins w:id="138" w:author="Enrico Barrozo" w:date="2022-09-09T11:47:00Z">
        <w:r w:rsidRPr="007E698C">
          <w:rPr>
            <w:rFonts w:eastAsia="Times New Roman" w:cstheme="minorHAnsi"/>
            <w:color w:val="000000"/>
          </w:rPr>
          <w:t>Our overarching hypothesis was that there is a potentially informative and discernably significant relationship between the BALF microbiome and the severity of COVID-19 disease.</w:t>
        </w:r>
        <w:r>
          <w:rPr>
            <w:rFonts w:eastAsia="Times New Roman" w:cstheme="minorHAnsi"/>
            <w:color w:val="000000"/>
          </w:rPr>
          <w:t xml:space="preserve"> We tested this hypothesis with the following objectives</w:t>
        </w:r>
      </w:ins>
      <w:ins w:id="139" w:author="Enrico Barrozo" w:date="2022-09-09T11:49:00Z">
        <w:r>
          <w:rPr>
            <w:rFonts w:eastAsia="Times New Roman" w:cstheme="minorHAnsi"/>
            <w:color w:val="000000"/>
          </w:rPr>
          <w:t>:</w:t>
        </w:r>
      </w:ins>
      <w:ins w:id="140" w:author="Enrico Barrozo" w:date="2022-09-09T11:43:00Z">
        <w:r w:rsidRPr="007E698C">
          <w:rPr>
            <w:rFonts w:eastAsia="Times New Roman" w:cstheme="minorHAnsi"/>
            <w:color w:val="000000"/>
          </w:rPr>
          <w:t xml:space="preserve"> </w:t>
        </w:r>
      </w:ins>
    </w:p>
    <w:p w14:paraId="56A16FD5" w14:textId="4DFF0DFD" w:rsidR="0048471A" w:rsidRPr="00A520E0" w:rsidRDefault="00957421" w:rsidP="00A520E0">
      <w:pPr>
        <w:spacing w:after="240" w:line="480" w:lineRule="auto"/>
        <w:jc w:val="both"/>
        <w:rPr>
          <w:rFonts w:eastAsia="Times New Roman" w:cstheme="minorHAnsi"/>
          <w:color w:val="000000"/>
        </w:rPr>
      </w:pPr>
      <w:ins w:id="141" w:author="Jochum, Michael D." w:date="2022-09-13T15:31:00Z">
        <w:r>
          <w:rPr>
            <w:rFonts w:eastAsia="Times New Roman" w:cstheme="minorHAnsi"/>
            <w:color w:val="000000"/>
          </w:rPr>
          <w:t>(b) discern microbiome-</w:t>
        </w:r>
        <w:r w:rsidRPr="007E698C">
          <w:rPr>
            <w:rFonts w:eastAsia="Times New Roman" w:cstheme="minorHAnsi"/>
            <w:color w:val="000000"/>
          </w:rPr>
          <w:t xml:space="preserve">derived functional </w:t>
        </w:r>
        <w:r>
          <w:rPr>
            <w:rFonts w:eastAsia="Times New Roman" w:cstheme="minorHAnsi"/>
            <w:color w:val="000000"/>
          </w:rPr>
          <w:t>changes</w:t>
        </w:r>
        <w:r w:rsidRPr="007E698C">
          <w:rPr>
            <w:rFonts w:eastAsia="Times New Roman" w:cstheme="minorHAnsi"/>
            <w:color w:val="000000"/>
          </w:rPr>
          <w:t xml:space="preserve"> </w:t>
        </w:r>
        <w:r>
          <w:rPr>
            <w:rFonts w:eastAsia="Times New Roman" w:cstheme="minorHAnsi"/>
            <w:color w:val="000000"/>
          </w:rPr>
          <w:t>attributed to these</w:t>
        </w:r>
        <w:r w:rsidRPr="007E698C">
          <w:rPr>
            <w:rFonts w:eastAsia="Times New Roman" w:cstheme="minorHAnsi"/>
            <w:color w:val="000000"/>
          </w:rPr>
          <w:t xml:space="preserve"> community dynamics</w:t>
        </w:r>
        <w:r>
          <w:rPr>
            <w:rFonts w:eastAsia="Times New Roman" w:cstheme="minorHAnsi"/>
            <w:color w:val="000000"/>
          </w:rPr>
          <w:t xml:space="preserve"> </w:t>
        </w:r>
      </w:ins>
      <w:ins w:id="142" w:author="Enrico Barrozo" w:date="2022-09-09T11:44:00Z">
        <w:r w:rsidR="006C2ABD">
          <w:rPr>
            <w:rFonts w:eastAsia="Times New Roman" w:cstheme="minorHAnsi"/>
            <w:color w:val="000000"/>
          </w:rPr>
          <w:t>(</w:t>
        </w:r>
        <w:del w:id="143" w:author="Jochum, Michael D." w:date="2022-09-13T15:32:00Z">
          <w:r w:rsidR="006C2ABD" w:rsidDel="00957421">
            <w:rPr>
              <w:rFonts w:eastAsia="Times New Roman" w:cstheme="minorHAnsi"/>
              <w:color w:val="000000"/>
            </w:rPr>
            <w:delText>a</w:delText>
          </w:r>
        </w:del>
      </w:ins>
      <w:ins w:id="144" w:author="Jochum, Michael D." w:date="2022-09-13T15:32:00Z">
        <w:r>
          <w:rPr>
            <w:rFonts w:eastAsia="Times New Roman" w:cstheme="minorHAnsi"/>
            <w:color w:val="000000"/>
          </w:rPr>
          <w:t>b</w:t>
        </w:r>
      </w:ins>
      <w:ins w:id="145" w:author="Enrico Barrozo" w:date="2022-09-09T11:44:00Z">
        <w:r w:rsidR="006C2ABD">
          <w:rPr>
            <w:rFonts w:eastAsia="Times New Roman" w:cstheme="minorHAnsi"/>
            <w:color w:val="000000"/>
          </w:rPr>
          <w:t xml:space="preserve">) </w:t>
        </w:r>
      </w:ins>
      <w:ins w:id="146" w:author="Enrico Barrozo" w:date="2022-09-09T11:45:00Z">
        <w:r w:rsidR="006C2ABD" w:rsidRPr="007E698C">
          <w:rPr>
            <w:rFonts w:eastAsia="Times New Roman" w:cstheme="minorHAnsi"/>
            <w:color w:val="000000"/>
          </w:rPr>
          <w:t xml:space="preserve">identify significantly associated taxonomic </w:t>
        </w:r>
        <w:r w:rsidR="006C2ABD">
          <w:rPr>
            <w:rFonts w:eastAsia="Times New Roman" w:cstheme="minorHAnsi"/>
            <w:color w:val="000000"/>
          </w:rPr>
          <w:t xml:space="preserve">differences between </w:t>
        </w:r>
      </w:ins>
      <w:ins w:id="147" w:author="Enrico Barrozo" w:date="2022-09-09T11:43:00Z">
        <w:r w:rsidR="006C2ABD" w:rsidRPr="007E698C">
          <w:rPr>
            <w:rFonts w:eastAsia="Times New Roman" w:cstheme="minorHAnsi"/>
            <w:color w:val="000000"/>
          </w:rPr>
          <w:t xml:space="preserve">each of the three cohort categorical classes </w:t>
        </w:r>
      </w:ins>
      <w:ins w:id="148" w:author="Enrico Barrozo" w:date="2022-09-09T11:45:00Z">
        <w:r w:rsidR="006C2ABD">
          <w:rPr>
            <w:rFonts w:eastAsia="Times New Roman" w:cstheme="minorHAnsi"/>
            <w:color w:val="000000"/>
          </w:rPr>
          <w:t>(uninfected, CAP, o</w:t>
        </w:r>
      </w:ins>
      <w:ins w:id="149" w:author="Enrico Barrozo" w:date="2022-09-09T11:43:00Z">
        <w:r w:rsidR="006C2ABD" w:rsidRPr="007E698C">
          <w:rPr>
            <w:rFonts w:eastAsia="Times New Roman" w:cstheme="minorHAnsi"/>
            <w:color w:val="000000"/>
          </w:rPr>
          <w:t>r</w:t>
        </w:r>
      </w:ins>
      <w:ins w:id="150" w:author="Enrico Barrozo" w:date="2022-09-09T11:46:00Z">
        <w:r w:rsidR="006C2ABD">
          <w:rPr>
            <w:rFonts w:eastAsia="Times New Roman" w:cstheme="minorHAnsi"/>
            <w:color w:val="000000"/>
          </w:rPr>
          <w:t xml:space="preserve"> COVID-19), </w:t>
        </w:r>
        <w:del w:id="151" w:author="Jochum, Michael D." w:date="2022-09-13T15:31:00Z">
          <w:r w:rsidR="006C2ABD" w:rsidDel="00957421">
            <w:rPr>
              <w:rFonts w:eastAsia="Times New Roman" w:cstheme="minorHAnsi"/>
              <w:color w:val="000000"/>
            </w:rPr>
            <w:delText xml:space="preserve">(b) </w:delText>
          </w:r>
        </w:del>
      </w:ins>
      <w:ins w:id="152" w:author="Enrico Barrozo" w:date="2022-09-09T11:47:00Z">
        <w:del w:id="153" w:author="Jochum, Michael D." w:date="2022-09-13T15:31:00Z">
          <w:r w:rsidR="006C2ABD" w:rsidDel="00957421">
            <w:rPr>
              <w:rFonts w:eastAsia="Times New Roman" w:cstheme="minorHAnsi"/>
              <w:color w:val="000000"/>
            </w:rPr>
            <w:delText>discern</w:delText>
          </w:r>
        </w:del>
      </w:ins>
      <w:ins w:id="154" w:author="Enrico Barrozo" w:date="2022-09-09T11:46:00Z">
        <w:del w:id="155" w:author="Jochum, Michael D." w:date="2022-09-13T15:31:00Z">
          <w:r w:rsidR="006C2ABD" w:rsidDel="00957421">
            <w:rPr>
              <w:rFonts w:eastAsia="Times New Roman" w:cstheme="minorHAnsi"/>
              <w:color w:val="000000"/>
            </w:rPr>
            <w:delText xml:space="preserve"> </w:delText>
          </w:r>
        </w:del>
      </w:ins>
      <w:ins w:id="156" w:author="Enrico Barrozo" w:date="2022-09-09T11:51:00Z">
        <w:del w:id="157" w:author="Jochum, Michael D." w:date="2022-09-13T15:31:00Z">
          <w:r w:rsidR="00BD21CB" w:rsidDel="00957421">
            <w:rPr>
              <w:rFonts w:eastAsia="Times New Roman" w:cstheme="minorHAnsi"/>
              <w:color w:val="000000"/>
            </w:rPr>
            <w:delText>microbiome-</w:delText>
          </w:r>
          <w:r w:rsidR="00BD21CB" w:rsidRPr="007E698C" w:rsidDel="00957421">
            <w:rPr>
              <w:rFonts w:eastAsia="Times New Roman" w:cstheme="minorHAnsi"/>
              <w:color w:val="000000"/>
            </w:rPr>
            <w:delText xml:space="preserve">derived </w:delText>
          </w:r>
        </w:del>
      </w:ins>
      <w:ins w:id="158" w:author="Enrico Barrozo" w:date="2022-09-09T11:43:00Z">
        <w:del w:id="159" w:author="Jochum, Michael D." w:date="2022-09-13T15:31:00Z">
          <w:r w:rsidR="006C2ABD" w:rsidRPr="007E698C" w:rsidDel="00957421">
            <w:rPr>
              <w:rFonts w:eastAsia="Times New Roman" w:cstheme="minorHAnsi"/>
              <w:color w:val="000000"/>
            </w:rPr>
            <w:delText xml:space="preserve">functional </w:delText>
          </w:r>
        </w:del>
      </w:ins>
      <w:ins w:id="160" w:author="Enrico Barrozo" w:date="2022-09-09T11:50:00Z">
        <w:del w:id="161" w:author="Jochum, Michael D." w:date="2022-09-13T15:31:00Z">
          <w:r w:rsidR="00BD21CB" w:rsidDel="00957421">
            <w:rPr>
              <w:rFonts w:eastAsia="Times New Roman" w:cstheme="minorHAnsi"/>
              <w:color w:val="000000"/>
            </w:rPr>
            <w:delText>changes</w:delText>
          </w:r>
        </w:del>
      </w:ins>
      <w:ins w:id="162" w:author="Enrico Barrozo" w:date="2022-09-09T11:43:00Z">
        <w:del w:id="163" w:author="Jochum, Michael D." w:date="2022-09-13T15:31:00Z">
          <w:r w:rsidR="006C2ABD" w:rsidRPr="007E698C" w:rsidDel="00957421">
            <w:rPr>
              <w:rFonts w:eastAsia="Times New Roman" w:cstheme="minorHAnsi"/>
              <w:color w:val="000000"/>
            </w:rPr>
            <w:delText xml:space="preserve"> </w:delText>
          </w:r>
        </w:del>
      </w:ins>
      <w:ins w:id="164" w:author="Enrico Barrozo" w:date="2022-09-09T11:50:00Z">
        <w:del w:id="165" w:author="Jochum, Michael D." w:date="2022-09-13T15:31:00Z">
          <w:r w:rsidR="00BD21CB" w:rsidDel="00957421">
            <w:rPr>
              <w:rFonts w:eastAsia="Times New Roman" w:cstheme="minorHAnsi"/>
              <w:color w:val="000000"/>
            </w:rPr>
            <w:delText>attributed to these</w:delText>
          </w:r>
        </w:del>
      </w:ins>
      <w:ins w:id="166" w:author="Enrico Barrozo" w:date="2022-09-09T11:43:00Z">
        <w:del w:id="167" w:author="Jochum, Michael D." w:date="2022-09-13T15:31:00Z">
          <w:r w:rsidR="006C2ABD" w:rsidRPr="007E698C" w:rsidDel="00957421">
            <w:rPr>
              <w:rFonts w:eastAsia="Times New Roman" w:cstheme="minorHAnsi"/>
              <w:color w:val="000000"/>
            </w:rPr>
            <w:delText xml:space="preserve"> </w:delText>
          </w:r>
          <w:r w:rsidR="006C2ABD" w:rsidRPr="007E698C" w:rsidDel="00957421">
            <w:rPr>
              <w:rFonts w:eastAsia="Times New Roman" w:cstheme="minorHAnsi"/>
              <w:color w:val="000000"/>
            </w:rPr>
            <w:lastRenderedPageBreak/>
            <w:delText>community dynamics</w:delText>
          </w:r>
        </w:del>
      </w:ins>
      <w:ins w:id="168" w:author="Enrico Barrozo" w:date="2022-09-09T11:46:00Z">
        <w:r w:rsidR="006C2ABD">
          <w:rPr>
            <w:rFonts w:eastAsia="Times New Roman" w:cstheme="minorHAnsi"/>
            <w:color w:val="000000"/>
          </w:rPr>
          <w:t xml:space="preserve">, and (c) </w:t>
        </w:r>
      </w:ins>
      <w:ins w:id="169" w:author="Enrico Barrozo" w:date="2022-09-09T11:48:00Z">
        <w:r w:rsidR="006C2ABD">
          <w:rPr>
            <w:rFonts w:eastAsia="Times New Roman" w:cstheme="minorHAnsi"/>
            <w:color w:val="000000"/>
          </w:rPr>
          <w:t>assess</w:t>
        </w:r>
      </w:ins>
      <w:ins w:id="170" w:author="Enrico Barrozo" w:date="2022-09-09T11:46:00Z">
        <w:r w:rsidR="006C2ABD">
          <w:rPr>
            <w:rFonts w:eastAsia="Times New Roman" w:cstheme="minorHAnsi"/>
            <w:color w:val="000000"/>
          </w:rPr>
          <w:t xml:space="preserve"> these taxonomic and functional differences </w:t>
        </w:r>
      </w:ins>
      <w:ins w:id="171" w:author="Enrico Barrozo" w:date="2022-09-09T11:48:00Z">
        <w:r w:rsidR="006C2ABD">
          <w:rPr>
            <w:rFonts w:eastAsia="Times New Roman" w:cstheme="minorHAnsi"/>
            <w:color w:val="000000"/>
          </w:rPr>
          <w:t>in relation to</w:t>
        </w:r>
      </w:ins>
      <w:ins w:id="172" w:author="Enrico Barrozo" w:date="2022-09-09T11:46:00Z">
        <w:r w:rsidR="006C2ABD" w:rsidRPr="007E698C">
          <w:rPr>
            <w:rFonts w:eastAsia="Times New Roman" w:cstheme="minorHAnsi"/>
            <w:color w:val="000000"/>
          </w:rPr>
          <w:t xml:space="preserve"> COVID-19 </w:t>
        </w:r>
      </w:ins>
      <w:ins w:id="173" w:author="Jochum, Michael D." w:date="2022-09-13T15:32:00Z">
        <w:r>
          <w:rPr>
            <w:rFonts w:eastAsia="Times New Roman" w:cstheme="minorHAnsi"/>
            <w:color w:val="000000"/>
          </w:rPr>
          <w:t xml:space="preserve">mortality. </w:t>
        </w:r>
      </w:ins>
      <w:ins w:id="174" w:author="Enrico Barrozo" w:date="2022-09-09T11:47:00Z">
        <w:del w:id="175" w:author="Jochum, Michael D." w:date="2022-09-13T15:32:00Z">
          <w:r w:rsidR="006C2ABD" w:rsidDel="00957421">
            <w:rPr>
              <w:rFonts w:eastAsia="Times New Roman" w:cstheme="minorHAnsi"/>
              <w:color w:val="000000"/>
            </w:rPr>
            <w:delText xml:space="preserve">outcomes </w:delText>
          </w:r>
        </w:del>
      </w:ins>
      <w:ins w:id="176" w:author="Enrico Barrozo" w:date="2022-09-09T11:51:00Z">
        <w:del w:id="177" w:author="Jochum, Michael D." w:date="2022-09-13T15:32:00Z">
          <w:r w:rsidR="00BD21CB" w:rsidDel="00957421">
            <w:rPr>
              <w:rFonts w:eastAsia="Times New Roman" w:cstheme="minorHAnsi"/>
              <w:color w:val="000000"/>
            </w:rPr>
            <w:delText>ranging from</w:delText>
          </w:r>
        </w:del>
      </w:ins>
      <w:ins w:id="178" w:author="Enrico Barrozo" w:date="2022-09-09T11:47:00Z">
        <w:del w:id="179" w:author="Jochum, Michael D." w:date="2022-09-13T15:32:00Z">
          <w:r w:rsidR="006C2ABD" w:rsidDel="00957421">
            <w:rPr>
              <w:rFonts w:eastAsia="Times New Roman" w:cstheme="minorHAnsi"/>
              <w:color w:val="000000"/>
            </w:rPr>
            <w:delText xml:space="preserve"> </w:delText>
          </w:r>
        </w:del>
      </w:ins>
      <w:ins w:id="180" w:author="Enrico Barrozo" w:date="2022-09-09T11:46:00Z">
        <w:del w:id="181" w:author="Jochum, Michael D." w:date="2022-09-13T15:32:00Z">
          <w:r w:rsidR="006C2ABD" w:rsidRPr="007E698C" w:rsidDel="00957421">
            <w:rPr>
              <w:rFonts w:eastAsia="Times New Roman" w:cstheme="minorHAnsi"/>
              <w:color w:val="000000"/>
            </w:rPr>
            <w:delText xml:space="preserve">severe disease </w:delText>
          </w:r>
        </w:del>
      </w:ins>
      <w:ins w:id="182" w:author="Enrico Barrozo" w:date="2022-09-09T11:52:00Z">
        <w:del w:id="183" w:author="Jochum, Michael D." w:date="2022-09-13T15:32:00Z">
          <w:r w:rsidR="00BD21CB" w:rsidDel="00957421">
            <w:rPr>
              <w:rFonts w:eastAsia="Times New Roman" w:cstheme="minorHAnsi"/>
              <w:color w:val="000000"/>
            </w:rPr>
            <w:delText>to</w:delText>
          </w:r>
        </w:del>
      </w:ins>
      <w:ins w:id="184" w:author="Enrico Barrozo" w:date="2022-09-09T11:46:00Z">
        <w:del w:id="185" w:author="Jochum, Michael D." w:date="2022-09-13T15:32:00Z">
          <w:r w:rsidR="006C2ABD" w:rsidRPr="007E698C" w:rsidDel="00957421">
            <w:rPr>
              <w:rFonts w:eastAsia="Times New Roman" w:cstheme="minorHAnsi"/>
              <w:color w:val="000000"/>
            </w:rPr>
            <w:delText xml:space="preserve"> death</w:delText>
          </w:r>
        </w:del>
      </w:ins>
      <w:ins w:id="186" w:author="Enrico Barrozo" w:date="2022-09-09T11:47:00Z">
        <w:r w:rsidR="006C2ABD">
          <w:rPr>
            <w:rFonts w:eastAsia="Times New Roman" w:cstheme="minorHAnsi"/>
            <w:color w:val="000000"/>
          </w:rPr>
          <w:t>.</w:t>
        </w:r>
      </w:ins>
      <w:ins w:id="187" w:author="Enrico Barrozo" w:date="2022-09-09T11:45:00Z">
        <w:r w:rsidR="006C2ABD" w:rsidRPr="007E698C">
          <w:rPr>
            <w:rFonts w:eastAsia="Times New Roman" w:cstheme="minorHAnsi"/>
            <w:color w:val="000000"/>
          </w:rPr>
          <w:t xml:space="preserve"> </w:t>
        </w:r>
      </w:ins>
      <w:r w:rsidR="0048471A" w:rsidRPr="007E698C">
        <w:br w:type="page"/>
      </w:r>
    </w:p>
    <w:p w14:paraId="16F07A68" w14:textId="16725F72" w:rsidR="0048471A" w:rsidRPr="007E698C" w:rsidRDefault="0048471A" w:rsidP="00CF6FE8">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1</w:t>
      </w:r>
      <w:r w:rsidRPr="007E698C">
        <w:fldChar w:fldCharType="end"/>
      </w:r>
      <w:r w:rsidRPr="007E698C">
        <w:t xml:space="preserve">. Overview of Meta-analysis Dataset Clinical </w:t>
      </w:r>
      <w:commentRangeStart w:id="188"/>
      <w:r w:rsidRPr="007E698C">
        <w:t xml:space="preserve">Characteristics </w:t>
      </w:r>
      <w:commentRangeEnd w:id="188"/>
      <w:r w:rsidR="00CF6FE8">
        <w:rPr>
          <w:rStyle w:val="CommentReference"/>
          <w:rFonts w:eastAsiaTheme="minorHAnsi" w:cstheme="minorBidi"/>
          <w:b w:val="0"/>
          <w:iCs w:val="0"/>
        </w:rPr>
        <w:commentReference w:id="188"/>
      </w:r>
      <w:r w:rsidRPr="007E698C">
        <w:t>(</w:t>
      </w:r>
      <w:r w:rsidRPr="007E698C">
        <w:rPr>
          <w:i/>
        </w:rPr>
        <w:t>n</w:t>
      </w:r>
      <w:r w:rsidRPr="007E698C">
        <w:t>=86).</w:t>
      </w:r>
    </w:p>
    <w:tbl>
      <w:tblPr>
        <w:tblW w:w="5000" w:type="pct"/>
        <w:tblLayout w:type="fixed"/>
        <w:tblCellMar>
          <w:top w:w="11" w:type="dxa"/>
          <w:left w:w="11" w:type="dxa"/>
          <w:right w:w="11" w:type="dxa"/>
        </w:tblCellMar>
        <w:tblLook w:val="0600" w:firstRow="0" w:lastRow="0" w:firstColumn="0" w:lastColumn="0" w:noHBand="1" w:noVBand="1"/>
        <w:tblPrChange w:id="189" w:author="Jochum, Michael D." w:date="2022-09-13T15:35:00Z">
          <w:tblPr>
            <w:tblW w:w="4950" w:type="pct"/>
            <w:tblLayout w:type="fixed"/>
            <w:tblCellMar>
              <w:top w:w="11" w:type="dxa"/>
              <w:left w:w="11" w:type="dxa"/>
              <w:right w:w="11" w:type="dxa"/>
            </w:tblCellMar>
            <w:tblLook w:val="0600" w:firstRow="0" w:lastRow="0" w:firstColumn="0" w:lastColumn="0" w:noHBand="1" w:noVBand="1"/>
          </w:tblPr>
        </w:tblPrChange>
      </w:tblPr>
      <w:tblGrid>
        <w:gridCol w:w="1722"/>
        <w:gridCol w:w="2013"/>
        <w:gridCol w:w="3543"/>
        <w:gridCol w:w="2082"/>
        <w:tblGridChange w:id="190">
          <w:tblGrid>
            <w:gridCol w:w="1620"/>
            <w:gridCol w:w="2015"/>
            <w:gridCol w:w="3547"/>
            <w:gridCol w:w="2084"/>
          </w:tblGrid>
        </w:tblGridChange>
      </w:tblGrid>
      <w:tr w:rsidR="0048471A" w:rsidRPr="007E698C" w14:paraId="7C15F436" w14:textId="77777777" w:rsidTr="00957421">
        <w:trPr>
          <w:trHeight w:val="158"/>
          <w:trPrChange w:id="191" w:author="Jochum, Michael D." w:date="2022-09-13T15:35:00Z">
            <w:trPr>
              <w:trHeight w:val="158"/>
            </w:trPr>
          </w:trPrChange>
        </w:trPr>
        <w:tc>
          <w:tcPr>
            <w:tcW w:w="1725" w:type="dxa"/>
            <w:tcBorders>
              <w:top w:val="single" w:sz="8" w:space="0" w:color="000000"/>
              <w:bottom w:val="single" w:sz="8" w:space="0" w:color="000000"/>
            </w:tcBorders>
            <w:shd w:val="clear" w:color="auto" w:fill="FFFFFF"/>
            <w:vAlign w:val="center"/>
            <w:tcPrChange w:id="192" w:author="Jochum, Michael D." w:date="2022-09-13T15:35:00Z">
              <w:tcPr>
                <w:tcW w:w="1620" w:type="dxa"/>
                <w:tcBorders>
                  <w:top w:val="single" w:sz="8" w:space="0" w:color="000000"/>
                  <w:bottom w:val="single" w:sz="8" w:space="0" w:color="000000"/>
                </w:tcBorders>
                <w:shd w:val="clear" w:color="auto" w:fill="FFFFFF"/>
                <w:vAlign w:val="center"/>
              </w:tcPr>
            </w:tcPrChange>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Change w:id="193" w:author="Jochum, Michael D." w:date="2022-09-13T15:35:00Z">
              <w:tcPr>
                <w:tcW w:w="2015" w:type="dxa"/>
                <w:tcBorders>
                  <w:top w:val="single" w:sz="8" w:space="0" w:color="000000"/>
                  <w:bottom w:val="single" w:sz="8" w:space="0" w:color="000000"/>
                </w:tcBorders>
                <w:shd w:val="clear" w:color="auto" w:fill="FFFFFF"/>
                <w:vAlign w:val="center"/>
              </w:tcPr>
            </w:tcPrChange>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Change w:id="194" w:author="Jochum, Michael D." w:date="2022-09-13T15:35:00Z">
              <w:tcPr>
                <w:tcW w:w="3547" w:type="dxa"/>
                <w:tcBorders>
                  <w:top w:val="single" w:sz="8" w:space="0" w:color="000000"/>
                  <w:bottom w:val="single" w:sz="8" w:space="0" w:color="000000"/>
                </w:tcBorders>
                <w:shd w:val="clear" w:color="auto" w:fill="FFFFFF"/>
                <w:vAlign w:val="center"/>
              </w:tcPr>
            </w:tcPrChange>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Change w:id="195" w:author="Jochum, Michael D." w:date="2022-09-13T15:35:00Z">
              <w:tcPr>
                <w:tcW w:w="2084" w:type="dxa"/>
                <w:tcBorders>
                  <w:top w:val="single" w:sz="8" w:space="0" w:color="000000"/>
                  <w:bottom w:val="single" w:sz="8" w:space="0" w:color="000000"/>
                </w:tcBorders>
                <w:shd w:val="clear" w:color="auto" w:fill="FFFFFF"/>
                <w:vAlign w:val="center"/>
              </w:tcPr>
            </w:tcPrChange>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957421">
        <w:trPr>
          <w:trHeight w:val="144"/>
          <w:trPrChange w:id="196" w:author="Jochum, Michael D." w:date="2022-09-13T15:35:00Z">
            <w:trPr>
              <w:trHeight w:val="144"/>
            </w:trPr>
          </w:trPrChange>
        </w:trPr>
        <w:tc>
          <w:tcPr>
            <w:tcW w:w="1725" w:type="dxa"/>
            <w:tcBorders>
              <w:top w:val="single" w:sz="8" w:space="0" w:color="000000"/>
            </w:tcBorders>
            <w:shd w:val="clear" w:color="auto" w:fill="FFFFFF"/>
            <w:vAlign w:val="center"/>
            <w:tcPrChange w:id="197" w:author="Jochum, Michael D." w:date="2022-09-13T15:35:00Z">
              <w:tcPr>
                <w:tcW w:w="1620" w:type="dxa"/>
                <w:tcBorders>
                  <w:top w:val="single" w:sz="8" w:space="0" w:color="000000"/>
                </w:tcBorders>
                <w:shd w:val="clear" w:color="auto" w:fill="FFFFFF"/>
                <w:vAlign w:val="center"/>
              </w:tcPr>
            </w:tcPrChange>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Change w:id="198" w:author="Jochum, Michael D." w:date="2022-09-13T15:35:00Z">
              <w:tcPr>
                <w:tcW w:w="2015" w:type="dxa"/>
                <w:tcBorders>
                  <w:top w:val="single" w:sz="8" w:space="0" w:color="000000"/>
                </w:tcBorders>
                <w:shd w:val="clear" w:color="auto" w:fill="FFFFFF"/>
                <w:vAlign w:val="center"/>
              </w:tcPr>
            </w:tcPrChange>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Change w:id="199" w:author="Jochum, Michael D." w:date="2022-09-13T15:35:00Z">
              <w:tcPr>
                <w:tcW w:w="3547" w:type="dxa"/>
                <w:tcBorders>
                  <w:top w:val="single" w:sz="8" w:space="0" w:color="000000"/>
                </w:tcBorders>
                <w:shd w:val="clear" w:color="auto" w:fill="FFFFFF"/>
                <w:vAlign w:val="center"/>
              </w:tcPr>
            </w:tcPrChange>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Change w:id="200" w:author="Jochum, Michael D." w:date="2022-09-13T15:35:00Z">
              <w:tcPr>
                <w:tcW w:w="2084" w:type="dxa"/>
                <w:tcBorders>
                  <w:top w:val="single" w:sz="8" w:space="0" w:color="000000"/>
                </w:tcBorders>
                <w:shd w:val="clear" w:color="auto" w:fill="FFFFFF"/>
                <w:vAlign w:val="center"/>
              </w:tcPr>
            </w:tcPrChange>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957421">
        <w:trPr>
          <w:trHeight w:val="144"/>
          <w:trPrChange w:id="201" w:author="Jochum, Michael D." w:date="2022-09-13T15:35:00Z">
            <w:trPr>
              <w:trHeight w:val="144"/>
            </w:trPr>
          </w:trPrChange>
        </w:trPr>
        <w:tc>
          <w:tcPr>
            <w:tcW w:w="1725" w:type="dxa"/>
            <w:shd w:val="clear" w:color="auto" w:fill="FFFFFF"/>
            <w:vAlign w:val="center"/>
            <w:tcPrChange w:id="202" w:author="Jochum, Michael D." w:date="2022-09-13T15:35:00Z">
              <w:tcPr>
                <w:tcW w:w="1620" w:type="dxa"/>
                <w:shd w:val="clear" w:color="auto" w:fill="FFFFFF"/>
                <w:vAlign w:val="center"/>
              </w:tcPr>
            </w:tcPrChange>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Change w:id="203" w:author="Jochum, Michael D." w:date="2022-09-13T15:35:00Z">
              <w:tcPr>
                <w:tcW w:w="2015" w:type="dxa"/>
                <w:shd w:val="clear" w:color="auto" w:fill="FFFFFF"/>
              </w:tcPr>
            </w:tcPrChange>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Change w:id="204" w:author="Jochum, Michael D." w:date="2022-09-13T15:35:00Z">
              <w:tcPr>
                <w:tcW w:w="3547" w:type="dxa"/>
                <w:shd w:val="clear" w:color="auto" w:fill="FFFFFF"/>
              </w:tcPr>
            </w:tcPrChange>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05" w:author="Jochum, Michael D." w:date="2022-09-13T15:35:00Z">
              <w:tcPr>
                <w:tcW w:w="2084" w:type="dxa"/>
                <w:shd w:val="clear" w:color="auto" w:fill="FFFFFF"/>
                <w:vAlign w:val="center"/>
              </w:tcPr>
            </w:tcPrChange>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957421">
        <w:trPr>
          <w:trHeight w:val="144"/>
          <w:trPrChange w:id="206" w:author="Jochum, Michael D." w:date="2022-09-13T15:35:00Z">
            <w:trPr>
              <w:trHeight w:val="144"/>
            </w:trPr>
          </w:trPrChange>
        </w:trPr>
        <w:tc>
          <w:tcPr>
            <w:tcW w:w="1725" w:type="dxa"/>
            <w:shd w:val="clear" w:color="auto" w:fill="FFFFFF"/>
            <w:vAlign w:val="center"/>
            <w:tcPrChange w:id="207" w:author="Jochum, Michael D." w:date="2022-09-13T15:35:00Z">
              <w:tcPr>
                <w:tcW w:w="1620" w:type="dxa"/>
                <w:shd w:val="clear" w:color="auto" w:fill="FFFFFF"/>
                <w:vAlign w:val="center"/>
              </w:tcPr>
            </w:tcPrChange>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Change w:id="208" w:author="Jochum, Michael D." w:date="2022-09-13T15:35:00Z">
              <w:tcPr>
                <w:tcW w:w="2015" w:type="dxa"/>
                <w:shd w:val="clear" w:color="auto" w:fill="FFFFFF"/>
              </w:tcPr>
            </w:tcPrChange>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09" w:author="Jochum, Michael D." w:date="2022-09-13T15:35:00Z">
              <w:tcPr>
                <w:tcW w:w="3547" w:type="dxa"/>
                <w:shd w:val="clear" w:color="auto" w:fill="FFFFFF"/>
              </w:tcPr>
            </w:tcPrChange>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10" w:author="Jochum, Michael D." w:date="2022-09-13T15:35:00Z">
              <w:tcPr>
                <w:tcW w:w="2084" w:type="dxa"/>
                <w:shd w:val="clear" w:color="auto" w:fill="FFFFFF"/>
                <w:vAlign w:val="center"/>
              </w:tcPr>
            </w:tcPrChange>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957421">
        <w:trPr>
          <w:trHeight w:val="144"/>
          <w:trPrChange w:id="211" w:author="Jochum, Michael D." w:date="2022-09-13T15:35:00Z">
            <w:trPr>
              <w:trHeight w:val="144"/>
            </w:trPr>
          </w:trPrChange>
        </w:trPr>
        <w:tc>
          <w:tcPr>
            <w:tcW w:w="1725" w:type="dxa"/>
            <w:shd w:val="clear" w:color="auto" w:fill="FFFFFF"/>
            <w:vAlign w:val="center"/>
            <w:tcPrChange w:id="212" w:author="Jochum, Michael D." w:date="2022-09-13T15:35:00Z">
              <w:tcPr>
                <w:tcW w:w="1620" w:type="dxa"/>
                <w:shd w:val="clear" w:color="auto" w:fill="FFFFFF"/>
                <w:vAlign w:val="center"/>
              </w:tcPr>
            </w:tcPrChange>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Change w:id="213" w:author="Jochum, Michael D." w:date="2022-09-13T15:35:00Z">
              <w:tcPr>
                <w:tcW w:w="2015" w:type="dxa"/>
                <w:shd w:val="clear" w:color="auto" w:fill="FFFFFF"/>
              </w:tcPr>
            </w:tcPrChange>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14" w:author="Jochum, Michael D." w:date="2022-09-13T15:35:00Z">
              <w:tcPr>
                <w:tcW w:w="3547" w:type="dxa"/>
                <w:shd w:val="clear" w:color="auto" w:fill="FFFFFF"/>
              </w:tcPr>
            </w:tcPrChange>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15" w:author="Jochum, Michael D." w:date="2022-09-13T15:35:00Z">
              <w:tcPr>
                <w:tcW w:w="2084" w:type="dxa"/>
                <w:shd w:val="clear" w:color="auto" w:fill="FFFFFF"/>
                <w:vAlign w:val="center"/>
              </w:tcPr>
            </w:tcPrChange>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957421">
        <w:trPr>
          <w:trHeight w:val="144"/>
          <w:trPrChange w:id="216" w:author="Jochum, Michael D." w:date="2022-09-13T15:35:00Z">
            <w:trPr>
              <w:trHeight w:val="144"/>
            </w:trPr>
          </w:trPrChange>
        </w:trPr>
        <w:tc>
          <w:tcPr>
            <w:tcW w:w="1725" w:type="dxa"/>
            <w:shd w:val="clear" w:color="auto" w:fill="FFFFFF"/>
            <w:vAlign w:val="center"/>
            <w:tcPrChange w:id="217" w:author="Jochum, Michael D." w:date="2022-09-13T15:35:00Z">
              <w:tcPr>
                <w:tcW w:w="1620" w:type="dxa"/>
                <w:shd w:val="clear" w:color="auto" w:fill="FFFFFF"/>
                <w:vAlign w:val="center"/>
              </w:tcPr>
            </w:tcPrChange>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Change w:id="218" w:author="Jochum, Michael D." w:date="2022-09-13T15:35:00Z">
              <w:tcPr>
                <w:tcW w:w="2015" w:type="dxa"/>
                <w:shd w:val="clear" w:color="auto" w:fill="FFFFFF"/>
              </w:tcPr>
            </w:tcPrChange>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19" w:author="Jochum, Michael D." w:date="2022-09-13T15:35:00Z">
              <w:tcPr>
                <w:tcW w:w="3547" w:type="dxa"/>
                <w:shd w:val="clear" w:color="auto" w:fill="FFFFFF"/>
              </w:tcPr>
            </w:tcPrChange>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20" w:author="Jochum, Michael D." w:date="2022-09-13T15:35:00Z">
              <w:tcPr>
                <w:tcW w:w="2084" w:type="dxa"/>
                <w:shd w:val="clear" w:color="auto" w:fill="FFFFFF"/>
                <w:vAlign w:val="center"/>
              </w:tcPr>
            </w:tcPrChange>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957421">
        <w:trPr>
          <w:trHeight w:val="144"/>
          <w:trPrChange w:id="221" w:author="Jochum, Michael D." w:date="2022-09-13T15:35:00Z">
            <w:trPr>
              <w:trHeight w:val="144"/>
            </w:trPr>
          </w:trPrChange>
        </w:trPr>
        <w:tc>
          <w:tcPr>
            <w:tcW w:w="1725" w:type="dxa"/>
            <w:shd w:val="clear" w:color="auto" w:fill="FFFFFF"/>
            <w:vAlign w:val="center"/>
            <w:tcPrChange w:id="222" w:author="Jochum, Michael D." w:date="2022-09-13T15:35:00Z">
              <w:tcPr>
                <w:tcW w:w="1620" w:type="dxa"/>
                <w:shd w:val="clear" w:color="auto" w:fill="FFFFFF"/>
                <w:vAlign w:val="center"/>
              </w:tcPr>
            </w:tcPrChange>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Change w:id="223" w:author="Jochum, Michael D." w:date="2022-09-13T15:35:00Z">
              <w:tcPr>
                <w:tcW w:w="2015" w:type="dxa"/>
                <w:shd w:val="clear" w:color="auto" w:fill="FFFFFF"/>
                <w:vAlign w:val="center"/>
              </w:tcPr>
            </w:tcPrChange>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24" w:author="Jochum, Michael D." w:date="2022-09-13T15:35:00Z">
              <w:tcPr>
                <w:tcW w:w="3547" w:type="dxa"/>
                <w:shd w:val="clear" w:color="auto" w:fill="FFFFFF"/>
                <w:vAlign w:val="center"/>
              </w:tcPr>
            </w:tcPrChange>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25" w:author="Jochum, Michael D." w:date="2022-09-13T15:35:00Z">
              <w:tcPr>
                <w:tcW w:w="2084" w:type="dxa"/>
                <w:shd w:val="clear" w:color="auto" w:fill="FFFFFF"/>
                <w:vAlign w:val="center"/>
              </w:tcPr>
            </w:tcPrChange>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957421">
        <w:trPr>
          <w:trHeight w:val="144"/>
          <w:trPrChange w:id="226" w:author="Jochum, Michael D." w:date="2022-09-13T15:35:00Z">
            <w:trPr>
              <w:trHeight w:val="144"/>
            </w:trPr>
          </w:trPrChange>
        </w:trPr>
        <w:tc>
          <w:tcPr>
            <w:tcW w:w="1725" w:type="dxa"/>
            <w:shd w:val="clear" w:color="auto" w:fill="FFFFFF"/>
            <w:vAlign w:val="center"/>
            <w:tcPrChange w:id="227" w:author="Jochum, Michael D." w:date="2022-09-13T15:35:00Z">
              <w:tcPr>
                <w:tcW w:w="1620" w:type="dxa"/>
                <w:shd w:val="clear" w:color="auto" w:fill="FFFFFF"/>
                <w:vAlign w:val="center"/>
              </w:tcPr>
            </w:tcPrChange>
          </w:tcPr>
          <w:p w14:paraId="0608989E" w14:textId="379A9C80" w:rsidR="0048471A" w:rsidRPr="007E698C" w:rsidRDefault="00957421" w:rsidP="001368C1">
            <w:pPr>
              <w:widowControl w:val="0"/>
              <w:spacing w:line="240" w:lineRule="auto"/>
              <w:jc w:val="right"/>
              <w:rPr>
                <w:rFonts w:cstheme="minorHAnsi"/>
              </w:rPr>
            </w:pPr>
            <w:r w:rsidRPr="007E698C">
              <w:rPr>
                <w:rFonts w:cstheme="minorHAnsi"/>
              </w:rPr>
              <w:t>F</w:t>
            </w:r>
            <w:r w:rsidR="0048471A" w:rsidRPr="007E698C">
              <w:rPr>
                <w:rFonts w:cstheme="minorHAnsi"/>
              </w:rPr>
              <w:t>emale</w:t>
            </w:r>
            <w:ins w:id="228" w:author="Jochum, Michael D." w:date="2022-09-13T15:34:00Z">
              <w:r>
                <w:rPr>
                  <w:rFonts w:cstheme="minorHAnsi"/>
                </w:rPr>
                <w:t xml:space="preserve"> (</w:t>
              </w:r>
              <w:r w:rsidRPr="00957421">
                <w:rPr>
                  <w:rFonts w:cstheme="minorHAnsi"/>
                  <w:i/>
                  <w:iCs/>
                  <w:rPrChange w:id="229" w:author="Jochum, Michael D." w:date="2022-09-13T15:34:00Z">
                    <w:rPr>
                      <w:rFonts w:cstheme="minorHAnsi"/>
                    </w:rPr>
                  </w:rPrChange>
                </w:rPr>
                <w:t>n</w:t>
              </w:r>
              <w:r>
                <w:rPr>
                  <w:rFonts w:cstheme="minorHAnsi"/>
                </w:rPr>
                <w:t>=22)</w:t>
              </w:r>
            </w:ins>
          </w:p>
        </w:tc>
        <w:tc>
          <w:tcPr>
            <w:tcW w:w="2015" w:type="dxa"/>
            <w:shd w:val="clear" w:color="auto" w:fill="FFFFFF"/>
            <w:vAlign w:val="center"/>
            <w:tcPrChange w:id="230" w:author="Jochum, Michael D." w:date="2022-09-13T15:35:00Z">
              <w:tcPr>
                <w:tcW w:w="2015" w:type="dxa"/>
                <w:shd w:val="clear" w:color="auto" w:fill="FFFFFF"/>
                <w:vAlign w:val="center"/>
              </w:tcPr>
            </w:tcPrChange>
          </w:tcPr>
          <w:p w14:paraId="12D39AFA" w14:textId="000F8765"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Change w:id="231" w:author="Jochum, Michael D." w:date="2022-09-13T15:35:00Z">
              <w:tcPr>
                <w:tcW w:w="3547" w:type="dxa"/>
                <w:shd w:val="clear" w:color="auto" w:fill="FFFFFF"/>
                <w:vAlign w:val="center"/>
              </w:tcPr>
            </w:tcPrChange>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Change w:id="232" w:author="Jochum, Michael D." w:date="2022-09-13T15:35:00Z">
              <w:tcPr>
                <w:tcW w:w="2084" w:type="dxa"/>
                <w:shd w:val="clear" w:color="auto" w:fill="FFFFFF"/>
                <w:vAlign w:val="center"/>
              </w:tcPr>
            </w:tcPrChange>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957421">
        <w:trPr>
          <w:trHeight w:val="144"/>
          <w:trPrChange w:id="233" w:author="Jochum, Michael D." w:date="2022-09-13T15:35:00Z">
            <w:trPr>
              <w:trHeight w:val="144"/>
            </w:trPr>
          </w:trPrChange>
        </w:trPr>
        <w:tc>
          <w:tcPr>
            <w:tcW w:w="1725" w:type="dxa"/>
            <w:shd w:val="clear" w:color="auto" w:fill="FFFFFF"/>
            <w:vAlign w:val="center"/>
            <w:tcPrChange w:id="234" w:author="Jochum, Michael D." w:date="2022-09-13T15:35:00Z">
              <w:tcPr>
                <w:tcW w:w="1620" w:type="dxa"/>
                <w:shd w:val="clear" w:color="auto" w:fill="FFFFFF"/>
                <w:vAlign w:val="center"/>
              </w:tcPr>
            </w:tcPrChange>
          </w:tcPr>
          <w:p w14:paraId="672DCBE7" w14:textId="17A15DDF" w:rsidR="0048471A" w:rsidRPr="007E698C" w:rsidRDefault="00957421" w:rsidP="001368C1">
            <w:pPr>
              <w:widowControl w:val="0"/>
              <w:spacing w:line="240" w:lineRule="auto"/>
              <w:jc w:val="right"/>
              <w:rPr>
                <w:rFonts w:cstheme="minorHAnsi"/>
              </w:rPr>
            </w:pPr>
            <w:r w:rsidRPr="007E698C">
              <w:rPr>
                <w:rFonts w:cstheme="minorHAnsi"/>
              </w:rPr>
              <w:t>M</w:t>
            </w:r>
            <w:r w:rsidR="0048471A" w:rsidRPr="007E698C">
              <w:rPr>
                <w:rFonts w:cstheme="minorHAnsi"/>
              </w:rPr>
              <w:t>ale</w:t>
            </w:r>
            <w:ins w:id="235" w:author="Jochum, Michael D." w:date="2022-09-13T15:35:00Z">
              <w:r>
                <w:rPr>
                  <w:rFonts w:cstheme="minorHAnsi"/>
                </w:rPr>
                <w:t xml:space="preserve"> </w:t>
              </w:r>
              <w:r>
                <w:rPr>
                  <w:rFonts w:cstheme="minorHAnsi"/>
                </w:rPr>
                <w:t>(</w:t>
              </w:r>
              <w:r w:rsidRPr="00904E25">
                <w:rPr>
                  <w:rFonts w:cstheme="minorHAnsi"/>
                  <w:i/>
                  <w:iCs/>
                </w:rPr>
                <w:t>n</w:t>
              </w:r>
              <w:r>
                <w:rPr>
                  <w:rFonts w:cstheme="minorHAnsi"/>
                </w:rPr>
                <w:t>=</w:t>
              </w:r>
              <w:r>
                <w:rPr>
                  <w:rFonts w:cstheme="minorHAnsi"/>
                </w:rPr>
                <w:t>38</w:t>
              </w:r>
              <w:r>
                <w:rPr>
                  <w:rFonts w:cstheme="minorHAnsi"/>
                </w:rPr>
                <w:t>)</w:t>
              </w:r>
            </w:ins>
          </w:p>
        </w:tc>
        <w:tc>
          <w:tcPr>
            <w:tcW w:w="2015" w:type="dxa"/>
            <w:shd w:val="clear" w:color="auto" w:fill="FFFFFF"/>
            <w:vAlign w:val="center"/>
            <w:tcPrChange w:id="236" w:author="Jochum, Michael D." w:date="2022-09-13T15:35:00Z">
              <w:tcPr>
                <w:tcW w:w="2015" w:type="dxa"/>
                <w:shd w:val="clear" w:color="auto" w:fill="FFFFFF"/>
                <w:vAlign w:val="center"/>
              </w:tcPr>
            </w:tcPrChange>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Change w:id="237" w:author="Jochum, Michael D." w:date="2022-09-13T15:35:00Z">
              <w:tcPr>
                <w:tcW w:w="3547" w:type="dxa"/>
                <w:shd w:val="clear" w:color="auto" w:fill="FFFFFF"/>
                <w:vAlign w:val="center"/>
              </w:tcPr>
            </w:tcPrChange>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Change w:id="238" w:author="Jochum, Michael D." w:date="2022-09-13T15:35:00Z">
              <w:tcPr>
                <w:tcW w:w="2084" w:type="dxa"/>
                <w:shd w:val="clear" w:color="auto" w:fill="FFFFFF"/>
                <w:vAlign w:val="center"/>
              </w:tcPr>
            </w:tcPrChange>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957421">
        <w:trPr>
          <w:trHeight w:val="144"/>
          <w:trPrChange w:id="239" w:author="Jochum, Michael D." w:date="2022-09-13T15:35:00Z">
            <w:trPr>
              <w:trHeight w:val="144"/>
            </w:trPr>
          </w:trPrChange>
        </w:trPr>
        <w:tc>
          <w:tcPr>
            <w:tcW w:w="1725" w:type="dxa"/>
            <w:shd w:val="clear" w:color="auto" w:fill="FFFFFF"/>
            <w:vAlign w:val="center"/>
            <w:tcPrChange w:id="240" w:author="Jochum, Michael D." w:date="2022-09-13T15:35:00Z">
              <w:tcPr>
                <w:tcW w:w="1620" w:type="dxa"/>
                <w:shd w:val="clear" w:color="auto" w:fill="FFFFFF"/>
                <w:vAlign w:val="center"/>
              </w:tcPr>
            </w:tcPrChange>
          </w:tcPr>
          <w:p w14:paraId="07DF575E" w14:textId="2D3C4044" w:rsidR="0048471A" w:rsidRPr="007E698C" w:rsidRDefault="00957421" w:rsidP="001368C1">
            <w:pPr>
              <w:widowControl w:val="0"/>
              <w:spacing w:line="240" w:lineRule="auto"/>
              <w:jc w:val="right"/>
              <w:rPr>
                <w:rFonts w:cstheme="minorHAnsi"/>
              </w:rPr>
            </w:pPr>
            <w:r w:rsidRPr="007E698C">
              <w:rPr>
                <w:rFonts w:cstheme="minorHAnsi"/>
              </w:rPr>
              <w:t>U</w:t>
            </w:r>
            <w:r w:rsidR="0048471A" w:rsidRPr="007E698C">
              <w:rPr>
                <w:rFonts w:cstheme="minorHAnsi"/>
              </w:rPr>
              <w:t>nspecified</w:t>
            </w:r>
            <w:ins w:id="241" w:author="Jochum, Michael D." w:date="2022-09-13T15:35:00Z">
              <w:r>
                <w:rPr>
                  <w:rFonts w:cstheme="minorHAnsi"/>
                </w:rPr>
                <w:t xml:space="preserve"> </w:t>
              </w:r>
              <w:r>
                <w:rPr>
                  <w:rFonts w:cstheme="minorHAnsi"/>
                </w:rPr>
                <w:t>(</w:t>
              </w:r>
              <w:r w:rsidRPr="00904E25">
                <w:rPr>
                  <w:rFonts w:cstheme="minorHAnsi"/>
                  <w:i/>
                  <w:iCs/>
                </w:rPr>
                <w:t>n</w:t>
              </w:r>
              <w:r>
                <w:rPr>
                  <w:rFonts w:cstheme="minorHAnsi"/>
                </w:rPr>
                <w:t>=2</w:t>
              </w:r>
              <w:r>
                <w:rPr>
                  <w:rFonts w:cstheme="minorHAnsi"/>
                </w:rPr>
                <w:t>6</w:t>
              </w:r>
              <w:r>
                <w:rPr>
                  <w:rFonts w:cstheme="minorHAnsi"/>
                </w:rPr>
                <w:t>)</w:t>
              </w:r>
            </w:ins>
          </w:p>
        </w:tc>
        <w:tc>
          <w:tcPr>
            <w:tcW w:w="2015" w:type="dxa"/>
            <w:shd w:val="clear" w:color="auto" w:fill="FFFFFF"/>
            <w:vAlign w:val="center"/>
            <w:tcPrChange w:id="242" w:author="Jochum, Michael D." w:date="2022-09-13T15:35:00Z">
              <w:tcPr>
                <w:tcW w:w="2015" w:type="dxa"/>
                <w:shd w:val="clear" w:color="auto" w:fill="FFFFFF"/>
                <w:vAlign w:val="center"/>
              </w:tcPr>
            </w:tcPrChange>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Change w:id="243" w:author="Jochum, Michael D." w:date="2022-09-13T15:35:00Z">
              <w:tcPr>
                <w:tcW w:w="3547" w:type="dxa"/>
                <w:shd w:val="clear" w:color="auto" w:fill="FFFFFF"/>
                <w:vAlign w:val="center"/>
              </w:tcPr>
            </w:tcPrChange>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Change w:id="244" w:author="Jochum, Michael D." w:date="2022-09-13T15:35:00Z">
              <w:tcPr>
                <w:tcW w:w="2084" w:type="dxa"/>
                <w:shd w:val="clear" w:color="auto" w:fill="FFFFFF"/>
                <w:vAlign w:val="center"/>
              </w:tcPr>
            </w:tcPrChange>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957421">
        <w:trPr>
          <w:trHeight w:val="144"/>
          <w:trPrChange w:id="245" w:author="Jochum, Michael D." w:date="2022-09-13T15:35:00Z">
            <w:trPr>
              <w:trHeight w:val="144"/>
            </w:trPr>
          </w:trPrChange>
        </w:trPr>
        <w:tc>
          <w:tcPr>
            <w:tcW w:w="1725" w:type="dxa"/>
            <w:shd w:val="clear" w:color="auto" w:fill="FFFFFF"/>
            <w:vAlign w:val="bottom"/>
            <w:tcPrChange w:id="246" w:author="Jochum, Michael D." w:date="2022-09-13T15:35:00Z">
              <w:tcPr>
                <w:tcW w:w="1620" w:type="dxa"/>
                <w:shd w:val="clear" w:color="auto" w:fill="FFFFFF"/>
                <w:vAlign w:val="bottom"/>
              </w:tcPr>
            </w:tcPrChange>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Change w:id="247" w:author="Jochum, Michael D." w:date="2022-09-13T15:35:00Z">
              <w:tcPr>
                <w:tcW w:w="2015" w:type="dxa"/>
                <w:shd w:val="clear" w:color="auto" w:fill="FFFFFF"/>
                <w:vAlign w:val="center"/>
              </w:tcPr>
            </w:tcPrChange>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48" w:author="Jochum, Michael D." w:date="2022-09-13T15:35:00Z">
              <w:tcPr>
                <w:tcW w:w="3547" w:type="dxa"/>
                <w:shd w:val="clear" w:color="auto" w:fill="FFFFFF"/>
                <w:vAlign w:val="center"/>
              </w:tcPr>
            </w:tcPrChange>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49" w:author="Jochum, Michael D." w:date="2022-09-13T15:35:00Z">
              <w:tcPr>
                <w:tcW w:w="2084" w:type="dxa"/>
                <w:shd w:val="clear" w:color="auto" w:fill="FFFFFF"/>
                <w:vAlign w:val="center"/>
              </w:tcPr>
            </w:tcPrChange>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957421">
        <w:trPr>
          <w:trHeight w:val="144"/>
          <w:trPrChange w:id="250" w:author="Jochum, Michael D." w:date="2022-09-13T15:35:00Z">
            <w:trPr>
              <w:trHeight w:val="144"/>
            </w:trPr>
          </w:trPrChange>
        </w:trPr>
        <w:tc>
          <w:tcPr>
            <w:tcW w:w="1725" w:type="dxa"/>
            <w:shd w:val="clear" w:color="auto" w:fill="FFFFFF"/>
            <w:vAlign w:val="center"/>
            <w:tcPrChange w:id="251" w:author="Jochum, Michael D." w:date="2022-09-13T15:35:00Z">
              <w:tcPr>
                <w:tcW w:w="1620" w:type="dxa"/>
                <w:shd w:val="clear" w:color="auto" w:fill="FFFFFF"/>
                <w:vAlign w:val="center"/>
              </w:tcPr>
            </w:tcPrChange>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Change w:id="252" w:author="Jochum, Michael D." w:date="2022-09-13T15:35:00Z">
              <w:tcPr>
                <w:tcW w:w="2015" w:type="dxa"/>
                <w:shd w:val="clear" w:color="auto" w:fill="FFFFFF"/>
                <w:vAlign w:val="center"/>
              </w:tcPr>
            </w:tcPrChange>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Change w:id="253" w:author="Jochum, Michael D." w:date="2022-09-13T15:35:00Z">
              <w:tcPr>
                <w:tcW w:w="3547" w:type="dxa"/>
                <w:shd w:val="clear" w:color="auto" w:fill="FFFFFF"/>
                <w:vAlign w:val="center"/>
              </w:tcPr>
            </w:tcPrChange>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Change w:id="254" w:author="Jochum, Michael D." w:date="2022-09-13T15:35:00Z">
              <w:tcPr>
                <w:tcW w:w="2084" w:type="dxa"/>
                <w:shd w:val="clear" w:color="auto" w:fill="FFFFFF"/>
                <w:vAlign w:val="center"/>
              </w:tcPr>
            </w:tcPrChange>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957421">
        <w:trPr>
          <w:trHeight w:val="144"/>
          <w:trPrChange w:id="255" w:author="Jochum, Michael D." w:date="2022-09-13T15:35:00Z">
            <w:trPr>
              <w:trHeight w:val="144"/>
            </w:trPr>
          </w:trPrChange>
        </w:trPr>
        <w:tc>
          <w:tcPr>
            <w:tcW w:w="1725" w:type="dxa"/>
            <w:shd w:val="clear" w:color="auto" w:fill="FFFFFF"/>
            <w:vAlign w:val="center"/>
            <w:tcPrChange w:id="256" w:author="Jochum, Michael D." w:date="2022-09-13T15:35:00Z">
              <w:tcPr>
                <w:tcW w:w="1620" w:type="dxa"/>
                <w:shd w:val="clear" w:color="auto" w:fill="FFFFFF"/>
                <w:vAlign w:val="center"/>
              </w:tcPr>
            </w:tcPrChange>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Change w:id="257" w:author="Jochum, Michael D." w:date="2022-09-13T15:35:00Z">
              <w:tcPr>
                <w:tcW w:w="2015" w:type="dxa"/>
                <w:shd w:val="clear" w:color="auto" w:fill="FFFFFF"/>
                <w:vAlign w:val="center"/>
              </w:tcPr>
            </w:tcPrChange>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58" w:author="Jochum, Michael D." w:date="2022-09-13T15:35:00Z">
              <w:tcPr>
                <w:tcW w:w="3547" w:type="dxa"/>
                <w:shd w:val="clear" w:color="auto" w:fill="FFFFFF"/>
                <w:vAlign w:val="center"/>
              </w:tcPr>
            </w:tcPrChange>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59" w:author="Jochum, Michael D." w:date="2022-09-13T15:35:00Z">
              <w:tcPr>
                <w:tcW w:w="2084" w:type="dxa"/>
                <w:shd w:val="clear" w:color="auto" w:fill="FFFFFF"/>
                <w:vAlign w:val="center"/>
              </w:tcPr>
            </w:tcPrChange>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957421">
        <w:trPr>
          <w:trHeight w:val="144"/>
          <w:trPrChange w:id="260" w:author="Jochum, Michael D." w:date="2022-09-13T15:35:00Z">
            <w:trPr>
              <w:trHeight w:val="144"/>
            </w:trPr>
          </w:trPrChange>
        </w:trPr>
        <w:tc>
          <w:tcPr>
            <w:tcW w:w="1725" w:type="dxa"/>
            <w:shd w:val="clear" w:color="auto" w:fill="FFFFFF"/>
            <w:vAlign w:val="bottom"/>
            <w:tcPrChange w:id="261" w:author="Jochum, Michael D." w:date="2022-09-13T15:35:00Z">
              <w:tcPr>
                <w:tcW w:w="1620" w:type="dxa"/>
                <w:shd w:val="clear" w:color="auto" w:fill="FFFFFF"/>
                <w:vAlign w:val="bottom"/>
              </w:tcPr>
            </w:tcPrChange>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Change w:id="262" w:author="Jochum, Michael D." w:date="2022-09-13T15:35:00Z">
              <w:tcPr>
                <w:tcW w:w="2015" w:type="dxa"/>
                <w:shd w:val="clear" w:color="auto" w:fill="FFFFFF"/>
                <w:vAlign w:val="center"/>
              </w:tcPr>
            </w:tcPrChange>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63" w:author="Jochum, Michael D." w:date="2022-09-13T15:35:00Z">
              <w:tcPr>
                <w:tcW w:w="3547" w:type="dxa"/>
                <w:shd w:val="clear" w:color="auto" w:fill="FFFFFF"/>
                <w:vAlign w:val="center"/>
              </w:tcPr>
            </w:tcPrChange>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64" w:author="Jochum, Michael D." w:date="2022-09-13T15:35:00Z">
              <w:tcPr>
                <w:tcW w:w="2084" w:type="dxa"/>
                <w:shd w:val="clear" w:color="auto" w:fill="FFFFFF"/>
                <w:vAlign w:val="center"/>
              </w:tcPr>
            </w:tcPrChange>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957421">
        <w:trPr>
          <w:trHeight w:val="144"/>
          <w:trPrChange w:id="265" w:author="Jochum, Michael D." w:date="2022-09-13T15:35:00Z">
            <w:trPr>
              <w:trHeight w:val="144"/>
            </w:trPr>
          </w:trPrChange>
        </w:trPr>
        <w:tc>
          <w:tcPr>
            <w:tcW w:w="1725" w:type="dxa"/>
            <w:shd w:val="clear" w:color="auto" w:fill="FFFFFF"/>
            <w:vAlign w:val="center"/>
            <w:tcPrChange w:id="266" w:author="Jochum, Michael D." w:date="2022-09-13T15:35:00Z">
              <w:tcPr>
                <w:tcW w:w="1620" w:type="dxa"/>
                <w:shd w:val="clear" w:color="auto" w:fill="FFFFFF"/>
                <w:vAlign w:val="center"/>
              </w:tcPr>
            </w:tcPrChange>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Change w:id="267" w:author="Jochum, Michael D." w:date="2022-09-13T15:35:00Z">
              <w:tcPr>
                <w:tcW w:w="2015" w:type="dxa"/>
                <w:shd w:val="clear" w:color="auto" w:fill="FFFFFF"/>
                <w:vAlign w:val="center"/>
              </w:tcPr>
            </w:tcPrChange>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68" w:author="Jochum, Michael D." w:date="2022-09-13T15:35:00Z">
              <w:tcPr>
                <w:tcW w:w="3547" w:type="dxa"/>
                <w:shd w:val="clear" w:color="auto" w:fill="FFFFFF"/>
                <w:vAlign w:val="center"/>
              </w:tcPr>
            </w:tcPrChange>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69" w:author="Jochum, Michael D." w:date="2022-09-13T15:35:00Z">
              <w:tcPr>
                <w:tcW w:w="2084" w:type="dxa"/>
                <w:shd w:val="clear" w:color="auto" w:fill="FFFFFF"/>
                <w:vAlign w:val="center"/>
              </w:tcPr>
            </w:tcPrChange>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957421">
        <w:trPr>
          <w:trHeight w:val="144"/>
          <w:trPrChange w:id="270" w:author="Jochum, Michael D." w:date="2022-09-13T15:35:00Z">
            <w:trPr>
              <w:trHeight w:val="144"/>
            </w:trPr>
          </w:trPrChange>
        </w:trPr>
        <w:tc>
          <w:tcPr>
            <w:tcW w:w="1725" w:type="dxa"/>
            <w:shd w:val="clear" w:color="auto" w:fill="FFFFFF"/>
            <w:vAlign w:val="center"/>
            <w:tcPrChange w:id="271" w:author="Jochum, Michael D." w:date="2022-09-13T15:35:00Z">
              <w:tcPr>
                <w:tcW w:w="1620" w:type="dxa"/>
                <w:shd w:val="clear" w:color="auto" w:fill="FFFFFF"/>
                <w:vAlign w:val="center"/>
              </w:tcPr>
            </w:tcPrChange>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Change w:id="272" w:author="Jochum, Michael D." w:date="2022-09-13T15:35:00Z">
              <w:tcPr>
                <w:tcW w:w="2015" w:type="dxa"/>
                <w:shd w:val="clear" w:color="auto" w:fill="FFFFFF"/>
                <w:vAlign w:val="center"/>
              </w:tcPr>
            </w:tcPrChange>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Change w:id="273" w:author="Jochum, Michael D." w:date="2022-09-13T15:35:00Z">
              <w:tcPr>
                <w:tcW w:w="3547" w:type="dxa"/>
                <w:shd w:val="clear" w:color="auto" w:fill="FFFFFF"/>
                <w:vAlign w:val="center"/>
              </w:tcPr>
            </w:tcPrChange>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74" w:author="Jochum, Michael D." w:date="2022-09-13T15:35:00Z">
              <w:tcPr>
                <w:tcW w:w="2084" w:type="dxa"/>
                <w:shd w:val="clear" w:color="auto" w:fill="FFFFFF"/>
                <w:vAlign w:val="center"/>
              </w:tcPr>
            </w:tcPrChange>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957421">
        <w:trPr>
          <w:trHeight w:val="144"/>
          <w:trPrChange w:id="275" w:author="Jochum, Michael D." w:date="2022-09-13T15:35:00Z">
            <w:trPr>
              <w:trHeight w:val="144"/>
            </w:trPr>
          </w:trPrChange>
        </w:trPr>
        <w:tc>
          <w:tcPr>
            <w:tcW w:w="1725" w:type="dxa"/>
            <w:shd w:val="clear" w:color="auto" w:fill="FFFFFF"/>
            <w:vAlign w:val="center"/>
            <w:tcPrChange w:id="276" w:author="Jochum, Michael D." w:date="2022-09-13T15:35:00Z">
              <w:tcPr>
                <w:tcW w:w="1620" w:type="dxa"/>
                <w:shd w:val="clear" w:color="auto" w:fill="FFFFFF"/>
                <w:vAlign w:val="center"/>
              </w:tcPr>
            </w:tcPrChange>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Change w:id="277" w:author="Jochum, Michael D." w:date="2022-09-13T15:35:00Z">
              <w:tcPr>
                <w:tcW w:w="2015" w:type="dxa"/>
                <w:shd w:val="clear" w:color="auto" w:fill="FFFFFF"/>
                <w:vAlign w:val="center"/>
              </w:tcPr>
            </w:tcPrChange>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Change w:id="278" w:author="Jochum, Michael D." w:date="2022-09-13T15:35:00Z">
              <w:tcPr>
                <w:tcW w:w="3547" w:type="dxa"/>
                <w:shd w:val="clear" w:color="auto" w:fill="FFFFFF"/>
                <w:vAlign w:val="center"/>
              </w:tcPr>
            </w:tcPrChange>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Change w:id="279" w:author="Jochum, Michael D." w:date="2022-09-13T15:35:00Z">
              <w:tcPr>
                <w:tcW w:w="2084" w:type="dxa"/>
                <w:shd w:val="clear" w:color="auto" w:fill="FFFFFF"/>
                <w:vAlign w:val="center"/>
              </w:tcPr>
            </w:tcPrChange>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957421">
        <w:trPr>
          <w:trHeight w:val="144"/>
          <w:trPrChange w:id="280" w:author="Jochum, Michael D." w:date="2022-09-13T15:35:00Z">
            <w:trPr>
              <w:trHeight w:val="144"/>
            </w:trPr>
          </w:trPrChange>
        </w:trPr>
        <w:tc>
          <w:tcPr>
            <w:tcW w:w="1725" w:type="dxa"/>
            <w:shd w:val="clear" w:color="auto" w:fill="FFFFFF"/>
            <w:vAlign w:val="center"/>
            <w:tcPrChange w:id="281" w:author="Jochum, Michael D." w:date="2022-09-13T15:35:00Z">
              <w:tcPr>
                <w:tcW w:w="1620" w:type="dxa"/>
                <w:shd w:val="clear" w:color="auto" w:fill="FFFFFF"/>
                <w:vAlign w:val="center"/>
              </w:tcPr>
            </w:tcPrChange>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Change w:id="282" w:author="Jochum, Michael D." w:date="2022-09-13T15:35:00Z">
              <w:tcPr>
                <w:tcW w:w="2015" w:type="dxa"/>
                <w:shd w:val="clear" w:color="auto" w:fill="FFFFFF"/>
                <w:vAlign w:val="center"/>
              </w:tcPr>
            </w:tcPrChange>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83" w:author="Jochum, Michael D." w:date="2022-09-13T15:35:00Z">
              <w:tcPr>
                <w:tcW w:w="3547" w:type="dxa"/>
                <w:shd w:val="clear" w:color="auto" w:fill="FFFFFF"/>
                <w:vAlign w:val="center"/>
              </w:tcPr>
            </w:tcPrChange>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84" w:author="Jochum, Michael D." w:date="2022-09-13T15:35:00Z">
              <w:tcPr>
                <w:tcW w:w="2084" w:type="dxa"/>
                <w:shd w:val="clear" w:color="auto" w:fill="FFFFFF"/>
                <w:vAlign w:val="center"/>
              </w:tcPr>
            </w:tcPrChange>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957421">
        <w:trPr>
          <w:trHeight w:val="144"/>
          <w:trPrChange w:id="285" w:author="Jochum, Michael D." w:date="2022-09-13T15:35:00Z">
            <w:trPr>
              <w:trHeight w:val="144"/>
            </w:trPr>
          </w:trPrChange>
        </w:trPr>
        <w:tc>
          <w:tcPr>
            <w:tcW w:w="1725" w:type="dxa"/>
            <w:shd w:val="clear" w:color="auto" w:fill="FFFFFF"/>
            <w:vAlign w:val="center"/>
            <w:tcPrChange w:id="286" w:author="Jochum, Michael D." w:date="2022-09-13T15:35:00Z">
              <w:tcPr>
                <w:tcW w:w="1620" w:type="dxa"/>
                <w:shd w:val="clear" w:color="auto" w:fill="FFFFFF"/>
                <w:vAlign w:val="center"/>
              </w:tcPr>
            </w:tcPrChange>
          </w:tcPr>
          <w:p w14:paraId="348DE726" w14:textId="77777777" w:rsidR="0048471A" w:rsidRPr="007E698C" w:rsidRDefault="0048471A" w:rsidP="001368C1">
            <w:pPr>
              <w:widowControl w:val="0"/>
              <w:spacing w:line="240" w:lineRule="auto"/>
              <w:jc w:val="right"/>
              <w:rPr>
                <w:rFonts w:cstheme="minorHAnsi"/>
              </w:rPr>
            </w:pPr>
            <w:r w:rsidRPr="007E698C">
              <w:rPr>
                <w:rFonts w:cstheme="minorHAnsi"/>
              </w:rPr>
              <w:t>Xiong</w:t>
            </w:r>
          </w:p>
        </w:tc>
        <w:tc>
          <w:tcPr>
            <w:tcW w:w="2015" w:type="dxa"/>
            <w:shd w:val="clear" w:color="auto" w:fill="FFFFFF"/>
            <w:vAlign w:val="center"/>
            <w:tcPrChange w:id="287" w:author="Jochum, Michael D." w:date="2022-09-13T15:35:00Z">
              <w:tcPr>
                <w:tcW w:w="2015" w:type="dxa"/>
                <w:shd w:val="clear" w:color="auto" w:fill="FFFFFF"/>
                <w:vAlign w:val="center"/>
              </w:tcPr>
            </w:tcPrChange>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88" w:author="Jochum, Michael D." w:date="2022-09-13T15:35:00Z">
              <w:tcPr>
                <w:tcW w:w="3547" w:type="dxa"/>
                <w:shd w:val="clear" w:color="auto" w:fill="FFFFFF"/>
                <w:vAlign w:val="center"/>
              </w:tcPr>
            </w:tcPrChange>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89" w:author="Jochum, Michael D." w:date="2022-09-13T15:35:00Z">
              <w:tcPr>
                <w:tcW w:w="2084" w:type="dxa"/>
                <w:shd w:val="clear" w:color="auto" w:fill="FFFFFF"/>
                <w:vAlign w:val="center"/>
              </w:tcPr>
            </w:tcPrChange>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957421">
        <w:trPr>
          <w:trHeight w:val="144"/>
          <w:trPrChange w:id="290" w:author="Jochum, Michael D." w:date="2022-09-13T15:35:00Z">
            <w:trPr>
              <w:trHeight w:val="144"/>
            </w:trPr>
          </w:trPrChange>
        </w:trPr>
        <w:tc>
          <w:tcPr>
            <w:tcW w:w="1725" w:type="dxa"/>
            <w:shd w:val="clear" w:color="auto" w:fill="FFFFFF"/>
            <w:vAlign w:val="center"/>
            <w:tcPrChange w:id="291" w:author="Jochum, Michael D." w:date="2022-09-13T15:35:00Z">
              <w:tcPr>
                <w:tcW w:w="1620" w:type="dxa"/>
                <w:shd w:val="clear" w:color="auto" w:fill="FFFFFF"/>
                <w:vAlign w:val="center"/>
              </w:tcPr>
            </w:tcPrChange>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Change w:id="292" w:author="Jochum, Michael D." w:date="2022-09-13T15:35:00Z">
              <w:tcPr>
                <w:tcW w:w="2015" w:type="dxa"/>
                <w:shd w:val="clear" w:color="auto" w:fill="FFFFFF"/>
                <w:vAlign w:val="center"/>
              </w:tcPr>
            </w:tcPrChange>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93" w:author="Jochum, Michael D." w:date="2022-09-13T15:35:00Z">
              <w:tcPr>
                <w:tcW w:w="3547" w:type="dxa"/>
                <w:shd w:val="clear" w:color="auto" w:fill="FFFFFF"/>
                <w:vAlign w:val="center"/>
              </w:tcPr>
            </w:tcPrChange>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94" w:author="Jochum, Michael D." w:date="2022-09-13T15:35:00Z">
              <w:tcPr>
                <w:tcW w:w="2084" w:type="dxa"/>
                <w:shd w:val="clear" w:color="auto" w:fill="FFFFFF"/>
                <w:vAlign w:val="center"/>
              </w:tcPr>
            </w:tcPrChange>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957421">
        <w:trPr>
          <w:trHeight w:val="283"/>
          <w:trPrChange w:id="295" w:author="Jochum, Michael D." w:date="2022-09-13T15:35:00Z">
            <w:trPr>
              <w:trHeight w:val="283"/>
            </w:trPr>
          </w:trPrChange>
        </w:trPr>
        <w:tc>
          <w:tcPr>
            <w:tcW w:w="1725" w:type="dxa"/>
            <w:shd w:val="clear" w:color="auto" w:fill="FFFFFF"/>
            <w:vAlign w:val="center"/>
            <w:tcPrChange w:id="296" w:author="Jochum, Michael D." w:date="2022-09-13T15:35:00Z">
              <w:tcPr>
                <w:tcW w:w="1620" w:type="dxa"/>
                <w:shd w:val="clear" w:color="auto" w:fill="FFFFFF"/>
                <w:vAlign w:val="center"/>
              </w:tcPr>
            </w:tcPrChange>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Change w:id="297" w:author="Jochum, Michael D." w:date="2022-09-13T15:35:00Z">
              <w:tcPr>
                <w:tcW w:w="2015" w:type="dxa"/>
                <w:shd w:val="clear" w:color="auto" w:fill="FFFFFF"/>
                <w:vAlign w:val="center"/>
              </w:tcPr>
            </w:tcPrChange>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98" w:author="Jochum, Michael D." w:date="2022-09-13T15:35:00Z">
              <w:tcPr>
                <w:tcW w:w="3547" w:type="dxa"/>
                <w:shd w:val="clear" w:color="auto" w:fill="FFFFFF"/>
                <w:vAlign w:val="center"/>
              </w:tcPr>
            </w:tcPrChange>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99" w:author="Jochum, Michael D." w:date="2022-09-13T15:35:00Z">
              <w:tcPr>
                <w:tcW w:w="2084" w:type="dxa"/>
                <w:shd w:val="clear" w:color="auto" w:fill="FFFFFF"/>
                <w:vAlign w:val="center"/>
              </w:tcPr>
            </w:tcPrChange>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957421">
        <w:trPr>
          <w:trHeight w:val="283"/>
          <w:trPrChange w:id="300" w:author="Jochum, Michael D." w:date="2022-09-13T15:35:00Z">
            <w:trPr>
              <w:trHeight w:val="283"/>
            </w:trPr>
          </w:trPrChange>
        </w:trPr>
        <w:tc>
          <w:tcPr>
            <w:tcW w:w="1725" w:type="dxa"/>
            <w:shd w:val="clear" w:color="auto" w:fill="FFFFFF"/>
            <w:vAlign w:val="center"/>
            <w:tcPrChange w:id="301" w:author="Jochum, Michael D." w:date="2022-09-13T15:35:00Z">
              <w:tcPr>
                <w:tcW w:w="1620" w:type="dxa"/>
                <w:shd w:val="clear" w:color="auto" w:fill="FFFFFF"/>
                <w:vAlign w:val="center"/>
              </w:tcPr>
            </w:tcPrChange>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Change w:id="302" w:author="Jochum, Michael D." w:date="2022-09-13T15:35:00Z">
              <w:tcPr>
                <w:tcW w:w="2015" w:type="dxa"/>
                <w:shd w:val="clear" w:color="auto" w:fill="FFFFFF"/>
                <w:vAlign w:val="center"/>
              </w:tcPr>
            </w:tcPrChange>
          </w:tcPr>
          <w:p w14:paraId="000E4BA3" w14:textId="77777777" w:rsidR="0048471A" w:rsidRPr="007E698C" w:rsidRDefault="0048471A" w:rsidP="001368C1">
            <w:pPr>
              <w:widowControl w:val="0"/>
              <w:spacing w:line="240" w:lineRule="auto"/>
              <w:jc w:val="center"/>
              <w:rPr>
                <w:rFonts w:cstheme="minorHAnsi"/>
              </w:rPr>
            </w:pPr>
            <w:r w:rsidRPr="007E698C">
              <w:rPr>
                <w:rFonts w:cstheme="minorHAnsi"/>
              </w:rPr>
              <w:t>53.2  ±  13.3 (</w:t>
            </w:r>
            <w:r w:rsidRPr="007E698C">
              <w:rPr>
                <w:rFonts w:cstheme="minorHAnsi"/>
                <w:i/>
                <w:iCs/>
              </w:rPr>
              <w:t>n=</w:t>
            </w:r>
            <w:r w:rsidRPr="007E698C">
              <w:rPr>
                <w:rFonts w:cstheme="minorHAnsi"/>
              </w:rPr>
              <w:t>9)</w:t>
            </w:r>
          </w:p>
        </w:tc>
        <w:tc>
          <w:tcPr>
            <w:tcW w:w="3547" w:type="dxa"/>
            <w:shd w:val="clear" w:color="auto" w:fill="FFFFFF"/>
            <w:vAlign w:val="center"/>
            <w:tcPrChange w:id="303" w:author="Jochum, Michael D." w:date="2022-09-13T15:35:00Z">
              <w:tcPr>
                <w:tcW w:w="3547" w:type="dxa"/>
                <w:shd w:val="clear" w:color="auto" w:fill="FFFFFF"/>
                <w:vAlign w:val="center"/>
              </w:tcPr>
            </w:tcPrChange>
          </w:tcPr>
          <w:p w14:paraId="3F785247" w14:textId="77777777" w:rsidR="0048471A" w:rsidRPr="007E698C" w:rsidRDefault="0048471A" w:rsidP="001368C1">
            <w:pPr>
              <w:widowControl w:val="0"/>
              <w:spacing w:line="240" w:lineRule="auto"/>
              <w:jc w:val="center"/>
              <w:rPr>
                <w:rFonts w:cstheme="minorHAnsi"/>
              </w:rPr>
            </w:pPr>
            <w:r w:rsidRPr="007E698C">
              <w:rPr>
                <w:rFonts w:cstheme="minorHAnsi"/>
              </w:rPr>
              <w:t xml:space="preserve">51.2  ±  19.8 </w:t>
            </w:r>
            <w:r w:rsidRPr="007E698C">
              <w:rPr>
                <w:rFonts w:cstheme="minorHAnsi"/>
                <w:i/>
              </w:rPr>
              <w:t xml:space="preserve"> (n=</w:t>
            </w:r>
            <w:r w:rsidRPr="007E698C">
              <w:rPr>
                <w:rFonts w:cstheme="minorHAnsi"/>
              </w:rPr>
              <w:t>17)</w:t>
            </w:r>
          </w:p>
        </w:tc>
        <w:tc>
          <w:tcPr>
            <w:tcW w:w="2084" w:type="dxa"/>
            <w:shd w:val="clear" w:color="auto" w:fill="FFFFFF"/>
            <w:vAlign w:val="center"/>
            <w:tcPrChange w:id="304" w:author="Jochum, Michael D." w:date="2022-09-13T15:35:00Z">
              <w:tcPr>
                <w:tcW w:w="2084" w:type="dxa"/>
                <w:shd w:val="clear" w:color="auto" w:fill="FFFFFF"/>
                <w:vAlign w:val="center"/>
              </w:tcPr>
            </w:tcPrChange>
          </w:tcPr>
          <w:p w14:paraId="05F95221" w14:textId="77777777" w:rsidR="0048471A" w:rsidRPr="007E698C" w:rsidRDefault="0048471A" w:rsidP="001368C1">
            <w:pPr>
              <w:widowControl w:val="0"/>
              <w:spacing w:line="240" w:lineRule="auto"/>
              <w:jc w:val="center"/>
              <w:rPr>
                <w:rFonts w:cstheme="minorHAnsi"/>
              </w:rPr>
            </w:pPr>
            <w:r w:rsidRPr="007E698C">
              <w:rPr>
                <w:rFonts w:cstheme="minorHAnsi"/>
              </w:rPr>
              <w:t xml:space="preserve">47.3  ±  11.5 </w:t>
            </w:r>
            <w:r w:rsidRPr="007E698C">
              <w:rPr>
                <w:rFonts w:cstheme="minorHAnsi"/>
                <w:i/>
              </w:rPr>
              <w:t xml:space="preserve"> (n=</w:t>
            </w:r>
            <w:r w:rsidRPr="007E698C">
              <w:rPr>
                <w:rFonts w:cstheme="minorHAnsi"/>
              </w:rPr>
              <w:t>32)</w:t>
            </w:r>
          </w:p>
        </w:tc>
      </w:tr>
      <w:tr w:rsidR="0048471A" w:rsidRPr="007E698C" w14:paraId="3F222172" w14:textId="77777777" w:rsidTr="00957421">
        <w:trPr>
          <w:trHeight w:val="283"/>
          <w:trPrChange w:id="305" w:author="Jochum, Michael D." w:date="2022-09-13T15:35:00Z">
            <w:trPr>
              <w:trHeight w:val="283"/>
            </w:trPr>
          </w:trPrChange>
        </w:trPr>
        <w:tc>
          <w:tcPr>
            <w:tcW w:w="1725" w:type="dxa"/>
            <w:shd w:val="clear" w:color="auto" w:fill="FFFFFF"/>
            <w:vAlign w:val="center"/>
            <w:tcPrChange w:id="306" w:author="Jochum, Michael D." w:date="2022-09-13T15:35:00Z">
              <w:tcPr>
                <w:tcW w:w="1620" w:type="dxa"/>
                <w:shd w:val="clear" w:color="auto" w:fill="FFFFFF"/>
                <w:vAlign w:val="center"/>
              </w:tcPr>
            </w:tcPrChange>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Change w:id="307" w:author="Jochum, Michael D." w:date="2022-09-13T15:35:00Z">
              <w:tcPr>
                <w:tcW w:w="2015" w:type="dxa"/>
                <w:shd w:val="clear" w:color="auto" w:fill="FFFFFF"/>
                <w:vAlign w:val="center"/>
              </w:tcPr>
            </w:tcPrChange>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Change w:id="308" w:author="Jochum, Michael D." w:date="2022-09-13T15:35:00Z">
              <w:tcPr>
                <w:tcW w:w="3547" w:type="dxa"/>
                <w:shd w:val="clear" w:color="auto" w:fill="FFFFFF"/>
                <w:vAlign w:val="center"/>
              </w:tcPr>
            </w:tcPrChange>
          </w:tcPr>
          <w:p w14:paraId="3A20C4AB" w14:textId="77777777" w:rsidR="0048471A" w:rsidRPr="007E698C" w:rsidRDefault="0048471A" w:rsidP="001368C1">
            <w:pPr>
              <w:widowControl w:val="0"/>
              <w:spacing w:line="240" w:lineRule="auto"/>
              <w:jc w:val="center"/>
              <w:rPr>
                <w:rFonts w:cstheme="minorHAnsi"/>
              </w:rPr>
            </w:pPr>
            <w:r w:rsidRPr="007E698C">
              <w:rPr>
                <w:rFonts w:cstheme="minorHAnsi"/>
              </w:rPr>
              <w:t xml:space="preserve">38.4  ±  0.91 </w:t>
            </w:r>
            <w:r w:rsidRPr="007E698C">
              <w:rPr>
                <w:rFonts w:cstheme="minorHAnsi"/>
                <w:i/>
              </w:rPr>
              <w:t xml:space="preserve"> (n=</w:t>
            </w:r>
            <w:r w:rsidRPr="007E698C">
              <w:rPr>
                <w:rFonts w:cstheme="minorHAnsi"/>
              </w:rPr>
              <w:t>15)</w:t>
            </w:r>
          </w:p>
        </w:tc>
        <w:tc>
          <w:tcPr>
            <w:tcW w:w="2084" w:type="dxa"/>
            <w:shd w:val="clear" w:color="auto" w:fill="FFFFFF"/>
            <w:vAlign w:val="center"/>
            <w:tcPrChange w:id="309" w:author="Jochum, Michael D." w:date="2022-09-13T15:35:00Z">
              <w:tcPr>
                <w:tcW w:w="2084" w:type="dxa"/>
                <w:shd w:val="clear" w:color="auto" w:fill="FFFFFF"/>
                <w:vAlign w:val="center"/>
              </w:tcPr>
            </w:tcPrChange>
          </w:tcPr>
          <w:p w14:paraId="1625B1C9" w14:textId="77777777" w:rsidR="0048471A" w:rsidRPr="007E698C" w:rsidRDefault="0048471A" w:rsidP="001368C1">
            <w:pPr>
              <w:widowControl w:val="0"/>
              <w:spacing w:line="240" w:lineRule="auto"/>
              <w:jc w:val="center"/>
              <w:rPr>
                <w:rFonts w:cstheme="minorHAnsi"/>
              </w:rPr>
            </w:pPr>
            <w:r w:rsidRPr="007E698C">
              <w:rPr>
                <w:rFonts w:cstheme="minorHAnsi"/>
              </w:rPr>
              <w:t xml:space="preserve">38.4  ±  0.715 </w:t>
            </w:r>
            <w:r w:rsidRPr="007E698C">
              <w:rPr>
                <w:rFonts w:cstheme="minorHAnsi"/>
                <w:i/>
              </w:rPr>
              <w:t xml:space="preserve"> (n=</w:t>
            </w:r>
            <w:r w:rsidRPr="007E698C">
              <w:rPr>
                <w:rFonts w:cstheme="minorHAnsi"/>
              </w:rPr>
              <w:t>8)</w:t>
            </w:r>
          </w:p>
        </w:tc>
      </w:tr>
      <w:tr w:rsidR="0048471A" w:rsidRPr="007E698C" w14:paraId="60C92D38" w14:textId="77777777" w:rsidTr="00957421">
        <w:trPr>
          <w:trHeight w:val="283"/>
          <w:trPrChange w:id="310" w:author="Jochum, Michael D." w:date="2022-09-13T15:35:00Z">
            <w:trPr>
              <w:trHeight w:val="283"/>
            </w:trPr>
          </w:trPrChange>
        </w:trPr>
        <w:tc>
          <w:tcPr>
            <w:tcW w:w="1725" w:type="dxa"/>
            <w:shd w:val="clear" w:color="auto" w:fill="FFFFFF"/>
            <w:vAlign w:val="center"/>
            <w:tcPrChange w:id="311" w:author="Jochum, Michael D." w:date="2022-09-13T15:35:00Z">
              <w:tcPr>
                <w:tcW w:w="1620" w:type="dxa"/>
                <w:shd w:val="clear" w:color="auto" w:fill="FFFFFF"/>
                <w:vAlign w:val="center"/>
              </w:tcPr>
            </w:tcPrChange>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Change w:id="312" w:author="Jochum, Michael D." w:date="2022-09-13T15:35:00Z">
              <w:tcPr>
                <w:tcW w:w="2015" w:type="dxa"/>
                <w:shd w:val="clear" w:color="auto" w:fill="FFFFFF"/>
                <w:vAlign w:val="bottom"/>
              </w:tcPr>
            </w:tcPrChange>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Change w:id="313" w:author="Jochum, Michael D." w:date="2022-09-13T15:35:00Z">
              <w:tcPr>
                <w:tcW w:w="3547" w:type="dxa"/>
                <w:shd w:val="clear" w:color="auto" w:fill="FFFFFF"/>
                <w:vAlign w:val="bottom"/>
              </w:tcPr>
            </w:tcPrChange>
          </w:tcPr>
          <w:p w14:paraId="79E03659" w14:textId="77777777" w:rsidR="0048471A" w:rsidRPr="007E698C" w:rsidRDefault="0048471A" w:rsidP="001368C1">
            <w:pPr>
              <w:widowControl w:val="0"/>
              <w:spacing w:line="240" w:lineRule="auto"/>
              <w:jc w:val="center"/>
              <w:rPr>
                <w:rFonts w:cstheme="minorHAnsi"/>
              </w:rPr>
            </w:pPr>
            <w:r w:rsidRPr="007E698C">
              <w:rPr>
                <w:rFonts w:cstheme="minorHAnsi"/>
              </w:rPr>
              <w:t xml:space="preserve">9.07  ±  3.17 </w:t>
            </w:r>
            <w:r w:rsidRPr="007E698C">
              <w:rPr>
                <w:rFonts w:cstheme="minorHAnsi"/>
                <w:i/>
              </w:rPr>
              <w:t xml:space="preserve"> (n=</w:t>
            </w:r>
            <w:r w:rsidRPr="007E698C">
              <w:rPr>
                <w:rFonts w:cstheme="minorHAnsi"/>
              </w:rPr>
              <w:t>14)</w:t>
            </w:r>
          </w:p>
        </w:tc>
        <w:tc>
          <w:tcPr>
            <w:tcW w:w="2084" w:type="dxa"/>
            <w:shd w:val="clear" w:color="auto" w:fill="FFFFFF"/>
            <w:vAlign w:val="bottom"/>
            <w:tcPrChange w:id="314" w:author="Jochum, Michael D." w:date="2022-09-13T15:35:00Z">
              <w:tcPr>
                <w:tcW w:w="2084" w:type="dxa"/>
                <w:shd w:val="clear" w:color="auto" w:fill="FFFFFF"/>
                <w:vAlign w:val="bottom"/>
              </w:tcPr>
            </w:tcPrChange>
          </w:tcPr>
          <w:p w14:paraId="2991FDFA" w14:textId="77777777" w:rsidR="0048471A" w:rsidRPr="007E698C" w:rsidRDefault="0048471A" w:rsidP="001368C1">
            <w:pPr>
              <w:widowControl w:val="0"/>
              <w:spacing w:line="240" w:lineRule="auto"/>
              <w:jc w:val="center"/>
              <w:rPr>
                <w:rFonts w:cstheme="minorHAnsi"/>
              </w:rPr>
            </w:pPr>
            <w:r w:rsidRPr="007E698C">
              <w:rPr>
                <w:rFonts w:cstheme="minorHAnsi"/>
              </w:rPr>
              <w:t xml:space="preserve">12.05  ±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57FAB0B2" w:rsidR="00115EC0" w:rsidRPr="007E698C" w:rsidRDefault="00017B48" w:rsidP="00072444">
      <w:pPr>
        <w:spacing w:line="480" w:lineRule="auto"/>
        <w:jc w:val="both"/>
        <w:rPr>
          <w:rFonts w:cstheme="minorHAnsi"/>
        </w:rPr>
      </w:pPr>
      <w:commentRangeStart w:id="315"/>
      <w:del w:id="316" w:author="Enrico Barrozo" w:date="2022-09-09T12:07:00Z">
        <w:r w:rsidRPr="007E698C" w:rsidDel="00F52CC1">
          <w:rPr>
            <w:rFonts w:cstheme="minorHAnsi"/>
            <w:i/>
          </w:rPr>
          <w:delText>Metadata</w:delText>
        </w:r>
        <w:commentRangeEnd w:id="315"/>
        <w:r w:rsidR="00452F0C" w:rsidDel="00F52CC1">
          <w:rPr>
            <w:rStyle w:val="CommentReference"/>
          </w:rPr>
          <w:commentReference w:id="315"/>
        </w:r>
        <w:r w:rsidRPr="007E698C" w:rsidDel="00F52CC1">
          <w:rPr>
            <w:rFonts w:cstheme="minorHAnsi"/>
            <w:i/>
          </w:rPr>
          <w:delText xml:space="preserve"> sources</w:delText>
        </w:r>
      </w:del>
      <w:ins w:id="317" w:author="Enrico Barrozo" w:date="2022-09-09T12:07:00Z">
        <w:r w:rsidR="00F52CC1">
          <w:rPr>
            <w:rFonts w:cstheme="minorHAnsi"/>
            <w:i/>
          </w:rPr>
          <w:t>Data acquisition and exclusion</w:t>
        </w:r>
      </w:ins>
      <w:r w:rsidRPr="007E698C">
        <w:rPr>
          <w:rFonts w:cstheme="minorHAnsi"/>
          <w:i/>
        </w:rPr>
        <w:t xml:space="preserve">. </w:t>
      </w:r>
      <w:ins w:id="318" w:author="Enrico Barrozo" w:date="2022-09-09T11:53:00Z">
        <w:r w:rsidR="00BD21CB">
          <w:rPr>
            <w:rFonts w:cstheme="minorHAnsi"/>
            <w:iCs/>
          </w:rPr>
          <w:t xml:space="preserve">Between the beginning of the COVID-19 pandemic </w:t>
        </w:r>
      </w:ins>
      <w:ins w:id="319" w:author="Enrico Barrozo" w:date="2022-09-12T10:54:00Z">
        <w:r w:rsidR="00161168">
          <w:rPr>
            <w:rFonts w:cstheme="minorHAnsi"/>
            <w:iCs/>
          </w:rPr>
          <w:t>[</w:t>
        </w:r>
      </w:ins>
      <w:commentRangeStart w:id="320"/>
      <w:ins w:id="321" w:author="Enrico Barrozo" w:date="2022-09-09T11:53:00Z">
        <w:r w:rsidR="00BD21CB" w:rsidRPr="00161168">
          <w:rPr>
            <w:rFonts w:cstheme="minorHAnsi"/>
            <w:iCs/>
            <w:color w:val="FF0000"/>
            <w:rPrChange w:id="322" w:author="Enrico Barrozo" w:date="2022-09-12T10:54:00Z">
              <w:rPr>
                <w:rFonts w:cstheme="minorHAnsi"/>
                <w:iCs/>
              </w:rPr>
            </w:rPrChange>
          </w:rPr>
          <w:t>and March of 2021</w:t>
        </w:r>
      </w:ins>
      <w:commentRangeEnd w:id="320"/>
      <w:ins w:id="323" w:author="Enrico Barrozo" w:date="2022-09-12T10:54:00Z">
        <w:r w:rsidR="00161168">
          <w:rPr>
            <w:rStyle w:val="CommentReference"/>
          </w:rPr>
          <w:commentReference w:id="320"/>
        </w:r>
        <w:r w:rsidR="00161168">
          <w:rPr>
            <w:rFonts w:cstheme="minorHAnsi"/>
            <w:iCs/>
            <w:color w:val="FF0000"/>
          </w:rPr>
          <w:t>]</w:t>
        </w:r>
      </w:ins>
      <w:ins w:id="324" w:author="Enrico Barrozo" w:date="2022-09-09T11:53:00Z">
        <w:r w:rsidR="00BD21CB">
          <w:rPr>
            <w:rFonts w:cstheme="minorHAnsi"/>
            <w:iCs/>
          </w:rPr>
          <w:t xml:space="preserve">, </w:t>
        </w:r>
      </w:ins>
      <w:ins w:id="325" w:author="Enrico Barrozo" w:date="2022-09-09T11:54:00Z">
        <w:r w:rsidR="00452F0C">
          <w:rPr>
            <w:rFonts w:cstheme="minorHAnsi"/>
            <w:iCs/>
          </w:rPr>
          <w:t>we identified 8 studies with COVID-19 BALF samples. T</w:t>
        </w:r>
      </w:ins>
      <w:ins w:id="326" w:author="Enrico Barrozo" w:date="2022-09-09T11:53:00Z">
        <w:r w:rsidR="00BD21CB">
          <w:rPr>
            <w:rFonts w:cstheme="minorHAnsi"/>
            <w:iCs/>
          </w:rPr>
          <w:t xml:space="preserve">he </w:t>
        </w:r>
        <w:r w:rsidR="00BD21CB">
          <w:rPr>
            <w:rFonts w:cstheme="minorHAnsi"/>
          </w:rPr>
          <w:t>p</w:t>
        </w:r>
      </w:ins>
      <w:del w:id="327" w:author="Enrico Barrozo" w:date="2022-09-09T11:53:00Z">
        <w:r w:rsidRPr="007E698C" w:rsidDel="00BD21CB">
          <w:rPr>
            <w:rFonts w:cstheme="minorHAnsi"/>
          </w:rPr>
          <w:delText>P</w:delText>
        </w:r>
      </w:del>
      <w:r w:rsidRPr="007E698C">
        <w:rPr>
          <w:rFonts w:cstheme="minorHAnsi"/>
        </w:rPr>
        <w:t>ublicly available Illumina reads were downloaded from the National Center for Biotechnology Information (</w:t>
      </w:r>
      <w:r w:rsidR="00B24E69" w:rsidRPr="007E698C">
        <w:rPr>
          <w:rFonts w:cstheme="minorHAnsi"/>
        </w:rPr>
        <w:t>NCBI) Sequence</w:t>
      </w:r>
      <w:r w:rsidRPr="007E698C">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w:t>
      </w:r>
      <w:commentRangeStart w:id="328"/>
      <w:r w:rsidRPr="007E698C">
        <w:rPr>
          <w:rFonts w:cstheme="minorHAnsi"/>
        </w:rPr>
        <w:t>BALF samples</w:t>
      </w:r>
      <w:commentRangeEnd w:id="328"/>
      <w:r w:rsidR="00EF5432">
        <w:rPr>
          <w:rStyle w:val="CommentReference"/>
        </w:rPr>
        <w:commentReference w:id="328"/>
      </w:r>
      <w:r w:rsidRPr="007E698C">
        <w:rPr>
          <w:rFonts w:cstheme="minorHAnsi"/>
        </w:rPr>
        <w:t xml:space="preserve">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Pr="0014409D">
        <w:rPr>
          <w:rFonts w:cstheme="minorHAnsi"/>
        </w:rPr>
        <w:t>).</w:t>
      </w:r>
      <w:ins w:id="329" w:author="Enrico Barrozo" w:date="2022-09-09T12:06:00Z">
        <w:r w:rsidR="00F52CC1" w:rsidRPr="00F52CC1">
          <w:rPr>
            <w:rFonts w:cstheme="minorHAnsi"/>
          </w:rPr>
          <w:t xml:space="preserve"> </w:t>
        </w:r>
      </w:ins>
    </w:p>
    <w:p w14:paraId="3F9F260B" w14:textId="387574D9" w:rsidR="00625FBA" w:rsidRDefault="00017B48" w:rsidP="00072444">
      <w:pPr>
        <w:spacing w:line="480" w:lineRule="auto"/>
        <w:jc w:val="both"/>
        <w:rPr>
          <w:ins w:id="330" w:author="Enrico Barrozo" w:date="2022-09-09T12:01:00Z"/>
          <w:rFonts w:cstheme="minorHAnsi"/>
        </w:rPr>
      </w:pPr>
      <w:commentRangeStart w:id="331"/>
      <w:del w:id="332" w:author="Enrico Barrozo" w:date="2022-09-09T12:06:00Z">
        <w:r w:rsidRPr="007E698C" w:rsidDel="00F52CC1">
          <w:rPr>
            <w:rFonts w:cstheme="minorHAnsi"/>
            <w:i/>
          </w:rPr>
          <w:delText>Analyses</w:delText>
        </w:r>
        <w:commentRangeEnd w:id="331"/>
        <w:r w:rsidR="00452F0C" w:rsidDel="00F52CC1">
          <w:rPr>
            <w:rStyle w:val="CommentReference"/>
          </w:rPr>
          <w:commentReference w:id="331"/>
        </w:r>
      </w:del>
      <w:ins w:id="333" w:author="Enrico Barrozo" w:date="2022-09-09T12:06:00Z">
        <w:r w:rsidR="00F52CC1">
          <w:rPr>
            <w:rFonts w:cstheme="minorHAnsi"/>
            <w:i/>
          </w:rPr>
          <w:t>Preprocessing</w:t>
        </w:r>
      </w:ins>
      <w:r w:rsidRPr="007E698C">
        <w:rPr>
          <w:rFonts w:cstheme="minorHAnsi"/>
        </w:rPr>
        <w:t xml:space="preserve">. </w:t>
      </w:r>
      <w:del w:id="334" w:author="Enrico Barrozo" w:date="2022-09-09T11:56:00Z">
        <w:r w:rsidRPr="007E698C" w:rsidDel="00452F0C">
          <w:rPr>
            <w:rFonts w:cstheme="minorHAnsi"/>
          </w:rPr>
          <w:delText>After the raw reads were downloaded from their sources, the quality of the reads</w:delText>
        </w:r>
      </w:del>
      <w:ins w:id="335" w:author="Enrico Barrozo" w:date="2022-09-09T11:57:00Z">
        <w:r w:rsidR="00452F0C">
          <w:rPr>
            <w:rFonts w:cstheme="minorHAnsi"/>
          </w:rPr>
          <w:t>Raw sequencing reads</w:t>
        </w:r>
      </w:ins>
      <w:ins w:id="336" w:author="Enrico Barrozo" w:date="2022-09-09T11:56:00Z">
        <w:r w:rsidR="00452F0C">
          <w:rPr>
            <w:rFonts w:cstheme="minorHAnsi"/>
          </w:rPr>
          <w:t xml:space="preserve"> were </w:t>
        </w:r>
      </w:ins>
      <w:del w:id="337" w:author="Enrico Barrozo" w:date="2022-09-09T11:56:00Z">
        <w:r w:rsidRPr="007E698C" w:rsidDel="00452F0C">
          <w:rPr>
            <w:rFonts w:cstheme="minorHAnsi"/>
          </w:rPr>
          <w:delText xml:space="preserve"> was assessed before and after </w:delText>
        </w:r>
      </w:del>
      <w:del w:id="338" w:author="Enrico Barrozo" w:date="2022-09-09T11:57:00Z">
        <w:r w:rsidRPr="007E698C" w:rsidDel="00452F0C">
          <w:rPr>
            <w:rFonts w:cstheme="minorHAnsi"/>
          </w:rPr>
          <w:delText>trimming with</w:delText>
        </w:r>
      </w:del>
      <w:ins w:id="339" w:author="Enrico Barrozo" w:date="2022-09-09T11:57:00Z">
        <w:r w:rsidR="00452F0C">
          <w:rPr>
            <w:rFonts w:cstheme="minorHAnsi"/>
          </w:rPr>
          <w:t>assessed for quality (</w:t>
        </w:r>
        <w:proofErr w:type="spellStart"/>
        <w:r w:rsidR="00452F0C">
          <w:rPr>
            <w:rFonts w:cstheme="minorHAnsi"/>
          </w:rPr>
          <w:t>Phred</w:t>
        </w:r>
        <w:proofErr w:type="spellEnd"/>
        <w:r w:rsidR="00452F0C">
          <w:rPr>
            <w:rFonts w:cstheme="minorHAnsi"/>
          </w:rPr>
          <w:t>&gt;</w:t>
        </w:r>
      </w:ins>
      <w:ins w:id="340" w:author="Enrico Barrozo" w:date="2022-09-09T11:59:00Z">
        <w:r w:rsidR="00452F0C">
          <w:rPr>
            <w:rFonts w:cstheme="minorHAnsi"/>
          </w:rPr>
          <w:t>64</w:t>
        </w:r>
      </w:ins>
      <w:ins w:id="341" w:author="Enrico Barrozo" w:date="2022-09-09T11:57:00Z">
        <w:r w:rsidR="00452F0C">
          <w:rPr>
            <w:rFonts w:cstheme="minorHAnsi"/>
          </w:rPr>
          <w:t>) and adapters were</w:t>
        </w:r>
      </w:ins>
      <w:ins w:id="342" w:author="Enrico Barrozo" w:date="2022-09-09T11:58:00Z">
        <w:r w:rsidR="00452F0C">
          <w:rPr>
            <w:rFonts w:cstheme="minorHAnsi"/>
          </w:rPr>
          <w:t xml:space="preserve"> trimmed with</w:t>
        </w:r>
      </w:ins>
      <w:r w:rsidRPr="007E698C">
        <w:rPr>
          <w:rFonts w:cstheme="minorHAnsi"/>
        </w:rPr>
        <w:t xml:space="preserve"> </w:t>
      </w:r>
      <w:proofErr w:type="spellStart"/>
      <w:r w:rsidRPr="007E698C">
        <w:rPr>
          <w:rFonts w:cstheme="minorHAnsi"/>
        </w:rPr>
        <w:t>FastQC</w:t>
      </w:r>
      <w:proofErr w:type="spellEnd"/>
      <w:r w:rsidRPr="007E698C">
        <w:rPr>
          <w:rFonts w:cstheme="minorHAnsi"/>
        </w:rPr>
        <w:t xml:space="preserve"> (</w:t>
      </w:r>
      <w:r w:rsidR="000E2189">
        <w:rPr>
          <w:rFonts w:cstheme="minorHAnsi"/>
        </w:rPr>
        <w:t>16</w:t>
      </w:r>
      <w:r w:rsidRPr="007E698C">
        <w:rPr>
          <w:rFonts w:cstheme="minorHAnsi"/>
        </w:rPr>
        <w:t>)</w:t>
      </w:r>
      <w:ins w:id="343" w:author="Enrico Barrozo" w:date="2022-09-09T11:58:00Z">
        <w:r w:rsidR="00452F0C">
          <w:rPr>
            <w:rFonts w:cstheme="minorHAnsi"/>
          </w:rPr>
          <w:t xml:space="preserve"> and </w:t>
        </w:r>
      </w:ins>
      <w:del w:id="344" w:author="Enrico Barrozo" w:date="2022-09-09T11:58:00Z">
        <w:r w:rsidRPr="007E698C" w:rsidDel="00452F0C">
          <w:rPr>
            <w:rFonts w:cstheme="minorHAnsi"/>
          </w:rPr>
          <w:delText xml:space="preserve">, and quality control was performed on the downloaded sequence reads with </w:delText>
        </w:r>
      </w:del>
      <w:proofErr w:type="spellStart"/>
      <w:r w:rsidRPr="007E698C">
        <w:rPr>
          <w:rFonts w:cstheme="minorHAnsi"/>
        </w:rPr>
        <w:t>Trimmomatic</w:t>
      </w:r>
      <w:proofErr w:type="spellEnd"/>
      <w:r w:rsidRPr="007E698C">
        <w:rPr>
          <w:rFonts w:cstheme="minorHAnsi"/>
        </w:rPr>
        <w:t xml:space="preserve"> (</w:t>
      </w:r>
      <w:r w:rsidR="000E2189">
        <w:rPr>
          <w:rFonts w:cstheme="minorHAnsi"/>
        </w:rPr>
        <w:t>17</w:t>
      </w:r>
      <w:r w:rsidRPr="007E698C">
        <w:rPr>
          <w:rFonts w:cstheme="minorHAnsi"/>
        </w:rPr>
        <w:t>)</w:t>
      </w:r>
      <w:ins w:id="345" w:author="Enrico Barrozo" w:date="2022-09-09T11:58:00Z">
        <w:r w:rsidR="00452F0C">
          <w:rPr>
            <w:rFonts w:cstheme="minorHAnsi"/>
          </w:rPr>
          <w:t>, respectively</w:t>
        </w:r>
      </w:ins>
      <w:r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Pr="007E698C">
        <w:rPr>
          <w:rFonts w:cstheme="minorHAnsi"/>
        </w:rPr>
        <w:t xml:space="preserve">) and concatenated with unmerged reads into one </w:t>
      </w:r>
      <w:proofErr w:type="spellStart"/>
      <w:r w:rsidRPr="007E698C">
        <w:rPr>
          <w:rFonts w:cstheme="minorHAnsi"/>
        </w:rPr>
        <w:t>fastq</w:t>
      </w:r>
      <w:proofErr w:type="spellEnd"/>
      <w:r w:rsidRPr="007E698C">
        <w:rPr>
          <w:rFonts w:cstheme="minorHAnsi"/>
        </w:rPr>
        <w:t xml:space="preserve"> file </w:t>
      </w:r>
      <w:r w:rsidR="00830567" w:rsidRPr="007E698C">
        <w:rPr>
          <w:rFonts w:cstheme="minorHAnsi"/>
        </w:rPr>
        <w:t>per sample</w:t>
      </w:r>
      <w:r w:rsidRPr="007E698C">
        <w:rPr>
          <w:rFonts w:cstheme="minorHAnsi"/>
        </w:rPr>
        <w:t>. Human and PhiX reads were filtered out with a custom Kraken2 (</w:t>
      </w:r>
      <w:r w:rsidR="000E2189">
        <w:rPr>
          <w:rFonts w:cstheme="minorHAnsi"/>
        </w:rPr>
        <w:t>19</w:t>
      </w:r>
      <w:r w:rsidRPr="007E698C">
        <w:rPr>
          <w:rFonts w:cstheme="minorHAnsi"/>
        </w:rPr>
        <w:t>)</w:t>
      </w:r>
      <w:r w:rsidR="00830567" w:rsidRPr="007E698C">
        <w:rPr>
          <w:rFonts w:cstheme="minorHAnsi"/>
        </w:rPr>
        <w:t xml:space="preserve"> built with solely human and PhiX references</w:t>
      </w:r>
      <w:ins w:id="346" w:author="Enrico Barrozo" w:date="2022-09-09T12:01:00Z">
        <w:r w:rsidR="00625FBA">
          <w:rPr>
            <w:rFonts w:cstheme="minorHAnsi"/>
          </w:rPr>
          <w:t xml:space="preserve"> (see data and script availability section below)</w:t>
        </w:r>
      </w:ins>
      <w:r w:rsidR="00830567" w:rsidRPr="007E698C">
        <w:rPr>
          <w:rFonts w:cstheme="minorHAnsi"/>
        </w:rPr>
        <w:t>,</w:t>
      </w:r>
      <w:r w:rsidRPr="007E698C">
        <w:rPr>
          <w:rFonts w:cstheme="minorHAnsi"/>
        </w:rPr>
        <w:t xml:space="preserve"> and low</w:t>
      </w:r>
      <w:r w:rsidR="00830567" w:rsidRPr="007E698C">
        <w:rPr>
          <w:rFonts w:cstheme="minorHAnsi"/>
        </w:rPr>
        <w:t>-</w:t>
      </w:r>
      <w:r w:rsidRPr="007E698C">
        <w:rPr>
          <w:rFonts w:cstheme="minorHAnsi"/>
        </w:rPr>
        <w:t xml:space="preserve">complexity sequences were removed with </w:t>
      </w:r>
      <w:proofErr w:type="spellStart"/>
      <w:r w:rsidRPr="007E698C">
        <w:rPr>
          <w:rFonts w:cstheme="minorHAnsi"/>
        </w:rPr>
        <w:t>fastp</w:t>
      </w:r>
      <w:proofErr w:type="spellEnd"/>
      <w:r w:rsidRPr="007E698C">
        <w:rPr>
          <w:rFonts w:cstheme="minorHAnsi"/>
        </w:rPr>
        <w:t xml:space="preserve"> (</w:t>
      </w:r>
      <w:r w:rsidR="000E2189">
        <w:rPr>
          <w:rFonts w:cstheme="minorHAnsi"/>
        </w:rPr>
        <w:t>20</w:t>
      </w:r>
      <w:r w:rsidRPr="007E698C">
        <w:rPr>
          <w:rFonts w:cstheme="minorHAnsi"/>
        </w:rPr>
        <w:t xml:space="preserve">). Taxonomic analysis was subsequently performed </w:t>
      </w:r>
      <w:r w:rsidR="00830567" w:rsidRPr="007E698C">
        <w:rPr>
          <w:rFonts w:cstheme="minorHAnsi"/>
        </w:rPr>
        <w:t xml:space="preserve">with </w:t>
      </w:r>
      <w:r w:rsidRPr="007E698C">
        <w:rPr>
          <w:rFonts w:cstheme="minorHAnsi"/>
        </w:rPr>
        <w:t>Kraken2 (</w:t>
      </w:r>
      <w:r w:rsidR="000E2189">
        <w:rPr>
          <w:rFonts w:cstheme="minorHAnsi"/>
        </w:rPr>
        <w:t>19</w:t>
      </w:r>
      <w:r w:rsidRPr="007E698C">
        <w:rPr>
          <w:rFonts w:cstheme="minorHAnsi"/>
        </w:rPr>
        <w:t>)</w:t>
      </w:r>
      <w:r w:rsidR="00830567" w:rsidRPr="007E698C">
        <w:rPr>
          <w:rFonts w:cstheme="minorHAnsi"/>
        </w:rPr>
        <w:t xml:space="preserve"> utilizing their standard database</w:t>
      </w:r>
      <w:r w:rsidRPr="007E698C">
        <w:rPr>
          <w:rFonts w:cstheme="minorHAnsi"/>
        </w:rPr>
        <w:t xml:space="preserve">. </w:t>
      </w:r>
      <w:moveFromRangeStart w:id="347" w:author="Enrico Barrozo" w:date="2022-09-09T12:06:00Z" w:name="move113617583"/>
      <w:moveFrom w:id="348" w:author="Enrico Barrozo" w:date="2022-09-09T12:06:00Z">
        <w:r w:rsidRPr="007E698C" w:rsidDel="00F52CC1">
          <w:rPr>
            <w:rFonts w:cstheme="minorHAnsi"/>
          </w:rPr>
          <w:t>The processed fastq datasets with human and PhiX reads removed were converted to fasta files and analyzed with SeqScreen (</w:t>
        </w:r>
        <w:r w:rsidR="000E2189" w:rsidDel="00F52CC1">
          <w:rPr>
            <w:rFonts w:cstheme="minorHAnsi"/>
          </w:rPr>
          <w:t>21</w:t>
        </w:r>
        <w:r w:rsidRPr="007E698C" w:rsidDel="00F52CC1">
          <w:rPr>
            <w:rFonts w:cstheme="minorHAnsi"/>
          </w:rPr>
          <w:t>) to obtain a list of leaf</w:t>
        </w:r>
        <w:r w:rsidR="00830567" w:rsidRPr="007E698C" w:rsidDel="00F52CC1">
          <w:rPr>
            <w:rFonts w:cstheme="minorHAnsi"/>
          </w:rPr>
          <w:t>-</w:t>
        </w:r>
        <w:r w:rsidRPr="007E698C" w:rsidDel="00F52CC1">
          <w:rPr>
            <w:rFonts w:cstheme="minorHAnsi"/>
          </w:rPr>
          <w:t xml:space="preserve">node molecular function and biological process Gene Ontology (GO) terms present within each of the samples. </w:t>
        </w:r>
      </w:moveFrom>
      <w:moveFromRangeEnd w:id="347"/>
    </w:p>
    <w:p w14:paraId="0805B358" w14:textId="5375B4FF" w:rsidR="00115EC0" w:rsidRPr="00625FBA" w:rsidDel="00F52CC1" w:rsidRDefault="00017B48">
      <w:pPr>
        <w:pStyle w:val="EndNoteBibliography"/>
        <w:spacing w:after="240" w:line="480" w:lineRule="auto"/>
        <w:jc w:val="both"/>
        <w:rPr>
          <w:del w:id="349" w:author="Enrico Barrozo" w:date="2022-09-09T12:06:00Z"/>
          <w:rFonts w:cstheme="minorHAnsi"/>
        </w:rPr>
        <w:pPrChange w:id="350" w:author="Enrico Barrozo" w:date="2022-09-09T12:04:00Z">
          <w:pPr>
            <w:spacing w:line="480" w:lineRule="auto"/>
            <w:jc w:val="both"/>
          </w:pPr>
        </w:pPrChange>
      </w:pPr>
      <w:del w:id="351" w:author="Enrico Barrozo" w:date="2022-09-09T12:06:00Z">
        <w:r w:rsidRPr="007E698C" w:rsidDel="00F52CC1">
          <w:rPr>
            <w:rFonts w:cstheme="minorHAnsi"/>
          </w:rPr>
          <w:delText>The CoV-IRT-Micro conda package (</w:delText>
        </w:r>
        <w:r w:rsidDel="00F52CC1">
          <w:fldChar w:fldCharType="begin"/>
        </w:r>
        <w:r w:rsidDel="00F52CC1">
          <w:delInstrText xml:space="preserve"> HYPERLINK "https://github.com/AstrobioMike/CoV-IRT-Micro" \h </w:delInstrText>
        </w:r>
        <w:r w:rsidDel="00F52CC1">
          <w:fldChar w:fldCharType="separate"/>
        </w:r>
        <w:r w:rsidRPr="007E698C" w:rsidDel="00F52CC1">
          <w:rPr>
            <w:rStyle w:val="Hyperlink"/>
            <w:rFonts w:cstheme="minorHAnsi"/>
          </w:rPr>
          <w:delText>https://github.com/AstrobioMike/CoV-IRT-Micro</w:delText>
        </w:r>
        <w:r w:rsidDel="00F52CC1">
          <w:rPr>
            <w:rStyle w:val="Hyperlink"/>
            <w:rFonts w:cstheme="minorHAnsi"/>
          </w:rPr>
          <w:fldChar w:fldCharType="end"/>
        </w:r>
        <w:r w:rsidR="003D67C5" w:rsidRPr="007E698C" w:rsidDel="00F52CC1">
          <w:rPr>
            <w:rStyle w:val="Hyperlink"/>
            <w:rFonts w:cstheme="minorHAnsi"/>
            <w:color w:val="auto"/>
            <w:u w:val="none"/>
          </w:rPr>
          <w:delText>), along</w:delText>
        </w:r>
        <w:r w:rsidR="006D473A" w:rsidRPr="007E698C" w:rsidDel="00F52CC1">
          <w:rPr>
            <w:rStyle w:val="Hyperlink"/>
            <w:rFonts w:cstheme="minorHAnsi"/>
            <w:color w:val="auto"/>
            <w:u w:val="none"/>
          </w:rPr>
          <w:delText xml:space="preserve"> with programs modified from the </w:delText>
        </w:r>
        <w:r w:rsidR="006D473A" w:rsidRPr="007E698C" w:rsidDel="00F52CC1">
          <w:rPr>
            <w:rStyle w:val="Hyperlink"/>
            <w:rFonts w:cstheme="minorHAnsi"/>
            <w:i/>
            <w:iCs/>
            <w:color w:val="auto"/>
            <w:u w:val="none"/>
          </w:rPr>
          <w:delText>bit</w:delText>
        </w:r>
        <w:r w:rsidR="006D473A" w:rsidRPr="007E698C" w:rsidDel="00F52CC1">
          <w:rPr>
            <w:rStyle w:val="Hyperlink"/>
            <w:rFonts w:cstheme="minorHAnsi"/>
            <w:color w:val="auto"/>
            <w:u w:val="none"/>
          </w:rPr>
          <w:delText xml:space="preserve"> package (</w:delText>
        </w:r>
        <w:r w:rsidR="000E2189" w:rsidDel="00F52CC1">
          <w:rPr>
            <w:rStyle w:val="Hyperlink"/>
            <w:rFonts w:cstheme="minorHAnsi"/>
            <w:color w:val="auto"/>
            <w:u w:val="none"/>
          </w:rPr>
          <w:delText>22</w:delText>
        </w:r>
        <w:r w:rsidR="006D473A" w:rsidRPr="007E698C" w:rsidDel="00F52CC1">
          <w:rPr>
            <w:rStyle w:val="Hyperlink"/>
            <w:rFonts w:cstheme="minorHAnsi"/>
            <w:color w:val="auto"/>
            <w:u w:val="none"/>
          </w:rPr>
          <w:delText>)</w:delText>
        </w:r>
        <w:r w:rsidR="003D67C5" w:rsidRPr="007E698C" w:rsidDel="00F52CC1">
          <w:rPr>
            <w:rFonts w:cstheme="minorHAnsi"/>
          </w:rPr>
          <w:delText>,</w:delText>
        </w:r>
        <w:r w:rsidRPr="007E698C" w:rsidDel="00F52CC1">
          <w:rPr>
            <w:rFonts w:cstheme="minorHAnsi"/>
          </w:rPr>
          <w:delText xml:space="preserve"> was used to propagate parent GO terms, parse </w:delText>
        </w:r>
        <w:r w:rsidR="003F62FF" w:rsidRPr="007E698C" w:rsidDel="00F52CC1">
          <w:rPr>
            <w:rFonts w:cstheme="minorHAnsi"/>
          </w:rPr>
          <w:delText>SeqScreen outputs</w:delText>
        </w:r>
        <w:r w:rsidRPr="007E698C" w:rsidDel="00F52CC1">
          <w:rPr>
            <w:rFonts w:cstheme="minorHAnsi"/>
          </w:rPr>
          <w:delText xml:space="preserve"> by </w:delText>
        </w:r>
        <w:r w:rsidR="003F62FF" w:rsidRPr="007E698C" w:rsidDel="00F52CC1">
          <w:rPr>
            <w:rFonts w:cstheme="minorHAnsi"/>
          </w:rPr>
          <w:delText>taxonomic domain</w:delText>
        </w:r>
        <w:r w:rsidRPr="007E698C" w:rsidDel="00F52CC1">
          <w:rPr>
            <w:rFonts w:cstheme="minorHAnsi"/>
          </w:rPr>
          <w:delText xml:space="preserve">, and summarize Kraken2 taxonomic results and SeqScreen-reported protein identifiers. </w:delText>
        </w:r>
        <w:r w:rsidR="00D639C8" w:rsidRPr="007E698C" w:rsidDel="00F52CC1">
          <w:rPr>
            <w:rFonts w:cstheme="minorHAnsi"/>
          </w:rPr>
          <w:delText xml:space="preserve">SeqScreen matches reads to a reference database of proteins derived from UniProt; in </w:delText>
        </w:r>
        <w:r w:rsidR="00D639C8" w:rsidRPr="007E698C" w:rsidDel="00F52CC1">
          <w:rPr>
            <w:rFonts w:cstheme="minorHAnsi"/>
          </w:rPr>
          <w:lastRenderedPageBreak/>
          <w:delText xml:space="preserve">cases where we track a specific GO term to its source proteins, we are referring to investigating what the underlying reference proteins to which our reads mapped. </w:delText>
        </w:r>
        <w:r w:rsidRPr="007E698C" w:rsidDel="00F52CC1">
          <w:rPr>
            <w:rFonts w:cstheme="minorHAnsi"/>
          </w:rPr>
          <w:delText>Additional information about the commands and versions of the tools used to process raw reads and assign taxonomies and GO terms can be found online on the</w:delText>
        </w:r>
        <w:r w:rsidR="00523EE1" w:rsidRPr="007E698C" w:rsidDel="00F52CC1">
          <w:rPr>
            <w:rFonts w:cstheme="minorHAnsi"/>
          </w:rPr>
          <w:delText xml:space="preserve"> </w:delText>
        </w:r>
        <w:r w:rsidR="008D45FE" w:rsidDel="00F52CC1">
          <w:rPr>
            <w:rFonts w:cstheme="minorHAnsi"/>
          </w:rPr>
          <w:delText>O</w:delText>
        </w:r>
        <w:r w:rsidR="00523EE1" w:rsidRPr="007E698C" w:rsidDel="00F52CC1">
          <w:rPr>
            <w:rFonts w:cstheme="minorHAnsi"/>
          </w:rPr>
          <w:delText xml:space="preserve">pen </w:delText>
        </w:r>
        <w:r w:rsidR="008D45FE" w:rsidDel="00F52CC1">
          <w:rPr>
            <w:rFonts w:cstheme="minorHAnsi"/>
          </w:rPr>
          <w:delText>S</w:delText>
        </w:r>
        <w:r w:rsidR="00523EE1" w:rsidRPr="007E698C" w:rsidDel="00F52CC1">
          <w:rPr>
            <w:rFonts w:cstheme="minorHAnsi"/>
          </w:rPr>
          <w:delText xml:space="preserve">cience </w:delText>
        </w:r>
        <w:r w:rsidR="008D45FE" w:rsidDel="00F52CC1">
          <w:rPr>
            <w:rFonts w:cstheme="minorHAnsi"/>
          </w:rPr>
          <w:delText>F</w:delText>
        </w:r>
        <w:r w:rsidR="00523EE1" w:rsidRPr="007E698C" w:rsidDel="00F52CC1">
          <w:rPr>
            <w:rFonts w:cstheme="minorHAnsi"/>
          </w:rPr>
          <w:delText>ramework</w:delText>
        </w:r>
        <w:r w:rsidRPr="007E698C" w:rsidDel="00F52CC1">
          <w:rPr>
            <w:rFonts w:cstheme="minorHAnsi"/>
          </w:rPr>
          <w:delText xml:space="preserve"> </w:delText>
        </w:r>
        <w:r w:rsidR="00523EE1" w:rsidRPr="007E698C" w:rsidDel="00F52CC1">
          <w:rPr>
            <w:rFonts w:cstheme="minorHAnsi"/>
          </w:rPr>
          <w:delText>(</w:delText>
        </w:r>
        <w:r w:rsidRPr="007E698C" w:rsidDel="00F52CC1">
          <w:rPr>
            <w:rFonts w:cstheme="minorHAnsi"/>
          </w:rPr>
          <w:delText>OSF</w:delText>
        </w:r>
        <w:r w:rsidR="00523EE1" w:rsidRPr="007E698C" w:rsidDel="00F52CC1">
          <w:rPr>
            <w:rFonts w:cstheme="minorHAnsi"/>
          </w:rPr>
          <w:delText xml:space="preserve">) </w:delText>
        </w:r>
        <w:r w:rsidRPr="007E698C" w:rsidDel="00F52CC1">
          <w:rPr>
            <w:rFonts w:cstheme="minorHAnsi"/>
          </w:rPr>
          <w:delText xml:space="preserve">project </w:delText>
        </w:r>
        <w:r w:rsidR="00523EE1" w:rsidRPr="007E698C" w:rsidDel="00F52CC1">
          <w:rPr>
            <w:rFonts w:cstheme="minorHAnsi"/>
          </w:rPr>
          <w:delText>website</w:delText>
        </w:r>
        <w:r w:rsidRPr="007E698C" w:rsidDel="00F52CC1">
          <w:rPr>
            <w:rFonts w:cstheme="minorHAnsi"/>
          </w:rPr>
          <w:delText xml:space="preserve"> (</w:delText>
        </w:r>
        <w:r w:rsidDel="00F52CC1">
          <w:fldChar w:fldCharType="begin"/>
        </w:r>
        <w:r w:rsidDel="00F52CC1">
          <w:delInstrText xml:space="preserve"> HYPERLINK "https://osf.io/7nrd3/" \h </w:delInstrText>
        </w:r>
        <w:r w:rsidDel="00F52CC1">
          <w:fldChar w:fldCharType="separate"/>
        </w:r>
        <w:r w:rsidRPr="007E698C" w:rsidDel="00F52CC1">
          <w:rPr>
            <w:rStyle w:val="Hyperlink"/>
            <w:rFonts w:cstheme="minorHAnsi"/>
          </w:rPr>
          <w:delText>https://osf.io/7nrd3/</w:delText>
        </w:r>
        <w:r w:rsidDel="00F52CC1">
          <w:rPr>
            <w:rStyle w:val="Hyperlink"/>
            <w:rFonts w:cstheme="minorHAnsi"/>
          </w:rPr>
          <w:fldChar w:fldCharType="end"/>
        </w:r>
        <w:r w:rsidRPr="007E698C" w:rsidDel="00F52CC1">
          <w:rPr>
            <w:rFonts w:cstheme="minorHAnsi"/>
          </w:rPr>
          <w:delText xml:space="preserve">). </w:delText>
        </w:r>
      </w:del>
    </w:p>
    <w:p w14:paraId="18F11A87" w14:textId="40687D54" w:rsidR="00625FBA" w:rsidRDefault="00F52CC1" w:rsidP="00072444">
      <w:pPr>
        <w:pStyle w:val="EndNoteBibliography"/>
        <w:spacing w:after="240" w:line="480" w:lineRule="auto"/>
        <w:jc w:val="both"/>
        <w:rPr>
          <w:ins w:id="352" w:author="Enrico Barrozo" w:date="2022-09-09T12:06:00Z"/>
          <w:rFonts w:cstheme="minorHAnsi"/>
        </w:rPr>
      </w:pPr>
      <w:ins w:id="353" w:author="Enrico Barrozo" w:date="2022-09-09T12:07:00Z">
        <w:r>
          <w:rPr>
            <w:rFonts w:cstheme="minorHAnsi"/>
            <w:i/>
            <w:iCs/>
          </w:rPr>
          <w:t>Mi</w:t>
        </w:r>
      </w:ins>
      <w:ins w:id="354" w:author="Enrico Barrozo" w:date="2022-09-09T12:08:00Z">
        <w:r>
          <w:rPr>
            <w:rFonts w:cstheme="minorHAnsi"/>
            <w:i/>
            <w:iCs/>
          </w:rPr>
          <w:t xml:space="preserve">crobiome </w:t>
        </w:r>
      </w:ins>
      <w:ins w:id="355" w:author="Enrico Barrozo" w:date="2022-09-09T12:04:00Z">
        <w:r w:rsidR="00625FBA">
          <w:rPr>
            <w:rFonts w:cstheme="minorHAnsi"/>
            <w:i/>
            <w:iCs/>
          </w:rPr>
          <w:t>t</w:t>
        </w:r>
      </w:ins>
      <w:ins w:id="356" w:author="Enrico Barrozo" w:date="2022-09-09T12:02:00Z">
        <w:r w:rsidR="00625FBA" w:rsidRPr="00625FBA">
          <w:rPr>
            <w:rFonts w:cstheme="minorHAnsi"/>
            <w:i/>
            <w:iCs/>
            <w:rPrChange w:id="357" w:author="Enrico Barrozo" w:date="2022-09-09T12:02:00Z">
              <w:rPr>
                <w:rFonts w:cstheme="minorHAnsi"/>
              </w:rPr>
            </w:rPrChange>
          </w:rPr>
          <w:t xml:space="preserve">axonomic </w:t>
        </w:r>
      </w:ins>
      <w:ins w:id="358" w:author="Enrico Barrozo" w:date="2022-09-09T12:08:00Z">
        <w:r>
          <w:rPr>
            <w:rFonts w:cstheme="minorHAnsi"/>
            <w:i/>
            <w:iCs/>
          </w:rPr>
          <w:t xml:space="preserve">and functional </w:t>
        </w:r>
      </w:ins>
      <w:ins w:id="359" w:author="Enrico Barrozo" w:date="2022-09-09T12:02:00Z">
        <w:r w:rsidR="00625FBA" w:rsidRPr="00625FBA">
          <w:rPr>
            <w:rFonts w:cstheme="minorHAnsi"/>
            <w:i/>
            <w:iCs/>
            <w:rPrChange w:id="360" w:author="Enrico Barrozo" w:date="2022-09-09T12:02:00Z">
              <w:rPr>
                <w:rFonts w:cstheme="minorHAnsi"/>
              </w:rPr>
            </w:rPrChange>
          </w:rPr>
          <w:t>analyses.</w:t>
        </w:r>
        <w:r w:rsidR="00625FBA">
          <w:rPr>
            <w:rFonts w:cstheme="minorHAnsi"/>
          </w:rPr>
          <w:t xml:space="preserve"> </w:t>
        </w:r>
      </w:ins>
      <w:moveToRangeStart w:id="361" w:author="Enrico Barrozo" w:date="2022-09-09T12:06:00Z" w:name="move113617583"/>
      <w:moveTo w:id="362" w:author="Enrico Barrozo" w:date="2022-09-09T12:06:00Z">
        <w:r w:rsidRPr="007E698C">
          <w:rPr>
            <w:rFonts w:cstheme="minorHAnsi"/>
          </w:rPr>
          <w:t xml:space="preserve">The processed </w:t>
        </w:r>
        <w:proofErr w:type="spellStart"/>
        <w:r w:rsidRPr="007E698C">
          <w:rPr>
            <w:rFonts w:cstheme="minorHAnsi"/>
          </w:rPr>
          <w:t>fastq</w:t>
        </w:r>
        <w:proofErr w:type="spellEnd"/>
        <w:r w:rsidRPr="007E698C">
          <w:rPr>
            <w:rFonts w:cstheme="minorHAnsi"/>
          </w:rPr>
          <w:t xml:space="preserve"> datasets with human and PhiX reads removed were converted to </w:t>
        </w:r>
        <w:proofErr w:type="spellStart"/>
        <w:r w:rsidRPr="007E698C">
          <w:rPr>
            <w:rFonts w:cstheme="minorHAnsi"/>
          </w:rPr>
          <w:t>fasta</w:t>
        </w:r>
        <w:proofErr w:type="spellEnd"/>
        <w:r w:rsidRPr="007E698C">
          <w:rPr>
            <w:rFonts w:cstheme="minorHAnsi"/>
          </w:rPr>
          <w:t xml:space="preserve"> files and analyzed with </w:t>
        </w:r>
        <w:proofErr w:type="spellStart"/>
        <w:r w:rsidRPr="007E698C">
          <w:rPr>
            <w:rFonts w:cstheme="minorHAnsi"/>
          </w:rPr>
          <w:t>SeqScreen</w:t>
        </w:r>
        <w:proofErr w:type="spellEnd"/>
        <w:r w:rsidRPr="007E698C">
          <w:rPr>
            <w:rFonts w:cstheme="minorHAnsi"/>
          </w:rPr>
          <w:t xml:space="preserve"> (</w:t>
        </w:r>
        <w:r>
          <w:rPr>
            <w:rFonts w:cstheme="minorHAnsi"/>
          </w:rPr>
          <w:t>21</w:t>
        </w:r>
        <w:r w:rsidRPr="007E698C">
          <w:rPr>
            <w:rFonts w:cstheme="minorHAnsi"/>
          </w:rPr>
          <w:t xml:space="preserve">) to obtain a list of leaf-node molecular function and biological process Gene Ontology (GO) terms present within each of the samples. </w:t>
        </w:r>
      </w:moveTo>
      <w:moveToRangeEnd w:id="361"/>
      <w:r w:rsidR="00017B48" w:rsidRPr="007E698C">
        <w:rPr>
          <w:rFonts w:cstheme="minorHAnsi"/>
        </w:rPr>
        <w:t xml:space="preserve">Parent-propagated GO term counts for all domains other than eukaryotes were imported into a working </w:t>
      </w:r>
      <w:proofErr w:type="spellStart"/>
      <w:r w:rsidR="00017B48" w:rsidRPr="007E698C">
        <w:rPr>
          <w:rFonts w:cstheme="minorHAnsi"/>
        </w:rPr>
        <w:t>phyloseq</w:t>
      </w:r>
      <w:proofErr w:type="spellEnd"/>
      <w:r w:rsidR="00017B48" w:rsidRPr="007E698C">
        <w:rPr>
          <w:rFonts w:cstheme="minorHAnsi"/>
        </w:rPr>
        <w:t xml:space="preserve"> (</w:t>
      </w:r>
      <w:r w:rsidR="000E2189">
        <w:rPr>
          <w:rFonts w:cstheme="minorHAnsi"/>
        </w:rPr>
        <w:t>23</w:t>
      </w:r>
      <w:r w:rsidR="00017B48" w:rsidRPr="007E698C">
        <w:rPr>
          <w:rFonts w:cstheme="minorHAnsi"/>
        </w:rPr>
        <w:t>) object alongside collected and curated clinical metadata using R 4.03 (</w:t>
      </w:r>
      <w:r w:rsidR="000E2189">
        <w:rPr>
          <w:rFonts w:cstheme="minorHAnsi"/>
        </w:rPr>
        <w:t>24</w:t>
      </w:r>
      <w:r w:rsidR="00017B48" w:rsidRPr="007E698C">
        <w:rPr>
          <w:rFonts w:cstheme="minorHAnsi"/>
        </w:rPr>
        <w:t xml:space="preserve">). </w:t>
      </w:r>
      <w:r w:rsidR="00017B48" w:rsidRPr="007E698C" w:rsidDel="00F52CC1">
        <w:rPr>
          <w:rFonts w:cstheme="minorHAnsi"/>
        </w:rPr>
        <w:t xml:space="preserve">Sample types of “unknown” and “sick” </w:t>
      </w:r>
      <w:r w:rsidR="003F62FF" w:rsidRPr="007E698C" w:rsidDel="00F52CC1">
        <w:rPr>
          <w:rFonts w:cstheme="minorHAnsi"/>
        </w:rPr>
        <w:t xml:space="preserve">from Huang </w:t>
      </w:r>
      <w:r w:rsidR="003F62FF" w:rsidRPr="007E698C" w:rsidDel="00F52CC1">
        <w:rPr>
          <w:rFonts w:cstheme="minorHAnsi"/>
          <w:i/>
          <w:iCs/>
        </w:rPr>
        <w:t>et al</w:t>
      </w:r>
      <w:r w:rsidR="003F62FF" w:rsidRPr="007E698C" w:rsidDel="00F52CC1">
        <w:rPr>
          <w:rFonts w:cstheme="minorHAnsi"/>
        </w:rPr>
        <w:t>. (</w:t>
      </w:r>
      <w:r w:rsidR="000E2189" w:rsidDel="00F52CC1">
        <w:rPr>
          <w:rFonts w:cstheme="minorHAnsi"/>
        </w:rPr>
        <w:t>14</w:t>
      </w:r>
      <w:r w:rsidR="003F62FF" w:rsidRPr="007E698C" w:rsidDel="00F52CC1">
        <w:rPr>
          <w:rFonts w:cstheme="minorHAnsi"/>
        </w:rPr>
        <w:t xml:space="preserve">) and </w:t>
      </w:r>
      <w:proofErr w:type="spellStart"/>
      <w:r w:rsidR="003F62FF" w:rsidRPr="007E698C" w:rsidDel="00F52CC1">
        <w:rPr>
          <w:rFonts w:cstheme="minorHAnsi"/>
        </w:rPr>
        <w:t>Michalovich</w:t>
      </w:r>
      <w:proofErr w:type="spellEnd"/>
      <w:r w:rsidR="003F62FF" w:rsidRPr="007E698C" w:rsidDel="00F52CC1">
        <w:rPr>
          <w:rFonts w:cstheme="minorHAnsi"/>
        </w:rPr>
        <w:t xml:space="preserve"> </w:t>
      </w:r>
      <w:r w:rsidR="003F62FF" w:rsidRPr="007E698C" w:rsidDel="00F52CC1">
        <w:rPr>
          <w:rFonts w:cstheme="minorHAnsi"/>
          <w:i/>
          <w:iCs/>
        </w:rPr>
        <w:t>et al.</w:t>
      </w:r>
      <w:r w:rsidR="003F62FF" w:rsidRPr="007E698C" w:rsidDel="00F52CC1">
        <w:rPr>
          <w:rFonts w:cstheme="minorHAnsi"/>
        </w:rPr>
        <w:t xml:space="preserve"> (</w:t>
      </w:r>
      <w:r w:rsidR="000E2189" w:rsidDel="00F52CC1">
        <w:rPr>
          <w:rFonts w:cstheme="minorHAnsi"/>
        </w:rPr>
        <w:t>8</w:t>
      </w:r>
      <w:r w:rsidR="003F62FF" w:rsidRPr="007E698C" w:rsidDel="00F52CC1">
        <w:rPr>
          <w:rFonts w:cstheme="minorHAnsi"/>
        </w:rPr>
        <w:t xml:space="preserve">) </w:t>
      </w:r>
      <w:r w:rsidR="00017B48" w:rsidRPr="007E698C" w:rsidDel="00F52CC1">
        <w:rPr>
          <w:rFonts w:cstheme="minorHAnsi"/>
        </w:rPr>
        <w:t>were pruned from subsequent analysis</w:t>
      </w:r>
      <w:r w:rsidR="003F62FF" w:rsidRPr="007E698C" w:rsidDel="00F52CC1">
        <w:rPr>
          <w:rFonts w:cstheme="minorHAnsi"/>
        </w:rPr>
        <w:t>.</w:t>
      </w:r>
      <w:r w:rsidR="00017B48" w:rsidRPr="007E698C" w:rsidDel="00F52CC1">
        <w:rPr>
          <w:rFonts w:cstheme="minorHAnsi"/>
        </w:rPr>
        <w:t xml:space="preserve"> “Healthy” samples from </w:t>
      </w:r>
      <w:proofErr w:type="spellStart"/>
      <w:r w:rsidR="00017B48" w:rsidRPr="007E698C" w:rsidDel="00F52CC1">
        <w:rPr>
          <w:rFonts w:cstheme="minorHAnsi"/>
        </w:rPr>
        <w:t>Michalovich</w:t>
      </w:r>
      <w:proofErr w:type="spellEnd"/>
      <w:r w:rsidR="00017B48" w:rsidRPr="007E698C" w:rsidDel="00F52CC1">
        <w:rPr>
          <w:rFonts w:cstheme="minorHAnsi"/>
        </w:rPr>
        <w:t xml:space="preserve"> </w:t>
      </w:r>
      <w:r w:rsidR="00017B48" w:rsidRPr="007E698C" w:rsidDel="00F52CC1">
        <w:rPr>
          <w:rFonts w:cstheme="minorHAnsi"/>
          <w:i/>
          <w:iCs/>
        </w:rPr>
        <w:t>et al.</w:t>
      </w:r>
      <w:r w:rsidR="00017B48" w:rsidRPr="007E698C" w:rsidDel="00F52CC1">
        <w:rPr>
          <w:rFonts w:cstheme="minorHAnsi"/>
        </w:rPr>
        <w:t xml:space="preserve"> (</w:t>
      </w:r>
      <w:r w:rsidR="000E2189" w:rsidDel="00F52CC1">
        <w:rPr>
          <w:rFonts w:cstheme="minorHAnsi"/>
        </w:rPr>
        <w:t>8</w:t>
      </w:r>
      <w:r w:rsidR="00017B48" w:rsidRPr="007E698C" w:rsidDel="00F52CC1">
        <w:rPr>
          <w:rFonts w:cstheme="minorHAnsi"/>
        </w:rPr>
        <w:t xml:space="preserve">) and SARS-CoV-2 viral-enriched samples from Shen </w:t>
      </w:r>
      <w:r w:rsidR="00017B48" w:rsidRPr="007E698C" w:rsidDel="00F52CC1">
        <w:rPr>
          <w:rFonts w:cstheme="minorHAnsi"/>
          <w:i/>
          <w:iCs/>
        </w:rPr>
        <w:t>et al</w:t>
      </w:r>
      <w:r w:rsidR="00017B48" w:rsidRPr="007E698C" w:rsidDel="00F52CC1">
        <w:rPr>
          <w:rFonts w:cstheme="minorHAnsi"/>
        </w:rPr>
        <w:t>. (</w:t>
      </w:r>
      <w:r w:rsidR="008519CD" w:rsidDel="00F52CC1">
        <w:rPr>
          <w:rFonts w:cstheme="minorHAnsi"/>
        </w:rPr>
        <w:t>2</w:t>
      </w:r>
      <w:r w:rsidR="00017B48" w:rsidRPr="007E698C" w:rsidDel="00F52CC1">
        <w:rPr>
          <w:rFonts w:cstheme="minorHAnsi"/>
        </w:rPr>
        <w:t>) (PRJNA605907) were also pruned from subsequent analysis</w:t>
      </w:r>
      <w:r w:rsidR="008C607D" w:rsidRPr="007E698C" w:rsidDel="00F52CC1">
        <w:rPr>
          <w:rFonts w:cstheme="minorHAnsi"/>
        </w:rPr>
        <w:t xml:space="preserve"> (S</w:t>
      </w:r>
      <w:r w:rsidR="00017B48" w:rsidRPr="007E698C" w:rsidDel="00F52CC1">
        <w:rPr>
          <w:rFonts w:cstheme="minorHAnsi"/>
        </w:rPr>
        <w:t xml:space="preserve">uppl. Tables 1-2). </w:t>
      </w:r>
      <w:r w:rsidR="00954BEC" w:rsidRPr="007E698C" w:rsidDel="00F52CC1">
        <w:rPr>
          <w:rFonts w:cstheme="minorHAnsi"/>
        </w:rPr>
        <w:t xml:space="preserve">Whenever negative controls were present, </w:t>
      </w:r>
      <w:r w:rsidR="0072402F" w:rsidRPr="007E698C" w:rsidDel="00F52CC1">
        <w:rPr>
          <w:rFonts w:cstheme="minorHAnsi"/>
        </w:rPr>
        <w:t xml:space="preserve">the R package </w:t>
      </w:r>
      <w:proofErr w:type="spellStart"/>
      <w:r w:rsidR="0072402F" w:rsidRPr="007E698C" w:rsidDel="00F52CC1">
        <w:rPr>
          <w:rFonts w:cstheme="minorHAnsi"/>
        </w:rPr>
        <w:t>decontam</w:t>
      </w:r>
      <w:proofErr w:type="spellEnd"/>
      <w:r w:rsidR="0072402F" w:rsidRPr="007E698C" w:rsidDel="00F52CC1">
        <w:rPr>
          <w:rFonts w:cstheme="minorHAnsi"/>
        </w:rPr>
        <w:t xml:space="preserve"> (</w:t>
      </w:r>
      <w:r w:rsidR="000E2189" w:rsidDel="00F52CC1">
        <w:rPr>
          <w:rFonts w:cstheme="minorHAnsi"/>
        </w:rPr>
        <w:t>25</w:t>
      </w:r>
      <w:r w:rsidR="0072402F" w:rsidRPr="007E698C" w:rsidDel="00F52CC1">
        <w:rPr>
          <w:rFonts w:cstheme="minorHAnsi"/>
        </w:rPr>
        <w:t xml:space="preserve">) was used </w:t>
      </w:r>
      <w:r w:rsidR="00017B48" w:rsidRPr="007E698C" w:rsidDel="00F52CC1">
        <w:rPr>
          <w:rFonts w:cstheme="minorHAnsi"/>
        </w:rPr>
        <w:t>to identify and remove potential contaminating organisms. After read</w:t>
      </w:r>
      <w:r w:rsidR="00CE68A7" w:rsidRPr="007E698C" w:rsidDel="00F52CC1">
        <w:rPr>
          <w:rFonts w:cstheme="minorHAnsi"/>
        </w:rPr>
        <w:t>-</w:t>
      </w:r>
      <w:r w:rsidR="00017B48" w:rsidRPr="007E698C" w:rsidDel="00F52CC1">
        <w:rPr>
          <w:rFonts w:cstheme="minorHAnsi"/>
        </w:rPr>
        <w:t>filtering and batch</w:t>
      </w:r>
      <w:r w:rsidR="00CE68A7" w:rsidRPr="007E698C" w:rsidDel="00F52CC1">
        <w:rPr>
          <w:rFonts w:cstheme="minorHAnsi"/>
        </w:rPr>
        <w:t>-</w:t>
      </w:r>
      <w:r w:rsidR="00017B48" w:rsidRPr="007E698C" w:rsidDel="00F52CC1">
        <w:rPr>
          <w:rFonts w:cstheme="minorHAnsi"/>
        </w:rPr>
        <w:t xml:space="preserve">effect sample removal, sample cohorts of </w:t>
      </w:r>
      <w:r w:rsidR="00017B48" w:rsidRPr="007E698C" w:rsidDel="00F52CC1">
        <w:rPr>
          <w:rFonts w:cstheme="minorHAnsi"/>
          <w:i/>
          <w:iCs/>
        </w:rPr>
        <w:t>n=</w:t>
      </w:r>
      <w:r w:rsidR="00017B48" w:rsidRPr="007E698C" w:rsidDel="00F52CC1">
        <w:rPr>
          <w:rFonts w:cstheme="minorHAnsi"/>
        </w:rPr>
        <w:t xml:space="preserve">29 uninfected samples from 29 subjects, </w:t>
      </w:r>
      <w:r w:rsidR="00017B48" w:rsidRPr="007E698C" w:rsidDel="00F52CC1">
        <w:rPr>
          <w:rFonts w:cstheme="minorHAnsi"/>
          <w:i/>
          <w:iCs/>
        </w:rPr>
        <w:t>n=</w:t>
      </w:r>
      <w:r w:rsidR="00017B48" w:rsidRPr="007E698C" w:rsidDel="00F52CC1">
        <w:rPr>
          <w:rFonts w:cstheme="minorHAnsi"/>
        </w:rPr>
        <w:t>25 CAP samples from 25 subjects, and</w:t>
      </w:r>
      <w:r w:rsidR="005031BB" w:rsidRPr="007E698C" w:rsidDel="00F52CC1">
        <w:rPr>
          <w:rFonts w:cstheme="minorHAnsi"/>
          <w:i/>
        </w:rPr>
        <w:t xml:space="preserve"> n=</w:t>
      </w:r>
      <w:r w:rsidR="00017B48" w:rsidRPr="007E698C" w:rsidDel="00F52CC1">
        <w:rPr>
          <w:rFonts w:cstheme="minorHAnsi"/>
        </w:rPr>
        <w:t>32 COVID-19 samples from 18 subjects were available for comparison (total</w:t>
      </w:r>
      <w:r w:rsidR="005031BB" w:rsidRPr="007E698C" w:rsidDel="00F52CC1">
        <w:rPr>
          <w:rFonts w:cstheme="minorHAnsi"/>
          <w:i/>
        </w:rPr>
        <w:t xml:space="preserve"> n=</w:t>
      </w:r>
      <w:r w:rsidR="00017B48" w:rsidRPr="007E698C" w:rsidDel="00F52CC1">
        <w:rPr>
          <w:rFonts w:cstheme="minorHAnsi"/>
        </w:rPr>
        <w:t xml:space="preserve">86 BALF samples from </w:t>
      </w:r>
      <w:r w:rsidR="00624ED5" w:rsidRPr="007E698C" w:rsidDel="00F52CC1">
        <w:rPr>
          <w:rFonts w:cstheme="minorHAnsi"/>
          <w:i/>
        </w:rPr>
        <w:t>n=</w:t>
      </w:r>
      <w:r w:rsidR="00017B48" w:rsidRPr="007E698C" w:rsidDel="00F52CC1">
        <w:rPr>
          <w:rFonts w:cstheme="minorHAnsi"/>
        </w:rPr>
        <w:t>72 subjects). Amongst the COVID-19 cohort at the time of the index study publication,</w:t>
      </w:r>
      <w:r w:rsidR="005031BB" w:rsidRPr="007E698C" w:rsidDel="00F52CC1">
        <w:rPr>
          <w:rFonts w:cstheme="minorHAnsi"/>
          <w:i/>
        </w:rPr>
        <w:t xml:space="preserve"> n=</w:t>
      </w:r>
      <w:r w:rsidR="00017B48" w:rsidRPr="007E698C" w:rsidDel="00F52CC1">
        <w:rPr>
          <w:rFonts w:cstheme="minorHAnsi"/>
        </w:rPr>
        <w:t xml:space="preserve">10 samples </w:t>
      </w:r>
      <w:r w:rsidR="00E86342" w:rsidRPr="007E698C" w:rsidDel="00F52CC1">
        <w:rPr>
          <w:rFonts w:cstheme="minorHAnsi"/>
        </w:rPr>
        <w:t xml:space="preserve">were </w:t>
      </w:r>
      <w:r w:rsidR="00017B48" w:rsidRPr="007E698C" w:rsidDel="00F52CC1">
        <w:rPr>
          <w:rFonts w:cstheme="minorHAnsi"/>
        </w:rPr>
        <w:t xml:space="preserve">from 5 </w:t>
      </w:r>
      <w:r w:rsidR="00E86342" w:rsidRPr="007E698C" w:rsidDel="00F52CC1">
        <w:rPr>
          <w:rFonts w:cstheme="minorHAnsi"/>
        </w:rPr>
        <w:t xml:space="preserve">known-deceased </w:t>
      </w:r>
      <w:r w:rsidR="00017B48" w:rsidRPr="007E698C" w:rsidDel="00F52CC1">
        <w:rPr>
          <w:rFonts w:cstheme="minorHAnsi"/>
        </w:rPr>
        <w:t>subjects,</w:t>
      </w:r>
      <w:r w:rsidR="005031BB" w:rsidRPr="007E698C" w:rsidDel="00F52CC1">
        <w:rPr>
          <w:rFonts w:cstheme="minorHAnsi"/>
          <w:i/>
        </w:rPr>
        <w:t xml:space="preserve"> n=</w:t>
      </w:r>
      <w:r w:rsidR="00017B48" w:rsidRPr="007E698C" w:rsidDel="00F52CC1">
        <w:rPr>
          <w:rFonts w:cstheme="minorHAnsi"/>
        </w:rPr>
        <w:t xml:space="preserve">15 samples </w:t>
      </w:r>
      <w:r w:rsidR="00E86342" w:rsidRPr="007E698C" w:rsidDel="00F52CC1">
        <w:rPr>
          <w:rFonts w:cstheme="minorHAnsi"/>
        </w:rPr>
        <w:t xml:space="preserve">were </w:t>
      </w:r>
      <w:r w:rsidR="00017B48" w:rsidRPr="007E698C" w:rsidDel="00F52CC1">
        <w:rPr>
          <w:rFonts w:cstheme="minorHAnsi"/>
        </w:rPr>
        <w:t xml:space="preserve">from 9 </w:t>
      </w:r>
      <w:r w:rsidR="00E86342" w:rsidRPr="007E698C" w:rsidDel="00F52CC1">
        <w:rPr>
          <w:rFonts w:cstheme="minorHAnsi"/>
        </w:rPr>
        <w:t xml:space="preserve">known-survived </w:t>
      </w:r>
      <w:r w:rsidR="00017B48" w:rsidRPr="007E698C" w:rsidDel="00F52CC1">
        <w:rPr>
          <w:rFonts w:cstheme="minorHAnsi"/>
        </w:rPr>
        <w:t>subjects, and</w:t>
      </w:r>
      <w:r w:rsidR="005031BB" w:rsidRPr="007E698C" w:rsidDel="00F52CC1">
        <w:rPr>
          <w:rFonts w:cstheme="minorHAnsi"/>
          <w:i/>
        </w:rPr>
        <w:t xml:space="preserve"> n=</w:t>
      </w:r>
      <w:r w:rsidR="00017B48" w:rsidRPr="007E698C" w:rsidDel="00F52CC1">
        <w:rPr>
          <w:rFonts w:cstheme="minorHAnsi"/>
        </w:rPr>
        <w:t xml:space="preserve">7 from 4 subjects of </w:t>
      </w:r>
      <w:r w:rsidR="00E86342" w:rsidRPr="007E698C" w:rsidDel="00F52CC1">
        <w:rPr>
          <w:rFonts w:cstheme="minorHAnsi"/>
        </w:rPr>
        <w:t xml:space="preserve">the total </w:t>
      </w:r>
      <w:r w:rsidR="00017B48" w:rsidRPr="007E698C" w:rsidDel="00F52CC1">
        <w:rPr>
          <w:rFonts w:cstheme="minorHAnsi"/>
        </w:rPr>
        <w:t xml:space="preserve">32 COVID-19 samples in this meta-analysis </w:t>
      </w:r>
      <w:r w:rsidR="00624ED5" w:rsidRPr="007E698C" w:rsidDel="00F52CC1">
        <w:rPr>
          <w:rFonts w:cstheme="minorHAnsi"/>
        </w:rPr>
        <w:t xml:space="preserve">with </w:t>
      </w:r>
      <w:r w:rsidR="00222A2C" w:rsidRPr="007E698C" w:rsidDel="00F52CC1">
        <w:rPr>
          <w:rFonts w:cstheme="minorHAnsi"/>
        </w:rPr>
        <w:t xml:space="preserve">unknown / </w:t>
      </w:r>
      <w:r w:rsidR="00624ED5" w:rsidRPr="007E698C" w:rsidDel="00F52CC1">
        <w:rPr>
          <w:rFonts w:cstheme="minorHAnsi"/>
        </w:rPr>
        <w:t>un</w:t>
      </w:r>
      <w:r w:rsidR="00017B48" w:rsidRPr="007E698C" w:rsidDel="00F52CC1">
        <w:rPr>
          <w:rFonts w:cstheme="minorHAnsi"/>
        </w:rPr>
        <w:t xml:space="preserve">published </w:t>
      </w:r>
      <w:r w:rsidR="00624ED5" w:rsidRPr="007E698C" w:rsidDel="00F52CC1">
        <w:rPr>
          <w:rFonts w:cstheme="minorHAnsi"/>
        </w:rPr>
        <w:t xml:space="preserve">survival </w:t>
      </w:r>
      <w:r w:rsidR="00017B48" w:rsidRPr="007E698C" w:rsidDel="00F52CC1">
        <w:rPr>
          <w:rFonts w:cstheme="minorHAnsi"/>
        </w:rPr>
        <w:t xml:space="preserve">outcomes. </w:t>
      </w:r>
      <w:r w:rsidR="00017B48" w:rsidRPr="007E698C">
        <w:rPr>
          <w:rFonts w:cstheme="minorHAnsi"/>
        </w:rPr>
        <w:t>GO term abundances from the remaining subjects</w:t>
      </w:r>
      <w:r w:rsidR="00E86342" w:rsidRPr="007E698C">
        <w:rPr>
          <w:rFonts w:cstheme="minorHAnsi"/>
        </w:rPr>
        <w:t>’</w:t>
      </w:r>
      <w:r w:rsidR="00017B48" w:rsidRPr="007E698C">
        <w:rPr>
          <w:rFonts w:cstheme="minorHAnsi"/>
        </w:rPr>
        <w:t xml:space="preserve"> specimens were </w:t>
      </w:r>
      <w:r w:rsidR="00AE5861" w:rsidRPr="007E698C">
        <w:rPr>
          <w:rFonts w:cstheme="minorHAnsi"/>
        </w:rPr>
        <w:t>compositionally transformed</w:t>
      </w:r>
      <w:r w:rsidR="005031BB" w:rsidRPr="007E698C">
        <w:rPr>
          <w:rFonts w:cstheme="minorHAnsi"/>
        </w:rPr>
        <w:t>, center log ratio (CLR) normalized,</w:t>
      </w:r>
      <w:r w:rsidR="00017B48" w:rsidRPr="007E698C">
        <w:rPr>
          <w:rFonts w:cstheme="minorHAnsi"/>
        </w:rPr>
        <w:t xml:space="preserve"> and </w:t>
      </w:r>
      <w:r w:rsidR="00AE5861" w:rsidRPr="007E698C">
        <w:rPr>
          <w:rFonts w:cstheme="minorHAnsi"/>
        </w:rPr>
        <w:t xml:space="preserve">independently </w:t>
      </w:r>
      <w:r w:rsidR="00017B48" w:rsidRPr="007E698C">
        <w:rPr>
          <w:rFonts w:cstheme="minorHAnsi"/>
        </w:rPr>
        <w:t xml:space="preserve">compared by case type </w:t>
      </w:r>
      <w:r w:rsidR="00AE5861" w:rsidRPr="007E698C">
        <w:rPr>
          <w:rFonts w:cstheme="minorHAnsi"/>
        </w:rPr>
        <w:t xml:space="preserve">(COVID-19 vs CAP and Uninfected) </w:t>
      </w:r>
      <w:r w:rsidR="00017B48" w:rsidRPr="007E698C">
        <w:rPr>
          <w:rFonts w:cstheme="minorHAnsi"/>
        </w:rPr>
        <w:t xml:space="preserve">and </w:t>
      </w:r>
      <w:r w:rsidR="00AE5861" w:rsidRPr="007E698C">
        <w:rPr>
          <w:rFonts w:cstheme="minorHAnsi"/>
        </w:rPr>
        <w:t xml:space="preserve">survival </w:t>
      </w:r>
      <w:r w:rsidR="00017B48" w:rsidRPr="007E698C">
        <w:rPr>
          <w:rFonts w:cstheme="minorHAnsi"/>
        </w:rPr>
        <w:t>outcome (COVID-19 only</w:t>
      </w:r>
      <w:r w:rsidR="00AE5861" w:rsidRPr="007E698C">
        <w:rPr>
          <w:rFonts w:cstheme="minorHAnsi"/>
        </w:rPr>
        <w:t xml:space="preserve"> </w:t>
      </w:r>
      <w:r w:rsidR="00C15619" w:rsidRPr="007E698C">
        <w:rPr>
          <w:rFonts w:cstheme="minorHAnsi"/>
        </w:rPr>
        <w:t>deceased</w:t>
      </w:r>
      <w:r w:rsidR="00AE5861" w:rsidRPr="007E698C">
        <w:rPr>
          <w:rFonts w:cstheme="minorHAnsi"/>
        </w:rPr>
        <w:t xml:space="preserve"> vs survived</w:t>
      </w:r>
      <w:r w:rsidR="00017B48" w:rsidRPr="007E698C">
        <w:rPr>
          <w:rFonts w:cstheme="minorHAnsi"/>
        </w:rPr>
        <w:t>) via MaAsLin2 (</w:t>
      </w:r>
      <w:r w:rsidR="005E5C59">
        <w:rPr>
          <w:rFonts w:cstheme="minorHAnsi"/>
        </w:rPr>
        <w:t>26</w:t>
      </w:r>
      <w:r w:rsidR="004B5920" w:rsidRPr="007E698C">
        <w:rPr>
          <w:rFonts w:cstheme="minorHAnsi"/>
        </w:rPr>
        <w:t xml:space="preserve">) </w:t>
      </w:r>
      <w:r w:rsidR="00AE5861" w:rsidRPr="007E698C">
        <w:rPr>
          <w:rFonts w:cstheme="minorHAnsi"/>
        </w:rPr>
        <w:t>using minimum abundance</w:t>
      </w:r>
      <w:r w:rsidR="00373885" w:rsidRPr="007E698C">
        <w:rPr>
          <w:rFonts w:cstheme="minorHAnsi"/>
        </w:rPr>
        <w:t xml:space="preserve">, </w:t>
      </w:r>
      <w:r w:rsidR="00C15619" w:rsidRPr="007E698C">
        <w:rPr>
          <w:rFonts w:cstheme="minorHAnsi"/>
        </w:rPr>
        <w:t>prevalence</w:t>
      </w:r>
      <w:r w:rsidR="00373885" w:rsidRPr="007E698C">
        <w:rPr>
          <w:rFonts w:cstheme="minorHAnsi"/>
        </w:rPr>
        <w:t xml:space="preserve">, and significance </w:t>
      </w:r>
      <w:r w:rsidR="00AE5861" w:rsidRPr="007E698C">
        <w:rPr>
          <w:rFonts w:cstheme="minorHAnsi"/>
        </w:rPr>
        <w:t>cutoff</w:t>
      </w:r>
      <w:r w:rsidR="00373885" w:rsidRPr="007E698C">
        <w:rPr>
          <w:rFonts w:cstheme="minorHAnsi"/>
        </w:rPr>
        <w:t xml:space="preserve">s </w:t>
      </w:r>
      <w:r w:rsidR="00AE5861" w:rsidRPr="007E698C">
        <w:rPr>
          <w:rFonts w:cstheme="minorHAnsi"/>
        </w:rPr>
        <w:t>of 0.01</w:t>
      </w:r>
      <w:r w:rsidR="00373885" w:rsidRPr="007E698C">
        <w:rPr>
          <w:rFonts w:cstheme="minorHAnsi"/>
        </w:rPr>
        <w:t>,</w:t>
      </w:r>
      <w:r w:rsidR="00AE5861" w:rsidRPr="007E698C">
        <w:rPr>
          <w:rFonts w:cstheme="minorHAnsi"/>
        </w:rPr>
        <w:t xml:space="preserve"> 0.1</w:t>
      </w:r>
      <w:r w:rsidR="002C23FD" w:rsidRPr="007E698C">
        <w:rPr>
          <w:rFonts w:cstheme="minorHAnsi"/>
        </w:rPr>
        <w:t xml:space="preserve">, </w:t>
      </w:r>
      <w:r w:rsidR="00373885" w:rsidRPr="007E698C">
        <w:rPr>
          <w:rFonts w:cstheme="minorHAnsi"/>
        </w:rPr>
        <w:t>and</w:t>
      </w:r>
      <w:r w:rsidR="00017B48" w:rsidRPr="007E698C">
        <w:rPr>
          <w:rFonts w:cstheme="minorHAnsi"/>
        </w:rPr>
        <w:t xml:space="preserve"> q &lt; 0.05</w:t>
      </w:r>
      <w:r w:rsidR="00373885" w:rsidRPr="007E698C">
        <w:rPr>
          <w:rFonts w:cstheme="minorHAnsi"/>
        </w:rPr>
        <w:t xml:space="preserve"> (</w:t>
      </w:r>
      <w:r w:rsidR="00017B48" w:rsidRPr="007E698C">
        <w:rPr>
          <w:rFonts w:cstheme="minorHAnsi"/>
        </w:rPr>
        <w:t>Benjamini-Hochberg multiple test correction</w:t>
      </w:r>
      <w:r w:rsidR="00373885" w:rsidRPr="007E698C">
        <w:rPr>
          <w:rFonts w:cstheme="minorHAnsi"/>
        </w:rPr>
        <w:t>), respectively</w:t>
      </w:r>
      <w:r w:rsidR="00017B48" w:rsidRPr="007E698C">
        <w:rPr>
          <w:rFonts w:cstheme="minorHAnsi"/>
        </w:rPr>
        <w:t xml:space="preserve"> (</w:t>
      </w:r>
      <w:r w:rsidR="005E5C59">
        <w:rPr>
          <w:rFonts w:cstheme="minorHAnsi"/>
        </w:rPr>
        <w:t>27</w:t>
      </w:r>
      <w:r w:rsidR="00017B48" w:rsidRPr="007E698C">
        <w:rPr>
          <w:rFonts w:cstheme="minorHAnsi"/>
        </w:rPr>
        <w:t>) (</w:t>
      </w:r>
      <w:r w:rsidR="00017B48" w:rsidRPr="007F0FD4">
        <w:rPr>
          <w:rFonts w:cstheme="minorHAnsi"/>
        </w:rPr>
        <w:t>Suppl. Table</w:t>
      </w:r>
      <w:r w:rsidR="007F0FD4" w:rsidRPr="007F0FD4">
        <w:rPr>
          <w:rFonts w:cstheme="minorHAnsi"/>
        </w:rPr>
        <w:t>s</w:t>
      </w:r>
      <w:r w:rsidR="00017B48" w:rsidRPr="007F0FD4">
        <w:rPr>
          <w:rFonts w:cstheme="minorHAnsi"/>
        </w:rPr>
        <w:t xml:space="preserve"> 3</w:t>
      </w:r>
      <w:r w:rsidR="007F0FD4" w:rsidRPr="007F0FD4">
        <w:rPr>
          <w:rFonts w:cstheme="minorHAnsi"/>
        </w:rPr>
        <w:t>-4</w:t>
      </w:r>
      <w:r w:rsidR="00017B48" w:rsidRPr="007F0FD4">
        <w:rPr>
          <w:rFonts w:cstheme="minorHAnsi"/>
        </w:rPr>
        <w:t>).</w:t>
      </w:r>
      <w:r w:rsidR="00373885" w:rsidRPr="007E698C">
        <w:rPr>
          <w:rFonts w:cstheme="minorHAnsi"/>
        </w:rPr>
        <w:t xml:space="preserve"> </w:t>
      </w:r>
      <w:r w:rsidR="00017B48" w:rsidRPr="007E698C">
        <w:rPr>
          <w:rFonts w:cstheme="minorHAnsi"/>
        </w:rPr>
        <w:t xml:space="preserve">Additionally, GO term counts subjected to </w:t>
      </w:r>
      <w:r w:rsidR="00373885" w:rsidRPr="007E698C">
        <w:rPr>
          <w:rFonts w:cstheme="minorHAnsi"/>
        </w:rPr>
        <w:t xml:space="preserve">unsupervised </w:t>
      </w:r>
      <w:r w:rsidR="00BE1718" w:rsidRPr="007E698C">
        <w:rPr>
          <w:rFonts w:cstheme="minorHAnsi"/>
        </w:rPr>
        <w:lastRenderedPageBreak/>
        <w:t xml:space="preserve">clustering </w:t>
      </w:r>
      <w:r w:rsidR="00017B48" w:rsidRPr="007E698C">
        <w:rPr>
          <w:rFonts w:cstheme="minorHAnsi"/>
        </w:rPr>
        <w:t xml:space="preserve">community typing with Dirichlet Multinomial Mixtures </w:t>
      </w:r>
      <w:r w:rsidR="00373885" w:rsidRPr="007E698C">
        <w:rPr>
          <w:rFonts w:cstheme="minorHAnsi"/>
        </w:rPr>
        <w:t xml:space="preserve">(DMM) using square root scaled counts </w:t>
      </w:r>
      <w:r w:rsidR="00017B48" w:rsidRPr="007E698C">
        <w:rPr>
          <w:rFonts w:cstheme="minorHAnsi"/>
        </w:rPr>
        <w:t>(</w:t>
      </w:r>
      <w:r w:rsidR="00CB7997">
        <w:rPr>
          <w:rFonts w:cstheme="minorHAnsi"/>
        </w:rPr>
        <w:t>28</w:t>
      </w:r>
      <w:r w:rsidR="00017B48" w:rsidRPr="007E698C">
        <w:rPr>
          <w:rFonts w:cstheme="minorHAnsi"/>
        </w:rPr>
        <w:t>) (</w:t>
      </w:r>
      <w:r w:rsidR="00017B48" w:rsidRPr="007F0FD4">
        <w:rPr>
          <w:rFonts w:cstheme="minorHAnsi"/>
        </w:rPr>
        <w:t xml:space="preserve">Suppl. Table </w:t>
      </w:r>
      <w:r w:rsidR="007F0FD4" w:rsidRPr="007F0FD4">
        <w:rPr>
          <w:rFonts w:cstheme="minorHAnsi"/>
        </w:rPr>
        <w:t>5</w:t>
      </w:r>
      <w:r w:rsidR="00017B48" w:rsidRPr="007E698C">
        <w:rPr>
          <w:rFonts w:cstheme="minorHAnsi"/>
        </w:rPr>
        <w:t>)</w:t>
      </w:r>
      <w:r w:rsidR="00BE1718" w:rsidRPr="007E698C">
        <w:rPr>
          <w:rFonts w:cstheme="minorHAnsi"/>
        </w:rPr>
        <w:t xml:space="preserve">, followed </w:t>
      </w:r>
      <w:r w:rsidR="00506732" w:rsidRPr="007E698C">
        <w:rPr>
          <w:rFonts w:cstheme="minorHAnsi"/>
        </w:rPr>
        <w:t xml:space="preserve">by </w:t>
      </w:r>
      <w:r w:rsidR="00502236" w:rsidRPr="007E698C">
        <w:rPr>
          <w:rFonts w:cstheme="minorHAnsi"/>
        </w:rPr>
        <w:t>statistical comparison using</w:t>
      </w:r>
      <w:r w:rsidR="00BE1718" w:rsidRPr="007E698C">
        <w:rPr>
          <w:rFonts w:cstheme="minorHAnsi"/>
        </w:rPr>
        <w:t xml:space="preserve"> analysis of variance (ANOVA) </w:t>
      </w:r>
      <w:r w:rsidR="00502236" w:rsidRPr="007E698C">
        <w:rPr>
          <w:rFonts w:cstheme="minorHAnsi"/>
        </w:rPr>
        <w:t>with</w:t>
      </w:r>
      <w:r w:rsidR="00BE1718" w:rsidRPr="007E698C">
        <w:rPr>
          <w:rFonts w:cstheme="minorHAnsi"/>
        </w:rPr>
        <w:t xml:space="preserve"> </w:t>
      </w:r>
      <w:r w:rsidR="00502236" w:rsidRPr="007E698C">
        <w:rPr>
          <w:rFonts w:cstheme="minorHAnsi"/>
        </w:rPr>
        <w:t xml:space="preserve">metadata categories </w:t>
      </w:r>
      <w:r w:rsidR="00BE1718" w:rsidRPr="007E698C">
        <w:rPr>
          <w:rFonts w:cstheme="minorHAnsi"/>
        </w:rPr>
        <w:t xml:space="preserve">case type and </w:t>
      </w:r>
      <w:r w:rsidR="00CC3F48" w:rsidRPr="007E698C">
        <w:rPr>
          <w:rFonts w:cstheme="minorHAnsi"/>
        </w:rPr>
        <w:t>survival outcome</w:t>
      </w:r>
      <w:r w:rsidR="00017B48" w:rsidRPr="007E698C">
        <w:rPr>
          <w:rFonts w:cstheme="minorHAnsi"/>
        </w:rPr>
        <w:t xml:space="preserve">. Statistically significant </w:t>
      </w:r>
      <w:r w:rsidR="00373885" w:rsidRPr="007E698C">
        <w:rPr>
          <w:rFonts w:cstheme="minorHAnsi"/>
        </w:rPr>
        <w:t>G</w:t>
      </w:r>
      <w:r w:rsidR="00CC3F48" w:rsidRPr="007E698C">
        <w:rPr>
          <w:rFonts w:cstheme="minorHAnsi"/>
        </w:rPr>
        <w:t>O</w:t>
      </w:r>
      <w:r w:rsidR="00373885" w:rsidRPr="007E698C">
        <w:rPr>
          <w:rFonts w:cstheme="minorHAnsi"/>
        </w:rPr>
        <w:t xml:space="preserve"> terms results derived from the MaAsLin2 analysis</w:t>
      </w:r>
      <w:r w:rsidR="00017B48" w:rsidRPr="007E698C">
        <w:rPr>
          <w:rFonts w:cstheme="minorHAnsi"/>
        </w:rPr>
        <w:t xml:space="preserve"> were thereafter ordered by parental lineage and visualized alongside consensus DMM clusters and metadata c</w:t>
      </w:r>
      <w:r w:rsidR="00502236" w:rsidRPr="007E698C">
        <w:rPr>
          <w:rFonts w:cstheme="minorHAnsi"/>
        </w:rPr>
        <w:t>ategories</w:t>
      </w:r>
      <w:r w:rsidR="00017B48" w:rsidRPr="007E698C">
        <w:rPr>
          <w:rFonts w:cstheme="minorHAnsi"/>
        </w:rPr>
        <w:t xml:space="preserve"> publication, case</w:t>
      </w:r>
      <w:r w:rsidR="00502236" w:rsidRPr="007E698C">
        <w:rPr>
          <w:rFonts w:cstheme="minorHAnsi"/>
        </w:rPr>
        <w:t xml:space="preserve"> type</w:t>
      </w:r>
      <w:r w:rsidR="00017B48" w:rsidRPr="007E698C">
        <w:rPr>
          <w:rFonts w:cstheme="minorHAnsi"/>
        </w:rPr>
        <w:t xml:space="preserve">, and </w:t>
      </w:r>
      <w:r w:rsidR="00502236" w:rsidRPr="007E698C">
        <w:rPr>
          <w:rFonts w:cstheme="minorHAnsi"/>
        </w:rPr>
        <w:t xml:space="preserve">survival </w:t>
      </w:r>
      <w:r w:rsidR="00017B48" w:rsidRPr="007E698C">
        <w:rPr>
          <w:rFonts w:cstheme="minorHAnsi"/>
        </w:rPr>
        <w:t xml:space="preserve">outcome using the package </w:t>
      </w:r>
      <w:proofErr w:type="spellStart"/>
      <w:r w:rsidR="00017B48" w:rsidRPr="007E698C">
        <w:rPr>
          <w:rFonts w:cstheme="minorHAnsi"/>
        </w:rPr>
        <w:t>pheatmap</w:t>
      </w:r>
      <w:proofErr w:type="spellEnd"/>
      <w:r w:rsidR="00017B48" w:rsidRPr="007E698C">
        <w:rPr>
          <w:rFonts w:cstheme="minorHAnsi"/>
        </w:rPr>
        <w:t xml:space="preserve"> (v1.0.12) (</w:t>
      </w:r>
      <w:r w:rsidR="00CB7997">
        <w:rPr>
          <w:rFonts w:cstheme="minorHAnsi"/>
        </w:rPr>
        <w:t>29</w:t>
      </w:r>
      <w:r w:rsidR="00017B48" w:rsidRPr="007E698C">
        <w:rPr>
          <w:rFonts w:cstheme="minorHAnsi"/>
        </w:rPr>
        <w:t xml:space="preserve">). </w:t>
      </w:r>
      <w:r w:rsidR="00D34656" w:rsidRPr="007E698C">
        <w:rPr>
          <w:rFonts w:cstheme="minorHAnsi"/>
        </w:rPr>
        <w:t xml:space="preserve">Taxonomic differences were compared by case type and survival outcome </w:t>
      </w:r>
      <w:r w:rsidR="00017B48" w:rsidRPr="007E698C">
        <w:rPr>
          <w:rFonts w:cstheme="minorHAnsi"/>
        </w:rPr>
        <w:t>w</w:t>
      </w:r>
      <w:r w:rsidR="00D34656" w:rsidRPr="007E698C">
        <w:rPr>
          <w:rFonts w:cstheme="minorHAnsi"/>
        </w:rPr>
        <w:t xml:space="preserve">ith heat tree </w:t>
      </w:r>
      <w:r w:rsidR="00017B48" w:rsidRPr="007E698C">
        <w:rPr>
          <w:rFonts w:cstheme="minorHAnsi"/>
        </w:rPr>
        <w:t>visualiz</w:t>
      </w:r>
      <w:r w:rsidR="00D34656" w:rsidRPr="007E698C">
        <w:rPr>
          <w:rFonts w:cstheme="minorHAnsi"/>
        </w:rPr>
        <w:t xml:space="preserve">ations </w:t>
      </w:r>
      <w:r w:rsidR="00017B48" w:rsidRPr="007E698C">
        <w:rPr>
          <w:rFonts w:cstheme="minorHAnsi"/>
        </w:rPr>
        <w:t>using</w:t>
      </w:r>
      <w:r w:rsidR="00E86342" w:rsidRPr="007E698C">
        <w:rPr>
          <w:rFonts w:cstheme="minorHAnsi"/>
        </w:rPr>
        <w:t xml:space="preserve"> </w:t>
      </w:r>
      <w:r w:rsidR="00D34656" w:rsidRPr="007E698C">
        <w:rPr>
          <w:rFonts w:cstheme="minorHAnsi"/>
        </w:rPr>
        <w:t xml:space="preserve">log2 median ratio differences using </w:t>
      </w:r>
      <w:proofErr w:type="spellStart"/>
      <w:r w:rsidR="00017B48" w:rsidRPr="007E698C">
        <w:rPr>
          <w:rFonts w:cstheme="minorHAnsi"/>
        </w:rPr>
        <w:t>metacoder</w:t>
      </w:r>
      <w:proofErr w:type="spellEnd"/>
      <w:r w:rsidR="00D34656" w:rsidRPr="007E698C">
        <w:rPr>
          <w:rFonts w:cstheme="minorHAnsi"/>
        </w:rPr>
        <w:t xml:space="preserve"> (v0.34)</w:t>
      </w:r>
      <w:r w:rsidR="00017B48" w:rsidRPr="007E698C">
        <w:rPr>
          <w:rFonts w:cstheme="minorHAnsi"/>
        </w:rPr>
        <w:t xml:space="preserve"> (</w:t>
      </w:r>
      <w:r w:rsidR="00F848D2">
        <w:rPr>
          <w:rFonts w:cstheme="minorHAnsi"/>
        </w:rPr>
        <w:t>30</w:t>
      </w:r>
      <w:r w:rsidR="00017B48" w:rsidRPr="007E698C">
        <w:rPr>
          <w:rFonts w:cstheme="minorHAnsi"/>
        </w:rPr>
        <w:t xml:space="preserve">). </w:t>
      </w:r>
    </w:p>
    <w:p w14:paraId="0717C050" w14:textId="45703D91" w:rsidR="00F52CC1" w:rsidRPr="00F52CC1" w:rsidRDefault="00F52CC1" w:rsidP="00072444">
      <w:pPr>
        <w:pStyle w:val="EndNoteBibliography"/>
        <w:spacing w:after="240" w:line="480" w:lineRule="auto"/>
        <w:jc w:val="both"/>
        <w:rPr>
          <w:ins w:id="363" w:author="Enrico Barrozo" w:date="2022-09-09T12:03:00Z"/>
          <w:rFonts w:asciiTheme="minorHAnsi" w:hAnsiTheme="minorHAnsi" w:cstheme="minorHAnsi"/>
          <w:rPrChange w:id="364" w:author="Enrico Barrozo" w:date="2022-09-09T12:06:00Z">
            <w:rPr>
              <w:ins w:id="365" w:author="Enrico Barrozo" w:date="2022-09-09T12:03:00Z"/>
              <w:rFonts w:cstheme="minorHAnsi"/>
            </w:rPr>
          </w:rPrChange>
        </w:rPr>
      </w:pPr>
      <w:ins w:id="366" w:author="Enrico Barrozo" w:date="2022-09-09T12:06:00Z">
        <w:r>
          <w:rPr>
            <w:rFonts w:cstheme="minorHAnsi"/>
            <w:i/>
            <w:iCs/>
          </w:rPr>
          <w:t xml:space="preserve">Data and code availability. </w:t>
        </w:r>
        <w:r w:rsidRPr="007E698C">
          <w:rPr>
            <w:rFonts w:cstheme="minorHAnsi"/>
          </w:rPr>
          <w:t xml:space="preserve">Overview of the processing workflow as well as all code used in the execution of the processing pipeline, analysis and visualization </w:t>
        </w:r>
        <w:r>
          <w:rPr>
            <w:rFonts w:cstheme="minorHAnsi"/>
          </w:rPr>
          <w:t xml:space="preserve">R </w:t>
        </w:r>
        <w:r w:rsidRPr="007E698C">
          <w:rPr>
            <w:rFonts w:cstheme="minorHAnsi"/>
          </w:rPr>
          <w:t>scripts, and intermediate files have been made publicly available can be found online at the COV-IRT microbial GitHub repository (</w:t>
        </w:r>
        <w:r>
          <w:fldChar w:fldCharType="begin"/>
        </w:r>
        <w:r>
          <w:instrText xml:space="preserve"> HYPERLINK "https://github.com/COV-IRT/microbial" </w:instrText>
        </w:r>
        <w:r>
          <w:fldChar w:fldCharType="separate"/>
        </w:r>
        <w:r w:rsidRPr="007E698C">
          <w:rPr>
            <w:rStyle w:val="Hyperlink"/>
            <w:rFonts w:cstheme="minorHAnsi"/>
          </w:rPr>
          <w:t>https://github.com/COV-IRT/microbial</w:t>
        </w:r>
        <w:r>
          <w:rPr>
            <w:rStyle w:val="Hyperlink"/>
            <w:rFonts w:cstheme="minorHAnsi"/>
          </w:rPr>
          <w:fldChar w:fldCharType="end"/>
        </w:r>
        <w:r w:rsidRPr="007E698C">
          <w:rPr>
            <w:rFonts w:cstheme="minorHAnsi"/>
          </w:rPr>
          <w:t>) and Open Science Framework (OSF) project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websites.</w:t>
        </w:r>
        <w:r>
          <w:rPr>
            <w:rFonts w:cstheme="minorHAnsi"/>
          </w:rPr>
          <w:t xml:space="preserve"> </w:t>
        </w:r>
        <w:r w:rsidRPr="007E698C">
          <w:rPr>
            <w:rFonts w:cstheme="minorHAnsi"/>
          </w:rPr>
          <w:t xml:space="preserve">The </w:t>
        </w:r>
        <w:proofErr w:type="spellStart"/>
        <w:r w:rsidRPr="007E698C">
          <w:rPr>
            <w:rFonts w:cstheme="minorHAnsi"/>
          </w:rPr>
          <w:t>CoV</w:t>
        </w:r>
        <w:proofErr w:type="spellEnd"/>
        <w:r w:rsidRPr="007E698C">
          <w:rPr>
            <w:rFonts w:cstheme="minorHAnsi"/>
          </w:rPr>
          <w:t xml:space="preserve">-IRT-Micro </w:t>
        </w:r>
        <w:proofErr w:type="spellStart"/>
        <w:r w:rsidRPr="007E698C">
          <w:rPr>
            <w:rFonts w:cstheme="minorHAnsi"/>
          </w:rPr>
          <w:t>conda</w:t>
        </w:r>
        <w:proofErr w:type="spellEnd"/>
        <w:r w:rsidRPr="007E698C">
          <w:rPr>
            <w:rFonts w:cstheme="minorHAnsi"/>
          </w:rPr>
          <w:t xml:space="preserve"> package (</w:t>
        </w:r>
        <w:r>
          <w:fldChar w:fldCharType="begin"/>
        </w:r>
        <w:r>
          <w:instrText xml:space="preserve"> HYPERLINK "https://github.com/AstrobioMike/CoV-IRT-Micro" \h </w:instrText>
        </w:r>
        <w:r>
          <w:fldChar w:fldCharType="separate"/>
        </w:r>
        <w:r w:rsidRPr="007E698C">
          <w:rPr>
            <w:rStyle w:val="Hyperlink"/>
            <w:rFonts w:cstheme="minorHAnsi"/>
          </w:rPr>
          <w:t>https://github.com/AstrobioMike/CoV-IRT-Micro</w:t>
        </w:r>
        <w:r>
          <w:rPr>
            <w:rStyle w:val="Hyperlink"/>
            <w:rFonts w:cstheme="minorHAnsi"/>
          </w:rPr>
          <w:fldChar w:fldCharType="end"/>
        </w:r>
        <w:r w:rsidRPr="007E698C">
          <w:rPr>
            <w:rStyle w:val="Hyperlink"/>
            <w:rFonts w:cstheme="minorHAnsi"/>
            <w:color w:val="auto"/>
            <w:u w:val="none"/>
          </w:rPr>
          <w:t xml:space="preserve">), along with programs modified from the </w:t>
        </w:r>
        <w:r w:rsidRPr="007E698C">
          <w:rPr>
            <w:rStyle w:val="Hyperlink"/>
            <w:rFonts w:cstheme="minorHAnsi"/>
            <w:i/>
            <w:iCs/>
            <w:color w:val="auto"/>
            <w:u w:val="none"/>
          </w:rPr>
          <w:t>bit</w:t>
        </w:r>
        <w:r w:rsidRPr="007E698C">
          <w:rPr>
            <w:rStyle w:val="Hyperlink"/>
            <w:rFonts w:cstheme="minorHAnsi"/>
            <w:color w:val="auto"/>
            <w:u w:val="none"/>
          </w:rPr>
          <w:t xml:space="preserve"> package (</w:t>
        </w:r>
        <w:r>
          <w:rPr>
            <w:rStyle w:val="Hyperlink"/>
            <w:rFonts w:cstheme="minorHAnsi"/>
            <w:color w:val="auto"/>
            <w:u w:val="none"/>
          </w:rPr>
          <w:t>22</w:t>
        </w:r>
        <w:r w:rsidRPr="007E698C">
          <w:rPr>
            <w:rStyle w:val="Hyperlink"/>
            <w:rFonts w:cstheme="minorHAnsi"/>
            <w:color w:val="auto"/>
            <w:u w:val="none"/>
          </w:rPr>
          <w:t>)</w:t>
        </w:r>
        <w:r w:rsidRPr="007E698C">
          <w:rPr>
            <w:rFonts w:cstheme="minorHAnsi"/>
          </w:rPr>
          <w:t xml:space="preserve">, was used to propagate parent GO terms, parse </w:t>
        </w:r>
        <w:proofErr w:type="spellStart"/>
        <w:r w:rsidRPr="007E698C">
          <w:rPr>
            <w:rFonts w:cstheme="minorHAnsi"/>
          </w:rPr>
          <w:t>SeqScreen</w:t>
        </w:r>
        <w:proofErr w:type="spellEnd"/>
        <w:r w:rsidRPr="007E698C">
          <w:rPr>
            <w:rFonts w:cstheme="minorHAnsi"/>
          </w:rPr>
          <w:t xml:space="preserve"> outputs by taxonomic domain, and summarize Kraken2 taxonomic results and </w:t>
        </w:r>
        <w:proofErr w:type="spellStart"/>
        <w:r w:rsidRPr="007E698C">
          <w:rPr>
            <w:rFonts w:cstheme="minorHAnsi"/>
          </w:rPr>
          <w:t>SeqScreen</w:t>
        </w:r>
        <w:proofErr w:type="spellEnd"/>
        <w:r w:rsidRPr="007E698C">
          <w:rPr>
            <w:rFonts w:cstheme="minorHAnsi"/>
          </w:rPr>
          <w:t xml:space="preserve">-reported protein identifiers. </w:t>
        </w:r>
        <w:proofErr w:type="spellStart"/>
        <w:r w:rsidRPr="007E698C">
          <w:rPr>
            <w:rFonts w:cstheme="minorHAnsi"/>
          </w:rPr>
          <w:t>SeqScreen</w:t>
        </w:r>
        <w:proofErr w:type="spellEnd"/>
        <w:r w:rsidRPr="007E698C">
          <w:rPr>
            <w:rFonts w:cstheme="minorHAnsi"/>
          </w:rPr>
          <w:t xml:space="preserve"> matches reads to a reference database of proteins derived from </w:t>
        </w:r>
        <w:proofErr w:type="spellStart"/>
        <w:r w:rsidRPr="007E698C">
          <w:rPr>
            <w:rFonts w:cstheme="minorHAnsi"/>
          </w:rPr>
          <w:t>UniProt</w:t>
        </w:r>
        <w:proofErr w:type="spellEnd"/>
        <w:r w:rsidRPr="007E698C">
          <w:rPr>
            <w:rFonts w:cstheme="minorHAnsi"/>
          </w:rPr>
          <w:t xml:space="preserve">; in cases where we track a specific GO term to its source proteins, we are referring to investigating what the underlying reference proteins to which our reads mapped. Additional information about the commands and versions of the tools used to process raw reads and assign taxonomies and GO terms can be found online on the </w:t>
        </w:r>
        <w:r>
          <w:rPr>
            <w:rFonts w:cstheme="minorHAnsi"/>
          </w:rPr>
          <w:t>O</w:t>
        </w:r>
        <w:r w:rsidRPr="007E698C">
          <w:rPr>
            <w:rFonts w:cstheme="minorHAnsi"/>
          </w:rPr>
          <w:t xml:space="preserve">pen </w:t>
        </w:r>
        <w:r>
          <w:rPr>
            <w:rFonts w:cstheme="minorHAnsi"/>
          </w:rPr>
          <w:t>S</w:t>
        </w:r>
        <w:r w:rsidRPr="007E698C">
          <w:rPr>
            <w:rFonts w:cstheme="minorHAnsi"/>
          </w:rPr>
          <w:t xml:space="preserve">cience </w:t>
        </w:r>
        <w:r>
          <w:rPr>
            <w:rFonts w:cstheme="minorHAnsi"/>
          </w:rPr>
          <w:t>F</w:t>
        </w:r>
        <w:r w:rsidRPr="007E698C">
          <w:rPr>
            <w:rFonts w:cstheme="minorHAnsi"/>
          </w:rPr>
          <w:t>ramework (OSF) project website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xml:space="preserve">). </w:t>
        </w:r>
      </w:ins>
    </w:p>
    <w:p w14:paraId="5DBDE08D" w14:textId="230E90E4" w:rsidR="00115EC0" w:rsidRPr="007E698C" w:rsidDel="00625FBA" w:rsidRDefault="005F7B03" w:rsidP="00072444">
      <w:pPr>
        <w:pStyle w:val="EndNoteBibliography"/>
        <w:spacing w:after="240" w:line="480" w:lineRule="auto"/>
        <w:jc w:val="both"/>
        <w:rPr>
          <w:del w:id="367" w:author="Enrico Barrozo" w:date="2022-09-09T12:03:00Z"/>
          <w:rFonts w:asciiTheme="minorHAnsi" w:hAnsiTheme="minorHAnsi" w:cstheme="minorHAnsi"/>
        </w:rPr>
      </w:pPr>
      <w:del w:id="368" w:author="Enrico Barrozo" w:date="2022-09-09T12:03:00Z">
        <w:r w:rsidRPr="007E698C" w:rsidDel="00625FBA">
          <w:rPr>
            <w:rFonts w:cstheme="minorHAnsi"/>
          </w:rPr>
          <w:delText xml:space="preserve">Overview of the processing workflow as well as all code used in the execution of the processing pipeline, analysis and visualization </w:delText>
        </w:r>
        <w:r w:rsidR="008D45FE" w:rsidDel="00625FBA">
          <w:rPr>
            <w:rFonts w:cstheme="minorHAnsi"/>
          </w:rPr>
          <w:delText xml:space="preserve">R </w:delText>
        </w:r>
        <w:r w:rsidRPr="007E698C" w:rsidDel="00625FBA">
          <w:rPr>
            <w:rFonts w:cstheme="minorHAnsi"/>
          </w:rPr>
          <w:delText>scripts, and intermediate files</w:delText>
        </w:r>
        <w:r w:rsidR="00017B48" w:rsidRPr="007E698C" w:rsidDel="00625FBA">
          <w:rPr>
            <w:rFonts w:cstheme="minorHAnsi"/>
          </w:rPr>
          <w:delText xml:space="preserve"> </w:delText>
        </w:r>
        <w:r w:rsidRPr="007E698C" w:rsidDel="00625FBA">
          <w:rPr>
            <w:rFonts w:cstheme="minorHAnsi"/>
          </w:rPr>
          <w:delText xml:space="preserve">have been made publicly available </w:delText>
        </w:r>
        <w:r w:rsidR="00017B48" w:rsidRPr="007E698C" w:rsidDel="00625FBA">
          <w:rPr>
            <w:rFonts w:cstheme="minorHAnsi"/>
          </w:rPr>
          <w:delText xml:space="preserve">can be found </w:delText>
        </w:r>
        <w:r w:rsidR="00017B48" w:rsidRPr="007E698C" w:rsidDel="00625FBA">
          <w:rPr>
            <w:rFonts w:cstheme="minorHAnsi"/>
          </w:rPr>
          <w:lastRenderedPageBreak/>
          <w:delText xml:space="preserve">online </w:delText>
        </w:r>
        <w:r w:rsidRPr="007E698C" w:rsidDel="00625FBA">
          <w:rPr>
            <w:rFonts w:cstheme="minorHAnsi"/>
          </w:rPr>
          <w:delText xml:space="preserve">at the COV-IRT microbial </w:delText>
        </w:r>
        <w:r w:rsidR="00535A0B" w:rsidRPr="007E698C" w:rsidDel="00625FBA">
          <w:rPr>
            <w:rFonts w:cstheme="minorHAnsi"/>
          </w:rPr>
          <w:delText>G</w:delText>
        </w:r>
        <w:r w:rsidRPr="007E698C" w:rsidDel="00625FBA">
          <w:rPr>
            <w:rFonts w:cstheme="minorHAnsi"/>
          </w:rPr>
          <w:delText>it</w:delText>
        </w:r>
        <w:r w:rsidR="00535A0B" w:rsidRPr="007E698C" w:rsidDel="00625FBA">
          <w:rPr>
            <w:rFonts w:cstheme="minorHAnsi"/>
          </w:rPr>
          <w:delText>H</w:delText>
        </w:r>
        <w:r w:rsidRPr="007E698C" w:rsidDel="00625FBA">
          <w:rPr>
            <w:rFonts w:cstheme="minorHAnsi"/>
          </w:rPr>
          <w:delText>ub</w:delText>
        </w:r>
        <w:r w:rsidR="00535A0B" w:rsidRPr="007E698C" w:rsidDel="00625FBA">
          <w:rPr>
            <w:rFonts w:cstheme="minorHAnsi"/>
          </w:rPr>
          <w:delText xml:space="preserve"> repository</w:delText>
        </w:r>
        <w:r w:rsidRPr="007E698C" w:rsidDel="00625FBA">
          <w:rPr>
            <w:rFonts w:cstheme="minorHAnsi"/>
          </w:rPr>
          <w:delText xml:space="preserve"> </w:delText>
        </w:r>
        <w:r w:rsidR="00017B48" w:rsidRPr="007E698C" w:rsidDel="00625FBA">
          <w:rPr>
            <w:rFonts w:cstheme="minorHAnsi"/>
          </w:rPr>
          <w:delText>(</w:delText>
        </w:r>
        <w:r w:rsidDel="00625FBA">
          <w:fldChar w:fldCharType="begin"/>
        </w:r>
        <w:r w:rsidDel="00625FBA">
          <w:delInstrText xml:space="preserve"> HYPERLINK "https://github.com/COV-IRT/microbial" </w:delInstrText>
        </w:r>
        <w:r w:rsidDel="00625FBA">
          <w:fldChar w:fldCharType="separate"/>
        </w:r>
        <w:r w:rsidR="00523EE1" w:rsidRPr="007E698C" w:rsidDel="00625FBA">
          <w:rPr>
            <w:rStyle w:val="Hyperlink"/>
            <w:rFonts w:cstheme="minorHAnsi"/>
          </w:rPr>
          <w:delText>https://github.com/COV-IRT/microbial</w:delText>
        </w:r>
        <w:r w:rsidDel="00625FBA">
          <w:rPr>
            <w:rStyle w:val="Hyperlink"/>
            <w:rFonts w:cstheme="minorHAnsi"/>
          </w:rPr>
          <w:fldChar w:fldCharType="end"/>
        </w:r>
        <w:r w:rsidR="00017B48" w:rsidRPr="007E698C" w:rsidDel="00625FBA">
          <w:rPr>
            <w:rFonts w:cstheme="minorHAnsi"/>
          </w:rPr>
          <w:delText>)</w:delText>
        </w:r>
        <w:r w:rsidR="00523EE1" w:rsidRPr="007E698C" w:rsidDel="00625FBA">
          <w:rPr>
            <w:rFonts w:cstheme="minorHAnsi"/>
          </w:rPr>
          <w:delText xml:space="preserve"> and </w:delText>
        </w:r>
        <w:r w:rsidR="00535A0B" w:rsidRPr="007E698C" w:rsidDel="00625FBA">
          <w:rPr>
            <w:rFonts w:cstheme="minorHAnsi"/>
          </w:rPr>
          <w:delText>O</w:delText>
        </w:r>
        <w:r w:rsidR="00523EE1" w:rsidRPr="007E698C" w:rsidDel="00625FBA">
          <w:rPr>
            <w:rFonts w:cstheme="minorHAnsi"/>
          </w:rPr>
          <w:delText xml:space="preserve">pen </w:delText>
        </w:r>
        <w:r w:rsidR="00535A0B" w:rsidRPr="007E698C" w:rsidDel="00625FBA">
          <w:rPr>
            <w:rFonts w:cstheme="minorHAnsi"/>
          </w:rPr>
          <w:delText>S</w:delText>
        </w:r>
        <w:r w:rsidR="00523EE1" w:rsidRPr="007E698C" w:rsidDel="00625FBA">
          <w:rPr>
            <w:rFonts w:cstheme="minorHAnsi"/>
          </w:rPr>
          <w:delText xml:space="preserve">cience </w:delText>
        </w:r>
        <w:r w:rsidR="00535A0B" w:rsidRPr="007E698C" w:rsidDel="00625FBA">
          <w:rPr>
            <w:rFonts w:cstheme="minorHAnsi"/>
          </w:rPr>
          <w:delText>F</w:delText>
        </w:r>
        <w:r w:rsidR="00523EE1" w:rsidRPr="007E698C" w:rsidDel="00625FBA">
          <w:rPr>
            <w:rFonts w:cstheme="minorHAnsi"/>
          </w:rPr>
          <w:delText>ramework (OSF) project (</w:delText>
        </w:r>
        <w:r w:rsidDel="00625FBA">
          <w:fldChar w:fldCharType="begin"/>
        </w:r>
        <w:r w:rsidDel="00625FBA">
          <w:delInstrText xml:space="preserve"> HYPERLINK "https://osf.io/7nrd3/" \h </w:delInstrText>
        </w:r>
        <w:r w:rsidDel="00625FBA">
          <w:fldChar w:fldCharType="separate"/>
        </w:r>
        <w:r w:rsidR="00523EE1" w:rsidRPr="007E698C" w:rsidDel="00625FBA">
          <w:rPr>
            <w:rStyle w:val="Hyperlink"/>
            <w:rFonts w:cstheme="minorHAnsi"/>
          </w:rPr>
          <w:delText>https://osf.io/7nrd3/</w:delText>
        </w:r>
        <w:r w:rsidDel="00625FBA">
          <w:rPr>
            <w:rStyle w:val="Hyperlink"/>
            <w:rFonts w:cstheme="minorHAnsi"/>
          </w:rPr>
          <w:fldChar w:fldCharType="end"/>
        </w:r>
        <w:r w:rsidR="00523EE1" w:rsidRPr="007E698C" w:rsidDel="00625FBA">
          <w:rPr>
            <w:rFonts w:cstheme="minorHAnsi"/>
          </w:rPr>
          <w:delText>) websites.</w:delText>
        </w:r>
        <w:r w:rsidR="001713FB" w:rsidDel="00625FBA">
          <w:rPr>
            <w:rFonts w:cstheme="minorHAnsi"/>
          </w:rPr>
          <w:delText xml:space="preserve"> </w:delText>
        </w:r>
      </w:del>
    </w:p>
    <w:p w14:paraId="18B10751" w14:textId="77777777" w:rsidR="00C53451" w:rsidRPr="007E698C" w:rsidRDefault="00C53451" w:rsidP="00072444">
      <w:pPr>
        <w:spacing w:line="480" w:lineRule="auto"/>
        <w:jc w:val="both"/>
        <w:rPr>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356550E2" w:rsidR="00115EC0" w:rsidRPr="007E698C" w:rsidRDefault="00017B48" w:rsidP="00072444">
      <w:pPr>
        <w:spacing w:line="480" w:lineRule="auto"/>
        <w:jc w:val="both"/>
        <w:rPr>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w:t>
      </w:r>
      <w:commentRangeStart w:id="369"/>
      <w:r w:rsidRPr="007E698C">
        <w:rPr>
          <w:rFonts w:eastAsia="Times New Roman" w:cstheme="minorHAnsi"/>
          <w:color w:val="000000"/>
        </w:rPr>
        <w:t xml:space="preserve">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commentRangeEnd w:id="369"/>
      <w:r w:rsidR="00DC608E">
        <w:rPr>
          <w:rStyle w:val="CommentReference"/>
        </w:rPr>
        <w:commentReference w:id="369"/>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370"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370"/>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2</w:t>
      </w:r>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Table 3</w:t>
      </w:r>
      <w:r w:rsidRPr="007E698C">
        <w:rPr>
          <w:rFonts w:cs="Calibri"/>
        </w:rPr>
        <w:fldChar w:fldCharType="end"/>
      </w:r>
      <w:r w:rsidRPr="007E698C">
        <w:rPr>
          <w:rFonts w:cstheme="minorHAnsi"/>
        </w:rPr>
        <w:t xml:space="preserve">). Significant GO terms were </w:t>
      </w:r>
      <w:bookmarkStart w:id="371"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371"/>
      <w:r w:rsidRPr="00826F33">
        <w:rPr>
          <w:rFonts w:cstheme="minorHAnsi"/>
        </w:rPr>
        <w:t>] (</w:t>
      </w:r>
      <w:r w:rsidR="00776D57" w:rsidRPr="00826F33">
        <w:rPr>
          <w:rFonts w:cstheme="minorHAnsi"/>
        </w:rPr>
        <w:t xml:space="preserve">Figure 1, </w:t>
      </w:r>
      <w:r w:rsidRPr="00826F33">
        <w:rPr>
          <w:rFonts w:cstheme="minorHAnsi"/>
        </w:rPr>
        <w:t>Suppl. Table 3).</w:t>
      </w:r>
    </w:p>
    <w:p w14:paraId="74219568" w14:textId="77777777" w:rsidR="00E76084" w:rsidRPr="007E698C" w:rsidRDefault="00E76084">
      <w:pPr>
        <w:spacing w:after="0" w:line="240" w:lineRule="auto"/>
        <w:rPr>
          <w:rFonts w:cstheme="minorHAnsi"/>
        </w:rPr>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18"/>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77777777" w:rsidR="001444D0" w:rsidRPr="004E359E" w:rsidRDefault="001444D0" w:rsidP="00CF6FE8">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" o:allowincell="f" stroked="f" strokeweight="0">
                <v:textbox style="mso-fit-shape-to-text:t" inset="0,0,0,0">
                  <w:txbxContent>
                    <w:p w14:paraId="2E72CE4D" w14:textId="77777777" w:rsidR="001444D0" w:rsidRPr="004E359E" w:rsidRDefault="001444D0" w:rsidP="00CF6FE8">
                      <w:pPr>
                        <w:pStyle w:val="Caption"/>
                      </w:pPr>
                      <w:r>
                        <w:t xml:space="preserve">Figure </w:t>
                      </w:r>
                      <w:r>
                        <w:fldChar w:fldCharType="begin"/>
                      </w:r>
                      <w:r>
                        <w:instrText>SEQ Figure \* ARABIC</w:instrText>
                      </w:r>
                      <w:r>
                        <w:fldChar w:fldCharType="separate"/>
                      </w:r>
                      <w:r>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r w:rsidRPr="00F87C10">
                        <w:rPr>
                          <w:bCs/>
                        </w:rPr>
                        <w:t xml:space="preserve">Rows are sorted by parental GO terms (depth=1), and columns are clustered by Euclidean distance using ward D2 clustering. Comparisons were conducted using MaAsLin2, controlling for publication and patient ID with </w:t>
                      </w:r>
                      <w:proofErr w:type="spellStart"/>
                      <w:r w:rsidRPr="00F87C10">
                        <w:rPr>
                          <w:bCs/>
                        </w:rPr>
                        <w:t>Benjamini</w:t>
                      </w:r>
                      <w:proofErr w:type="spellEnd"/>
                      <w:r w:rsidRPr="00F87C10">
                        <w:rPr>
                          <w:bCs/>
                        </w:rPr>
                        <w:t xml:space="preserve"> Hochberg multiple test comparison (q&lt;0.05).</w:t>
                      </w:r>
                    </w:p>
                  </w:txbxContent>
                </v:textbox>
                <w10:wrap type="topAndBottom" anchorx="margin"/>
              </v:rect>
            </w:pict>
          </mc:Fallback>
        </mc:AlternateContent>
      </w:r>
    </w:p>
    <w:p w14:paraId="3F804ED3" w14:textId="77777777" w:rsidR="00285B47" w:rsidRPr="007E698C" w:rsidRDefault="00285B47" w:rsidP="00CF6FE8">
      <w:pPr>
        <w:pStyle w:val="Caption"/>
      </w:pPr>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2</w:t>
      </w:r>
      <w:r w:rsidRPr="007E698C">
        <w:fldChar w:fldCharType="end"/>
      </w:r>
      <w:r w:rsidRPr="007E698C">
        <w:t xml:space="preserve">. MaAsLin2-Derived Significant Gene Ontologies Associated with COVID-19 (n=32) when Compared to the Community Acquired Pneumonia (n=25) Cohort. </w:t>
      </w:r>
      <w:r w:rsidRPr="007E698C">
        <w:rPr>
          <w:bCs/>
        </w:rPr>
        <w:t xml:space="preserve">Comparisons were conducted using compositional transformed and CLR normalized count matrices, controlled for the random effects of publication and patient, and adjusted for multiple test comparisons using the </w:t>
      </w:r>
      <w:proofErr w:type="spellStart"/>
      <w:r w:rsidRPr="007E698C">
        <w:rPr>
          <w:bCs/>
        </w:rPr>
        <w:t>Benajmini</w:t>
      </w:r>
      <w:proofErr w:type="spellEnd"/>
      <w:r w:rsidRPr="007E698C">
        <w:rPr>
          <w:bCs/>
        </w:rPr>
        <w:t xml:space="preserve">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88"/>
        <w:gridCol w:w="787"/>
        <w:gridCol w:w="722"/>
        <w:gridCol w:w="718"/>
      </w:tblGrid>
      <w:tr w:rsidR="00285B47" w:rsidRPr="007E698C" w14:paraId="0ABB1674" w14:textId="77777777" w:rsidTr="007E2E81">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88"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787" w:type="dxa"/>
            <w:tcBorders>
              <w:bottom w:val="single" w:sz="4" w:space="0" w:color="000000"/>
            </w:tcBorders>
            <w:shd w:val="clear" w:color="auto" w:fill="auto"/>
            <w:vAlign w:val="center"/>
          </w:tcPr>
          <w:p w14:paraId="264987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2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7E2E81" w:rsidRPr="007E698C" w14:paraId="1A705E5A" w14:textId="77777777" w:rsidTr="00C96956">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2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7E2E81">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2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C96956">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2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7E2E81">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C96956">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7E2E81">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2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C96956">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2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7E2E81">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C96956">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7E2E81">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2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C96956">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2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7E2E81">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C96956">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proofErr w:type="spellStart"/>
            <w:r w:rsidRPr="007E698C">
              <w:rPr>
                <w:rFonts w:eastAsia="Times New Roman" w:cstheme="minorHAnsi"/>
                <w:color w:val="000000"/>
                <w:sz w:val="18"/>
                <w:szCs w:val="18"/>
              </w:rPr>
              <w:t>nucleotidyltransferase</w:t>
            </w:r>
            <w:proofErr w:type="spellEnd"/>
            <w:r w:rsidRPr="007E698C">
              <w:rPr>
                <w:rFonts w:eastAsia="Times New Roman" w:cstheme="minorHAnsi"/>
                <w:color w:val="000000"/>
                <w:sz w:val="18"/>
                <w:szCs w:val="18"/>
              </w:rPr>
              <w:t xml:space="preserv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72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7E2E81">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C96956">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2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7E2E81">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C96956">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7E2E81">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C96956">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7E2E81">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72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7777777" w:rsidR="00BE5532" w:rsidRPr="007E698C" w:rsidRDefault="00BE5532" w:rsidP="00CF6FE8">
      <w:pPr>
        <w:pStyle w:val="Caption"/>
        <w:rPr>
          <w:bCs/>
        </w:rPr>
      </w:pPr>
      <w:bookmarkStart w:id="372" w:name="_Hlk90291981"/>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3</w:t>
      </w:r>
      <w:r w:rsidRPr="007E698C">
        <w:fldChar w:fldCharType="end"/>
      </w:r>
      <w:r w:rsidRPr="007E698C">
        <w:t xml:space="preserve">. MaAsLin2-Derived Significant Gene Ontologies Associated with COVID-19 (n=32) when Compared to the Uninfected (n=29) Cohort. </w:t>
      </w:r>
      <w:r w:rsidRPr="007E698C">
        <w:rPr>
          <w:bCs/>
        </w:rPr>
        <w:t>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N.not.0</w:t>
            </w:r>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373"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373"/>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15EBFECB" w14:textId="694C454B" w:rsidR="00CB1111" w:rsidRPr="007E698C" w:rsidRDefault="00CB1111" w:rsidP="00CB1111">
      <w:pPr>
        <w:spacing w:after="0" w:line="480" w:lineRule="auto"/>
        <w:rPr>
          <w:rFonts w:cstheme="minorHAnsi"/>
        </w:rPr>
        <w:sectPr w:rsidR="00CB1111" w:rsidRPr="007E698C" w:rsidSect="002A5BAE">
          <w:pgSz w:w="12240" w:h="15840"/>
          <w:pgMar w:top="1440" w:right="1440" w:bottom="1440" w:left="1440" w:header="0" w:footer="0" w:gutter="0"/>
          <w:lnNumType w:countBy="1" w:distance="283" w:restart="continuous"/>
          <w:cols w:space="720"/>
          <w:formProt w:val="0"/>
          <w:docGrid w:linePitch="360" w:charSpace="4096"/>
        </w:sectPr>
      </w:pPr>
      <w:commentRangeStart w:id="374"/>
      <w:r w:rsidRPr="007E698C">
        <w:rPr>
          <w:rFonts w:cstheme="minorHAnsi"/>
        </w:rPr>
        <w:t xml:space="preserve">Taxonomic </w:t>
      </w:r>
      <w:commentRangeEnd w:id="374"/>
      <w:r w:rsidR="00A711DA">
        <w:rPr>
          <w:rStyle w:val="CommentReference"/>
        </w:rPr>
        <w:commentReference w:id="374"/>
      </w:r>
      <w:r w:rsidRPr="007E698C">
        <w:rPr>
          <w:rFonts w:cstheme="minorHAnsi"/>
        </w:rPr>
        <w:t xml:space="preserve">comparisons of the COVID-19 cohort to uninfected and CAP cohorts revealed a statistically significant </w:t>
      </w:r>
      <w:commentRangeStart w:id="375"/>
      <w:r w:rsidRPr="007E698C">
        <w:rPr>
          <w:rFonts w:cstheme="minorHAnsi"/>
        </w:rPr>
        <w:t xml:space="preserve">decrease </w:t>
      </w:r>
      <w:commentRangeEnd w:id="375"/>
      <w:r w:rsidR="00953082">
        <w:rPr>
          <w:rStyle w:val="CommentReference"/>
        </w:rPr>
        <w:commentReference w:id="375"/>
      </w:r>
      <w:r w:rsidRPr="007E698C">
        <w:rPr>
          <w:rFonts w:cstheme="minorHAnsi"/>
        </w:rPr>
        <w:t xml:space="preserve">of several microbial genera within the phylum of Proteobacteria, including those of the families </w:t>
      </w:r>
      <w:proofErr w:type="spellStart"/>
      <w:r w:rsidRPr="007E698C">
        <w:rPr>
          <w:rFonts w:cstheme="minorHAnsi"/>
          <w:i/>
          <w:iCs/>
        </w:rPr>
        <w:t>Sphingomonadaceae</w:t>
      </w:r>
      <w:proofErr w:type="spellEnd"/>
      <w:r w:rsidRPr="007E698C">
        <w:rPr>
          <w:rFonts w:cstheme="minorHAnsi"/>
        </w:rPr>
        <w:t xml:space="preserve"> (i.e., </w:t>
      </w:r>
      <w:proofErr w:type="spellStart"/>
      <w:r w:rsidRPr="007E698C">
        <w:rPr>
          <w:rFonts w:cstheme="minorHAnsi"/>
          <w:i/>
          <w:iCs/>
        </w:rPr>
        <w:t>Sphingobium</w:t>
      </w:r>
      <w:proofErr w:type="spellEnd"/>
      <w:r w:rsidRPr="007E698C">
        <w:rPr>
          <w:rFonts w:cstheme="minorHAnsi"/>
        </w:rPr>
        <w:t xml:space="preserve">, </w:t>
      </w:r>
      <w:proofErr w:type="spellStart"/>
      <w:r w:rsidRPr="007E698C">
        <w:rPr>
          <w:rFonts w:cstheme="minorHAnsi"/>
          <w:i/>
          <w:iCs/>
        </w:rPr>
        <w:t>Sphingopyxis</w:t>
      </w:r>
      <w:proofErr w:type="spellEnd"/>
      <w:r w:rsidRPr="007E698C">
        <w:rPr>
          <w:rFonts w:cstheme="minorHAnsi"/>
        </w:rPr>
        <w:t xml:space="preserve">, </w:t>
      </w:r>
      <w:proofErr w:type="spellStart"/>
      <w:r w:rsidRPr="007E698C">
        <w:rPr>
          <w:rFonts w:cstheme="minorHAnsi"/>
          <w:i/>
          <w:iCs/>
        </w:rPr>
        <w:t>Sphingomonas</w:t>
      </w:r>
      <w:proofErr w:type="spellEnd"/>
      <w:r w:rsidRPr="007E698C">
        <w:rPr>
          <w:rFonts w:cstheme="minorHAnsi"/>
        </w:rPr>
        <w:t xml:space="preserve">) and </w:t>
      </w:r>
      <w:proofErr w:type="spellStart"/>
      <w:r w:rsidRPr="007E698C">
        <w:rPr>
          <w:rFonts w:cstheme="minorHAnsi"/>
          <w:i/>
          <w:iCs/>
        </w:rPr>
        <w:t>Rhodobacteraceae</w:t>
      </w:r>
      <w:proofErr w:type="spellEnd"/>
      <w:r w:rsidRPr="007E698C">
        <w:rPr>
          <w:rFonts w:cstheme="minorHAnsi"/>
        </w:rPr>
        <w:t xml:space="preserve"> (i.e., </w:t>
      </w:r>
      <w:proofErr w:type="spellStart"/>
      <w:r w:rsidRPr="007E698C">
        <w:rPr>
          <w:rFonts w:cstheme="minorHAnsi"/>
          <w:i/>
          <w:iCs/>
        </w:rPr>
        <w:t>Paracoccus</w:t>
      </w:r>
      <w:proofErr w:type="spellEnd"/>
      <w:r w:rsidRPr="007E698C">
        <w:rPr>
          <w:rFonts w:cstheme="minorHAnsi"/>
        </w:rPr>
        <w:t>) (</w:t>
      </w:r>
      <w:commentRangeStart w:id="376"/>
      <w:r w:rsidRPr="007E698C">
        <w:rPr>
          <w:rFonts w:cstheme="minorHAnsi"/>
        </w:rPr>
        <w:t xml:space="preserve">Figure </w:t>
      </w:r>
      <w:commentRangeEnd w:id="376"/>
      <w:r w:rsidR="004713B0">
        <w:rPr>
          <w:rStyle w:val="CommentReference"/>
        </w:rPr>
        <w:commentReference w:id="376"/>
      </w:r>
      <w:r w:rsidRPr="007E698C">
        <w:rPr>
          <w:rFonts w:cstheme="minorHAnsi"/>
        </w:rPr>
        <w:t xml:space="preserve">2, Table </w:t>
      </w:r>
      <w:r w:rsidR="0064363A" w:rsidRPr="007E698C">
        <w:rPr>
          <w:rFonts w:cstheme="minorHAnsi"/>
        </w:rPr>
        <w:t>4</w:t>
      </w:r>
      <w:r w:rsidRPr="007E698C">
        <w:rPr>
          <w:rFonts w:cstheme="minorHAnsi"/>
        </w:rPr>
        <w:t xml:space="preserve">). This included several species belonging to the genus </w:t>
      </w:r>
      <w:proofErr w:type="spellStart"/>
      <w:r w:rsidRPr="007E698C">
        <w:rPr>
          <w:rFonts w:cstheme="minorHAnsi"/>
          <w:i/>
          <w:iCs/>
        </w:rPr>
        <w:t>Sphingomonas</w:t>
      </w:r>
      <w:proofErr w:type="spellEnd"/>
      <w:r w:rsidRPr="007E698C">
        <w:rPr>
          <w:rFonts w:cstheme="minorHAnsi"/>
        </w:rPr>
        <w:t xml:space="preserve"> among BALF specimens from COVID-19 patients when compared to both the uninfected (p&lt;0.0001, q &lt;0.001) and CAP cohorts (p&lt;0.005, q &lt;0.05) (</w:t>
      </w:r>
      <w:r w:rsidRPr="00830D6C">
        <w:rPr>
          <w:rFonts w:cstheme="minorHAnsi"/>
        </w:rPr>
        <w:t xml:space="preserve">Suppl. </w:t>
      </w:r>
      <w:commentRangeStart w:id="377"/>
      <w:r w:rsidRPr="00830D6C">
        <w:rPr>
          <w:rFonts w:cstheme="minorHAnsi"/>
        </w:rPr>
        <w:t xml:space="preserve">Table </w:t>
      </w:r>
      <w:commentRangeEnd w:id="377"/>
      <w:r w:rsidR="000C4A26">
        <w:rPr>
          <w:rStyle w:val="CommentReference"/>
        </w:rPr>
        <w:commentReference w:id="377"/>
      </w:r>
      <w:r w:rsidR="00830D6C" w:rsidRPr="00830D6C">
        <w:rPr>
          <w:rFonts w:cstheme="minorHAnsi"/>
        </w:rPr>
        <w:t>6</w:t>
      </w:r>
      <w:r w:rsidRPr="007E698C">
        <w:rPr>
          <w:rFonts w:cstheme="minorHAnsi"/>
        </w:rPr>
        <w:t xml:space="preserve">). An analysis of the most common </w:t>
      </w:r>
      <w:proofErr w:type="spellStart"/>
      <w:r w:rsidRPr="007E698C">
        <w:rPr>
          <w:rFonts w:cstheme="minorHAnsi"/>
        </w:rPr>
        <w:t>SeqScreen</w:t>
      </w:r>
      <w:proofErr w:type="spellEnd"/>
      <w:r w:rsidRPr="007E698C">
        <w:rPr>
          <w:rFonts w:cstheme="minorHAnsi"/>
        </w:rPr>
        <w:t xml:space="preserve"> outputs taxonomically classified as </w:t>
      </w:r>
      <w:proofErr w:type="spellStart"/>
      <w:r w:rsidRPr="007E698C">
        <w:rPr>
          <w:rFonts w:cstheme="minorHAnsi"/>
          <w:i/>
          <w:iCs/>
        </w:rPr>
        <w:t>Sphingomonas</w:t>
      </w:r>
      <w:proofErr w:type="spellEnd"/>
      <w:r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bookmarkEnd w:id="372"/>
    <w:p w14:paraId="199A6826" w14:textId="374F0227" w:rsidR="006E3400" w:rsidRPr="007E698C" w:rsidRDefault="0065779A"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sidRPr="007E698C">
        <w:rPr>
          <w:noProof/>
        </w:rPr>
        <w:lastRenderedPageBreak/>
        <w:drawing>
          <wp:anchor distT="0" distB="0" distL="114300" distR="114300" simplePos="0" relativeHeight="251663360" behindDoc="1" locked="0" layoutInCell="0" allowOverlap="1" wp14:anchorId="4093375D" wp14:editId="03E6D37D">
            <wp:simplePos x="0" y="0"/>
            <wp:positionH relativeFrom="margin">
              <wp:posOffset>-327660</wp:posOffset>
            </wp:positionH>
            <wp:positionV relativeFrom="paragraph">
              <wp:posOffset>612</wp:posOffset>
            </wp:positionV>
            <wp:extent cx="6012815" cy="6012815"/>
            <wp:effectExtent l="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a:stretch>
                      <a:fillRect/>
                    </a:stretch>
                  </pic:blipFill>
                  <pic:spPr bwMode="auto">
                    <a:xfrm>
                      <a:off x="0" y="0"/>
                      <a:ext cx="6012815" cy="6012815"/>
                    </a:xfrm>
                    <a:prstGeom prst="rect">
                      <a:avLst/>
                    </a:prstGeom>
                  </pic:spPr>
                </pic:pic>
              </a:graphicData>
            </a:graphic>
            <wp14:sizeRelH relativeFrom="margin">
              <wp14:pctWidth>0</wp14:pctWidth>
            </wp14:sizeRelH>
            <wp14:sizeRelV relativeFrom="margin">
              <wp14:pctHeight>0</wp14:pctHeight>
            </wp14:sizeRelV>
          </wp:anchor>
        </w:drawing>
      </w:r>
      <w:r w:rsidRPr="007E698C">
        <w:rPr>
          <w:noProof/>
        </w:rPr>
        <mc:AlternateContent>
          <mc:Choice Requires="wps">
            <w:drawing>
              <wp:anchor distT="0" distB="0" distL="114300" distR="113665" simplePos="0" relativeHeight="251665408" behindDoc="1" locked="0" layoutInCell="0" allowOverlap="1" wp14:anchorId="68B5C8C0" wp14:editId="6151FF11">
                <wp:simplePos x="0" y="0"/>
                <wp:positionH relativeFrom="page">
                  <wp:posOffset>737870</wp:posOffset>
                </wp:positionH>
                <wp:positionV relativeFrom="paragraph">
                  <wp:posOffset>6112656</wp:posOffset>
                </wp:positionV>
                <wp:extent cx="6120130" cy="2114026"/>
                <wp:effectExtent l="0" t="0" r="1270" b="0"/>
                <wp:wrapTopAndBottom/>
                <wp:docPr id="16" name="Text Box 17"/>
                <wp:cNvGraphicFramePr/>
                <a:graphic xmlns:a="http://schemas.openxmlformats.org/drawingml/2006/main">
                  <a:graphicData uri="http://schemas.microsoft.com/office/word/2010/wordprocessingShape">
                    <wps:wsp>
                      <wps:cNvSpPr/>
                      <wps:spPr>
                        <a:xfrm>
                          <a:off x="0" y="0"/>
                          <a:ext cx="6120130" cy="2114026"/>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7777777" w:rsidR="00031657" w:rsidRDefault="00031657" w:rsidP="00CF6FE8">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proofErr w:type="spellStart"/>
                            <w:r w:rsidRPr="004776AC">
                              <w:rPr>
                                <w:bCs/>
                                <w:i/>
                                <w:szCs w:val="24"/>
                              </w:rPr>
                              <w:t>Sphingomonas</w:t>
                            </w:r>
                            <w:proofErr w:type="spellEnd"/>
                            <w:r w:rsidRPr="004776AC">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Default="00031657" w:rsidP="00031657"/>
                          <w:p w14:paraId="665847B5" w14:textId="77777777" w:rsidR="00031657" w:rsidRPr="00B301F7" w:rsidRDefault="00031657" w:rsidP="00031657"/>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1pt;margin-top:481.3pt;width:481.9pt;height:166.4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" o:allowincell="f" stroked="f" strokeweight="0">
                <v:textbox inset="0,0,0,0">
                  <w:txbxContent>
                    <w:p w14:paraId="1BDA000C" w14:textId="77777777" w:rsidR="00031657" w:rsidRDefault="00031657" w:rsidP="00CF6FE8">
                      <w:pPr>
                        <w:pStyle w:val="Caption"/>
                        <w:rPr>
                          <w:bCs/>
                        </w:rPr>
                      </w:pPr>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increases (green) identified in log2 median ratio of several species belonging to the genus </w:t>
                      </w:r>
                      <w:proofErr w:type="spellStart"/>
                      <w:r w:rsidRPr="004776AC">
                        <w:rPr>
                          <w:bCs/>
                          <w:i/>
                          <w:szCs w:val="24"/>
                        </w:rPr>
                        <w:t>Sphingomonas</w:t>
                      </w:r>
                      <w:proofErr w:type="spellEnd"/>
                      <w:r w:rsidRPr="004776AC">
                        <w:rPr>
                          <w:bCs/>
                          <w:szCs w:val="24"/>
                        </w:rPr>
                        <w:t xml:space="preserve"> when comparing the COVID-19 to the uninfected cohort (top left) and decreases (brown) when comparing the uninfected cohort to the Community Acquired Pneumonia (CAP) cohort (bottom right).</w:t>
                      </w:r>
                    </w:p>
                    <w:p w14:paraId="15407F17" w14:textId="77777777" w:rsidR="00031657" w:rsidRDefault="00031657" w:rsidP="00031657"/>
                    <w:p w14:paraId="665847B5" w14:textId="77777777" w:rsidR="00031657" w:rsidRPr="00B301F7" w:rsidRDefault="00031657" w:rsidP="00031657"/>
                  </w:txbxContent>
                </v:textbox>
                <w10:wrap type="topAndBottom" anchorx="page"/>
              </v:rect>
            </w:pict>
          </mc:Fallback>
        </mc:AlternateContent>
      </w:r>
    </w:p>
    <w:p w14:paraId="2C413505" w14:textId="5995F181" w:rsidR="00CB1111" w:rsidRPr="007E698C" w:rsidRDefault="00CB1111" w:rsidP="00CF6FE8">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r w:rsidRPr="007E698C">
        <w:rPr>
          <w:bCs/>
        </w:rPr>
        <w:t xml:space="preserve">Values depicted in the table are mean values at the genus level for taxa that containing &gt;10 species level significant </w:t>
      </w:r>
      <w:r w:rsidRPr="00D037DD">
        <w:rPr>
          <w:bCs/>
        </w:rPr>
        <w:t xml:space="preserve">comparisons with a </w:t>
      </w:r>
      <w:proofErr w:type="spellStart"/>
      <w:r w:rsidRPr="00D037DD">
        <w:rPr>
          <w:bCs/>
        </w:rPr>
        <w:t>qvalue</w:t>
      </w:r>
      <w:proofErr w:type="spellEnd"/>
      <w:r w:rsidRPr="00D037DD">
        <w:rPr>
          <w:bCs/>
        </w:rPr>
        <w:t xml:space="preserve"> &lt; 0.05 and a log2 median ratio &gt;1.0 using Wilcoxon rank sum test adjusted for multiple test comparison. A full list of significant taxonomic comparison values at the species level (when applicable) can be found in Supplementary Table </w:t>
      </w:r>
      <w:r w:rsidR="00D037DD" w:rsidRPr="00D037DD">
        <w:rPr>
          <w:bCs/>
        </w:rPr>
        <w:t>6</w:t>
      </w:r>
      <w:r w:rsidRPr="00D037DD">
        <w:rPr>
          <w:bCs/>
        </w:rPr>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Bradyrhizobium</w:t>
            </w:r>
            <w:proofErr w:type="spellEnd"/>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Methylobacterium</w:t>
            </w:r>
            <w:proofErr w:type="spellEnd"/>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commentRangeStart w:id="378"/>
      <w:proofErr w:type="spellStart"/>
      <w:r w:rsidRPr="007E698C">
        <w:rPr>
          <w:rFonts w:cstheme="minorHAnsi"/>
          <w:i/>
          <w:iCs/>
        </w:rPr>
        <w:lastRenderedPageBreak/>
        <w:t>Metatranscriptomic</w:t>
      </w:r>
      <w:proofErr w:type="spellEnd"/>
      <w:r w:rsidRPr="007E698C">
        <w:rPr>
          <w:rFonts w:cstheme="minorHAnsi"/>
          <w:i/>
          <w:iCs/>
        </w:rPr>
        <w:t xml:space="preserve">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commentRangeEnd w:id="378"/>
      <w:r w:rsidR="00824ADF">
        <w:rPr>
          <w:rStyle w:val="CommentReference"/>
        </w:rPr>
        <w:commentReference w:id="378"/>
      </w:r>
    </w:p>
    <w:p w14:paraId="6CC86CE8" w14:textId="75325C84" w:rsidR="00115EC0" w:rsidRPr="007E698C" w:rsidRDefault="00017B48" w:rsidP="00072444">
      <w:pPr>
        <w:spacing w:line="480" w:lineRule="auto"/>
        <w:jc w:val="both"/>
        <w:rPr>
          <w:rFonts w:cstheme="minorHAnsi"/>
        </w:rPr>
      </w:pPr>
      <w:moveFromRangeStart w:id="379" w:author="Enrico Barrozo" w:date="2022-09-09T13:44:00Z" w:name="move113623482"/>
      <w:moveFrom w:id="380" w:author="Enrico Barrozo" w:date="2022-09-09T13:44:00Z">
        <w:r w:rsidRPr="007E698C" w:rsidDel="00980951">
          <w:rPr>
            <w:rFonts w:cstheme="minorHAnsi"/>
          </w:rPr>
          <w:t xml:space="preserve">A stratified analysis amongst </w:t>
        </w:r>
        <w:r w:rsidR="00605BB1" w:rsidRPr="007E698C" w:rsidDel="00980951">
          <w:rPr>
            <w:rFonts w:cstheme="minorHAnsi"/>
          </w:rPr>
          <w:t xml:space="preserve">the categorical class of </w:t>
        </w:r>
        <w:r w:rsidRPr="007E698C" w:rsidDel="00980951">
          <w:rPr>
            <w:rFonts w:cstheme="minorHAnsi"/>
          </w:rPr>
          <w:t xml:space="preserve">COVID-19 </w:t>
        </w:r>
        <w:r w:rsidR="00605BB1" w:rsidRPr="007E698C" w:rsidDel="00980951">
          <w:rPr>
            <w:rFonts w:cstheme="minorHAnsi"/>
          </w:rPr>
          <w:t xml:space="preserve">disease was next undertaken. </w:t>
        </w:r>
      </w:moveFrom>
      <w:moveFromRangeEnd w:id="379"/>
      <w:ins w:id="381" w:author="Enrico Barrozo" w:date="2022-09-09T12:10:00Z">
        <w:r w:rsidR="00121436">
          <w:rPr>
            <w:rFonts w:cstheme="minorHAnsi"/>
          </w:rPr>
          <w:t>F</w:t>
        </w:r>
      </w:ins>
      <w:del w:id="382" w:author="Enrico Barrozo" w:date="2022-09-09T12:10:00Z">
        <w:r w:rsidR="00605BB1" w:rsidRPr="007E698C" w:rsidDel="00121436">
          <w:rPr>
            <w:rFonts w:cstheme="minorHAnsi"/>
          </w:rPr>
          <w:delText>Briefly, f</w:delText>
        </w:r>
      </w:del>
      <w:r w:rsidR="00605BB1" w:rsidRPr="007E698C">
        <w:rPr>
          <w:rFonts w:cstheme="minorHAnsi"/>
        </w:rPr>
        <w:t xml:space="preserve">rom subjects with </w:t>
      </w:r>
      <w:del w:id="383" w:author="Enrico Barrozo" w:date="2022-09-09T12:10:00Z">
        <w:r w:rsidR="00605BB1" w:rsidRPr="007E698C" w:rsidDel="00121436">
          <w:rPr>
            <w:rFonts w:cstheme="minorHAnsi"/>
          </w:rPr>
          <w:delText>COVID-19 disease</w:delText>
        </w:r>
        <w:r w:rsidRPr="007E698C" w:rsidDel="00121436">
          <w:rPr>
            <w:rFonts w:cstheme="minorHAnsi"/>
          </w:rPr>
          <w:delText xml:space="preserve"> </w:delText>
        </w:r>
        <w:r w:rsidR="00605BB1" w:rsidRPr="007E698C" w:rsidDel="00121436">
          <w:rPr>
            <w:rFonts w:cstheme="minorHAnsi"/>
          </w:rPr>
          <w:delText>and</w:delText>
        </w:r>
        <w:r w:rsidRPr="007E698C" w:rsidDel="00121436">
          <w:rPr>
            <w:rFonts w:cstheme="minorHAnsi"/>
          </w:rPr>
          <w:delText xml:space="preserve"> </w:delText>
        </w:r>
      </w:del>
      <w:r w:rsidRPr="007E698C">
        <w:rPr>
          <w:rFonts w:cstheme="minorHAnsi"/>
        </w:rPr>
        <w:t xml:space="preserve">known </w:t>
      </w:r>
      <w:ins w:id="384" w:author="Enrico Barrozo" w:date="2022-09-09T12:10:00Z">
        <w:r w:rsidR="00121436">
          <w:rPr>
            <w:rFonts w:cstheme="minorHAnsi"/>
          </w:rPr>
          <w:t xml:space="preserve">COVID-19 </w:t>
        </w:r>
      </w:ins>
      <w:r w:rsidRPr="007E698C">
        <w:rPr>
          <w:rFonts w:cstheme="minorHAnsi"/>
        </w:rPr>
        <w:t>survival outcomes (i.e., of 32 samples,</w:t>
      </w:r>
      <w:r w:rsidR="005031BB" w:rsidRPr="007E698C">
        <w:rPr>
          <w:rFonts w:cstheme="minorHAnsi"/>
          <w:i/>
        </w:rPr>
        <w:t xml:space="preserve"> n=</w:t>
      </w:r>
      <w:r w:rsidRPr="007E698C">
        <w:rPr>
          <w:rFonts w:cstheme="minorHAnsi"/>
        </w:rPr>
        <w:t xml:space="preserve">10 </w:t>
      </w:r>
      <w:del w:id="385" w:author="Enrico Barrozo" w:date="2022-09-09T12:10:00Z">
        <w:r w:rsidRPr="007E698C" w:rsidDel="00121436">
          <w:rPr>
            <w:rFonts w:cstheme="minorHAnsi"/>
          </w:rPr>
          <w:delText xml:space="preserve">were known </w:delText>
        </w:r>
      </w:del>
      <w:r w:rsidRPr="007E698C">
        <w:rPr>
          <w:rFonts w:cstheme="minorHAnsi"/>
        </w:rPr>
        <w:t>deceased, and</w:t>
      </w:r>
      <w:r w:rsidR="005031BB" w:rsidRPr="007E698C">
        <w:rPr>
          <w:rFonts w:cstheme="minorHAnsi"/>
          <w:i/>
        </w:rPr>
        <w:t xml:space="preserve"> n=</w:t>
      </w:r>
      <w:r w:rsidRPr="007E698C">
        <w:rPr>
          <w:rFonts w:cstheme="minorHAnsi"/>
        </w:rPr>
        <w:t xml:space="preserve">15 </w:t>
      </w:r>
      <w:del w:id="386" w:author="Enrico Barrozo" w:date="2022-09-09T12:10:00Z">
        <w:r w:rsidRPr="007E698C" w:rsidDel="00121436">
          <w:rPr>
            <w:rFonts w:cstheme="minorHAnsi"/>
          </w:rPr>
          <w:delText xml:space="preserve">were known </w:delText>
        </w:r>
      </w:del>
      <w:r w:rsidRPr="007E698C">
        <w:rPr>
          <w:rFonts w:cstheme="minorHAnsi"/>
        </w:rPr>
        <w:t>survived)</w:t>
      </w:r>
      <w:ins w:id="387" w:author="Jochum, Michael D." w:date="2022-09-13T15:48:00Z">
        <w:r w:rsidR="00824ADF">
          <w:rPr>
            <w:rFonts w:cstheme="minorHAnsi"/>
          </w:rPr>
          <w:t>,</w:t>
        </w:r>
      </w:ins>
      <w:r w:rsidRPr="007E698C">
        <w:rPr>
          <w:rFonts w:cstheme="minorHAnsi"/>
        </w:rPr>
        <w:t xml:space="preserve"> </w:t>
      </w:r>
      <w:ins w:id="388" w:author="Enrico Barrozo" w:date="2022-09-09T13:44:00Z">
        <w:r w:rsidR="00980951">
          <w:rPr>
            <w:rFonts w:cstheme="minorHAnsi"/>
          </w:rPr>
          <w:t>a</w:t>
        </w:r>
      </w:ins>
      <w:moveToRangeStart w:id="389" w:author="Enrico Barrozo" w:date="2022-09-09T13:44:00Z" w:name="move113623482"/>
      <w:moveTo w:id="390" w:author="Enrico Barrozo" w:date="2022-09-09T13:44:00Z">
        <w:del w:id="391" w:author="Enrico Barrozo" w:date="2022-09-09T13:44:00Z">
          <w:r w:rsidR="00980951" w:rsidRPr="007E698C" w:rsidDel="00980951">
            <w:rPr>
              <w:rFonts w:cstheme="minorHAnsi"/>
            </w:rPr>
            <w:delText>A</w:delText>
          </w:r>
        </w:del>
        <w:r w:rsidR="00980951" w:rsidRPr="007E698C">
          <w:rPr>
            <w:rFonts w:cstheme="minorHAnsi"/>
          </w:rPr>
          <w:t xml:space="preserve"> stratified analysis amongst the categorical class of COVID-19 disease was </w:t>
        </w:r>
        <w:del w:id="392" w:author="Enrico Barrozo" w:date="2022-09-09T13:44:00Z">
          <w:r w:rsidR="00980951" w:rsidRPr="007E698C" w:rsidDel="00980951">
            <w:rPr>
              <w:rFonts w:cstheme="minorHAnsi"/>
            </w:rPr>
            <w:delText>next undertaken.</w:delText>
          </w:r>
        </w:del>
      </w:moveTo>
      <w:moveToRangeEnd w:id="389"/>
      <w:del w:id="393" w:author="Enrico Barrozo" w:date="2022-09-09T13:44:00Z">
        <w:r w:rsidRPr="007E698C" w:rsidDel="00980951">
          <w:rPr>
            <w:rFonts w:cstheme="minorHAnsi"/>
          </w:rPr>
          <w:delText xml:space="preserve">was </w:delText>
        </w:r>
      </w:del>
      <w:r w:rsidRPr="007E698C">
        <w:rPr>
          <w:rFonts w:cstheme="minorHAnsi"/>
        </w:rPr>
        <w:t xml:space="preserve">performed via MaAsLin2. </w:t>
      </w:r>
      <w:r w:rsidR="004B5920" w:rsidRPr="007E698C">
        <w:rPr>
          <w:rFonts w:cstheme="minorHAnsi"/>
        </w:rPr>
        <w:t>After controlling for random effects of patient</w:t>
      </w:r>
      <w:bookmarkStart w:id="394" w:name="_Hlk90289434"/>
      <w:r w:rsidR="004B5920" w:rsidRPr="007E698C">
        <w:rPr>
          <w:rFonts w:cstheme="minorHAnsi"/>
        </w:rPr>
        <w:t xml:space="preserve">, </w:t>
      </w:r>
      <w:r w:rsidR="00657E5C" w:rsidRPr="007E698C">
        <w:rPr>
          <w:rFonts w:cstheme="minorHAnsi"/>
        </w:rPr>
        <w:t>w</w:t>
      </w:r>
      <w:r w:rsidRPr="007E698C">
        <w:rPr>
          <w:rFonts w:cstheme="minorHAnsi"/>
        </w:rPr>
        <w:t xml:space="preserve">e observed </w:t>
      </w:r>
      <w:commentRangeStart w:id="395"/>
      <w:commentRangeStart w:id="396"/>
      <w:r w:rsidRPr="007E698C">
        <w:rPr>
          <w:rFonts w:cstheme="minorHAnsi"/>
        </w:rPr>
        <w:t xml:space="preserve">21 unique GO terms </w:t>
      </w:r>
      <w:commentRangeEnd w:id="395"/>
      <w:r w:rsidR="00980951">
        <w:rPr>
          <w:rStyle w:val="CommentReference"/>
        </w:rPr>
        <w:commentReference w:id="395"/>
      </w:r>
      <w:commentRangeEnd w:id="396"/>
      <w:r w:rsidR="000C4A26">
        <w:rPr>
          <w:rStyle w:val="CommentReference"/>
        </w:rPr>
        <w:commentReference w:id="396"/>
      </w:r>
      <w:r w:rsidRPr="007E698C">
        <w:rPr>
          <w:rFonts w:cstheme="minorHAnsi"/>
        </w:rPr>
        <w:t xml:space="preserve">which were significantly increased in their association with death </w:t>
      </w:r>
      <w:ins w:id="397" w:author="Jochum, Michael D." w:date="2022-09-13T15:52:00Z">
        <w:r w:rsidR="006C17B4">
          <w:rPr>
            <w:rFonts w:cstheme="minorHAnsi"/>
          </w:rPr>
          <w:t>(</w:t>
        </w:r>
      </w:ins>
      <w:ins w:id="398" w:author="Jochum, Michael D." w:date="2022-09-13T15:53:00Z">
        <w:r w:rsidR="006C17B4" w:rsidRPr="006C17B4">
          <w:rPr>
            <w:rFonts w:cstheme="minorHAnsi"/>
            <w:i/>
            <w:iCs/>
            <w:rPrChange w:id="399" w:author="Jochum, Michael D." w:date="2022-09-13T15:53:00Z">
              <w:rPr>
                <w:rFonts w:cstheme="minorHAnsi"/>
              </w:rPr>
            </w:rPrChange>
          </w:rPr>
          <w:t>n</w:t>
        </w:r>
      </w:ins>
      <w:ins w:id="400" w:author="Jochum, Michael D." w:date="2022-09-13T15:52:00Z">
        <w:r w:rsidR="006C17B4">
          <w:rPr>
            <w:rFonts w:cstheme="minorHAnsi"/>
          </w:rPr>
          <w:t xml:space="preserve"> </w:t>
        </w:r>
      </w:ins>
      <w:ins w:id="401" w:author="Jochum, Michael D." w:date="2022-09-13T15:53:00Z">
        <w:r w:rsidR="006C17B4">
          <w:rPr>
            <w:rFonts w:cstheme="minorHAnsi"/>
          </w:rPr>
          <w:t xml:space="preserve">terms </w:t>
        </w:r>
      </w:ins>
      <w:ins w:id="402" w:author="Jochum, Michael D." w:date="2022-09-13T15:52:00Z">
        <w:r w:rsidR="006C17B4">
          <w:rPr>
            <w:rFonts w:cstheme="minorHAnsi"/>
          </w:rPr>
          <w:t xml:space="preserve">= </w:t>
        </w:r>
        <w:r w:rsidR="006C17B4">
          <w:rPr>
            <w:rFonts w:cstheme="minorHAnsi"/>
          </w:rPr>
          <w:t>16</w:t>
        </w:r>
      </w:ins>
      <w:ins w:id="403" w:author="Jochum, Michael D." w:date="2022-09-13T15:53:00Z">
        <w:r w:rsidR="006C17B4">
          <w:rPr>
            <w:rFonts w:cstheme="minorHAnsi"/>
          </w:rPr>
          <w:t xml:space="preserve">, </w:t>
        </w:r>
        <w:r w:rsidR="006C17B4" w:rsidRPr="007E698C">
          <w:rPr>
            <w:rFonts w:cstheme="minorHAnsi"/>
          </w:rPr>
          <w:t>q-value &lt; 0.05</w:t>
        </w:r>
      </w:ins>
      <w:ins w:id="404" w:author="Jochum, Michael D." w:date="2022-09-13T15:52:00Z">
        <w:r w:rsidR="006C17B4">
          <w:rPr>
            <w:rFonts w:cstheme="minorHAnsi"/>
          </w:rPr>
          <w:t xml:space="preserve">) </w:t>
        </w:r>
      </w:ins>
      <w:r w:rsidRPr="007E698C">
        <w:rPr>
          <w:rFonts w:cstheme="minorHAnsi"/>
        </w:rPr>
        <w:t xml:space="preserve">or survival </w:t>
      </w:r>
      <w:ins w:id="405" w:author="Jochum, Michael D." w:date="2022-09-13T15:52:00Z">
        <w:r w:rsidR="006C17B4">
          <w:rPr>
            <w:rFonts w:cstheme="minorHAnsi"/>
          </w:rPr>
          <w:t>(</w:t>
        </w:r>
      </w:ins>
      <w:ins w:id="406" w:author="Jochum, Michael D." w:date="2022-09-13T15:53:00Z">
        <w:r w:rsidR="006C17B4" w:rsidRPr="006C17B4">
          <w:rPr>
            <w:rFonts w:cstheme="minorHAnsi"/>
            <w:i/>
            <w:iCs/>
            <w:rPrChange w:id="407" w:author="Jochum, Michael D." w:date="2022-09-13T15:53:00Z">
              <w:rPr>
                <w:rFonts w:cstheme="minorHAnsi"/>
              </w:rPr>
            </w:rPrChange>
          </w:rPr>
          <w:t>n</w:t>
        </w:r>
        <w:r w:rsidR="006C17B4">
          <w:rPr>
            <w:rFonts w:cstheme="minorHAnsi"/>
            <w:i/>
            <w:iCs/>
          </w:rPr>
          <w:t xml:space="preserve"> </w:t>
        </w:r>
        <w:r w:rsidR="006C17B4">
          <w:rPr>
            <w:rFonts w:cstheme="minorHAnsi"/>
          </w:rPr>
          <w:t xml:space="preserve">terms </w:t>
        </w:r>
      </w:ins>
      <w:ins w:id="408" w:author="Jochum, Michael D." w:date="2022-09-13T15:52:00Z">
        <w:r w:rsidR="006C17B4">
          <w:rPr>
            <w:rFonts w:cstheme="minorHAnsi"/>
          </w:rPr>
          <w:t>= 5</w:t>
        </w:r>
      </w:ins>
      <w:ins w:id="409" w:author="Jochum, Michael D." w:date="2022-09-13T15:53:00Z">
        <w:r w:rsidR="006C17B4">
          <w:rPr>
            <w:rFonts w:cstheme="minorHAnsi"/>
          </w:rPr>
          <w:t xml:space="preserve">, </w:t>
        </w:r>
        <w:r w:rsidR="006C17B4" w:rsidRPr="007E698C">
          <w:rPr>
            <w:rFonts w:cstheme="minorHAnsi"/>
          </w:rPr>
          <w:t>q-value &lt; 0.05</w:t>
        </w:r>
      </w:ins>
      <w:ins w:id="410" w:author="Jochum, Michael D." w:date="2022-09-13T15:52:00Z">
        <w:r w:rsidR="006C17B4">
          <w:rPr>
            <w:rFonts w:cstheme="minorHAnsi"/>
          </w:rPr>
          <w:t xml:space="preserve">) </w:t>
        </w:r>
      </w:ins>
      <w:r w:rsidRPr="007E698C">
        <w:rPr>
          <w:rFonts w:cstheme="minorHAnsi"/>
        </w:rPr>
        <w:t>from COVID-19 disease</w:t>
      </w:r>
      <w:del w:id="411" w:author="Jochum, Michael D." w:date="2022-09-13T15:53:00Z">
        <w:r w:rsidRPr="007E698C" w:rsidDel="006C17B4">
          <w:rPr>
            <w:rFonts w:cstheme="minorHAnsi"/>
          </w:rPr>
          <w:delText xml:space="preserve"> (q-value &lt; 0.05)</w:delText>
        </w:r>
      </w:del>
      <w:r w:rsidRPr="007E698C">
        <w:rPr>
          <w:rFonts w:cstheme="minorHAnsi"/>
        </w:rPr>
        <w:t>,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 xml:space="preserve">Table </w:t>
      </w:r>
      <w:r w:rsidR="0064363A" w:rsidRPr="007E698C">
        <w:rPr>
          <w:rFonts w:cs="Calibri"/>
        </w:rPr>
        <w:t>5</w:t>
      </w:r>
      <w:r w:rsidRPr="007E698C">
        <w:rPr>
          <w:rFonts w:cs="Calibri"/>
        </w:rPr>
        <w:fldChar w:fldCharType="end"/>
      </w:r>
      <w:r w:rsidRPr="007E698C">
        <w:rPr>
          <w:rFonts w:cstheme="minorHAnsi"/>
        </w:rPr>
        <w:t>, Figure 3).</w:t>
      </w:r>
      <w:bookmarkEnd w:id="394"/>
      <w:r w:rsidRPr="007E698C">
        <w:rPr>
          <w:rFonts w:cstheme="minorHAnsi"/>
        </w:rPr>
        <w:t xml:space="preserve"> </w:t>
      </w:r>
      <w:bookmarkStart w:id="412"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7E698C" w:rsidRDefault="00CB1111" w:rsidP="00CF6FE8">
      <w:pPr>
        <w:pStyle w:val="Caption"/>
      </w:pPr>
      <w:bookmarkStart w:id="413" w:name="_Ref78896849"/>
      <w:r w:rsidRPr="007E698C">
        <w:lastRenderedPageBreak/>
        <w:t xml:space="preserve">Table </w:t>
      </w:r>
      <w:r w:rsidR="0064363A" w:rsidRPr="007E698C">
        <w:t>5</w:t>
      </w:r>
      <w:bookmarkEnd w:id="413"/>
      <w:r w:rsidRPr="007E698C">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7E698C">
        <w:t>Benajmini</w:t>
      </w:r>
      <w:proofErr w:type="spellEnd"/>
      <w:r w:rsidRPr="007E698C">
        <w:t xml:space="preserve"> Hochberg correction method.</w:t>
      </w:r>
    </w:p>
    <w:p w14:paraId="7BDD5CF8" w14:textId="77777777" w:rsidR="00CB1111" w:rsidRPr="007E698C" w:rsidRDefault="00CB1111" w:rsidP="00CF6FE8">
      <w:pPr>
        <w:pStyle w:val="Caption"/>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N.not.zero</w:t>
            </w:r>
            <w:proofErr w:type="spellEnd"/>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7164BDCF" w:rsidR="001654AA" w:rsidRPr="007E698C" w:rsidRDefault="006C5B85">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67456" behindDoc="0" locked="0" layoutInCell="0" allowOverlap="1" wp14:anchorId="1F42F0A3" wp14:editId="004364A8">
            <wp:simplePos x="0" y="0"/>
            <wp:positionH relativeFrom="column">
              <wp:posOffset>-321310</wp:posOffset>
            </wp:positionH>
            <wp:positionV relativeFrom="paragraph">
              <wp:posOffset>150</wp:posOffset>
            </wp:positionV>
            <wp:extent cx="9144000" cy="5127625"/>
            <wp:effectExtent l="0" t="0" r="0" b="0"/>
            <wp:wrapTopAndBottom/>
            <wp:docPr id="1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hart&#10;&#10;Description automatically generated"/>
                    <pic:cNvPicPr>
                      <a:picLocks noChangeAspect="1" noChangeArrowheads="1"/>
                    </pic:cNvPicPr>
                  </pic:nvPicPr>
                  <pic:blipFill>
                    <a:blip r:embed="rId20"/>
                    <a:stretch>
                      <a:fillRect/>
                    </a:stretch>
                  </pic:blipFill>
                  <pic:spPr bwMode="auto">
                    <a:xfrm>
                      <a:off x="0" y="0"/>
                      <a:ext cx="9144000" cy="5127625"/>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9504" behindDoc="0" locked="0" layoutInCell="0" allowOverlap="1" wp14:anchorId="29F8F31A" wp14:editId="1095DF89">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77777777" w:rsidR="006C5B85" w:rsidRDefault="006C5B85" w:rsidP="00CF6FE8">
                            <w:pPr>
                              <w:pStyle w:val="Caption"/>
                            </w:pPr>
                            <w:bookmarkStart w:id="414" w:name="_Toc79073355"/>
                            <w:bookmarkStart w:id="415"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Cs/>
                              </w:rPr>
                              <w:t>Rows are sorted by parental GO terms (depth=1) and columns are clustered by Euclidean distance using ward D2 clustering. Comparisons were conducted using MaAsLin2, controlling for patient ID with Benjamini Hochberg multiple test comparison (q&lt;0.05)</w:t>
                            </w:r>
                            <w:bookmarkEnd w:id="414"/>
                            <w:r w:rsidRPr="00B24A66">
                              <w:rPr>
                                <w:bCs/>
                              </w:rPr>
                              <w:t>.</w:t>
                            </w:r>
                            <w:bookmarkEnd w:id="415"/>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" o:allowincell="f" stroked="f" strokeweight="0">
                <v:textbox style="mso-fit-shape-to-text:t" inset="0,0,0,0">
                  <w:txbxContent>
                    <w:p w14:paraId="080EC306" w14:textId="77777777" w:rsidR="006C5B85" w:rsidRDefault="006C5B85" w:rsidP="00CF6FE8">
                      <w:pPr>
                        <w:pStyle w:val="Caption"/>
                      </w:pPr>
                      <w:bookmarkStart w:id="230" w:name="_Toc79073355"/>
                      <w:bookmarkStart w:id="231"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 xml:space="preserve">Heatmap of Significantly Different Gene Ontology Terms Associated with COVID-19 Mortality Comparing Deceased (n=10) versus Survived (n=15). </w:t>
                      </w:r>
                      <w:r w:rsidRPr="00B24A66">
                        <w:rPr>
                          <w:bCs/>
                        </w:rPr>
                        <w:t xml:space="preserve">Rows are sorted by parental GO terms (depth=1) and columns are clustered by Euclidean distance using ward D2 clustering. Comparisons were conducted using MaAsLin2, controlling for patient ID with </w:t>
                      </w:r>
                      <w:proofErr w:type="spellStart"/>
                      <w:r w:rsidRPr="00B24A66">
                        <w:rPr>
                          <w:bCs/>
                        </w:rPr>
                        <w:t>Benjamini</w:t>
                      </w:r>
                      <w:proofErr w:type="spellEnd"/>
                      <w:r w:rsidRPr="00B24A66">
                        <w:rPr>
                          <w:bCs/>
                        </w:rPr>
                        <w:t xml:space="preserve"> Hochberg multiple test comparison (q&lt;0.05)</w:t>
                      </w:r>
                      <w:bookmarkEnd w:id="230"/>
                      <w:r w:rsidRPr="00B24A66">
                        <w:rPr>
                          <w:bCs/>
                        </w:rPr>
                        <w:t>.</w:t>
                      </w:r>
                      <w:bookmarkEnd w:id="231"/>
                    </w:p>
                  </w:txbxContent>
                </v:textbox>
                <w10:wrap type="topAndBottom" anchorx="margin"/>
              </v:rect>
            </w:pict>
          </mc:Fallback>
        </mc:AlternateContent>
      </w:r>
      <w:bookmarkEnd w:id="412"/>
    </w:p>
    <w:p w14:paraId="151BE338" w14:textId="77777777" w:rsidR="00EF01CD" w:rsidRDefault="00017B48" w:rsidP="0070433D">
      <w:pPr>
        <w:spacing w:after="0" w:line="480" w:lineRule="auto"/>
        <w:rPr>
          <w:ins w:id="416" w:author="Enrico Barrozo" w:date="2022-09-09T14:18:00Z"/>
          <w:rFonts w:cstheme="minorHAnsi"/>
        </w:rPr>
      </w:pPr>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proofErr w:type="spellStart"/>
      <w:r w:rsidR="00031F1F" w:rsidRPr="007E698C">
        <w:rPr>
          <w:rFonts w:cstheme="minorHAnsi"/>
        </w:rPr>
        <w:t>SeqScreen</w:t>
      </w:r>
      <w:proofErr w:type="spellEnd"/>
      <w:r w:rsidR="00031F1F" w:rsidRPr="007E698C">
        <w:rPr>
          <w:rFonts w:cstheme="minorHAnsi"/>
        </w:rPr>
        <w:t xml:space="preserve"> </w:t>
      </w:r>
      <w:r w:rsidRPr="007E698C">
        <w:rPr>
          <w:rFonts w:cstheme="minorHAnsi"/>
        </w:rPr>
        <w:t xml:space="preserve">GO term assignments showed that RNA binding [GO:0003723] is being driven by an enrichment of 30S and 50S ribosomal proteins from the gram-positive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proofErr w:type="spellStart"/>
      <w:r w:rsidRPr="007E698C">
        <w:rPr>
          <w:rFonts w:cstheme="minorHAnsi"/>
          <w:i/>
          <w:iCs/>
        </w:rPr>
        <w:t>Granulicatella</w:t>
      </w:r>
      <w:proofErr w:type="spellEnd"/>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gram-positive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proofErr w:type="spellStart"/>
      <w:r w:rsidRPr="007E698C">
        <w:rPr>
          <w:rFonts w:cstheme="minorHAnsi"/>
          <w:i/>
          <w:iCs/>
        </w:rPr>
        <w:t>Pediococcus</w:t>
      </w:r>
      <w:proofErr w:type="spellEnd"/>
      <w:r w:rsidRPr="007E698C">
        <w:rPr>
          <w:rFonts w:cstheme="minorHAnsi"/>
        </w:rPr>
        <w:t xml:space="preserve">, </w:t>
      </w:r>
      <w:r w:rsidRPr="007E698C">
        <w:rPr>
          <w:rFonts w:cstheme="minorHAnsi"/>
          <w:i/>
          <w:iCs/>
        </w:rPr>
        <w:t>Lactococcus</w:t>
      </w:r>
      <w:r w:rsidRPr="007E698C">
        <w:rPr>
          <w:rFonts w:cstheme="minorHAnsi"/>
        </w:rPr>
        <w:t xml:space="preserve">, and </w:t>
      </w:r>
      <w:proofErr w:type="spellStart"/>
      <w:r w:rsidRPr="007E698C">
        <w:rPr>
          <w:rFonts w:cstheme="minorHAnsi"/>
          <w:i/>
          <w:iCs/>
        </w:rPr>
        <w:t>Granulicatella</w:t>
      </w:r>
      <w:proofErr w:type="spellEnd"/>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proofErr w:type="spellStart"/>
      <w:r w:rsidRPr="007E698C">
        <w:rPr>
          <w:rFonts w:cstheme="minorHAnsi"/>
          <w:i/>
          <w:iCs/>
        </w:rPr>
        <w:t>Variovorax</w:t>
      </w:r>
      <w:proofErr w:type="spellEnd"/>
      <w:r w:rsidRPr="007E698C">
        <w:rPr>
          <w:rFonts w:cstheme="minorHAnsi"/>
          <w:i/>
          <w:iCs/>
        </w:rPr>
        <w:t xml:space="preserve">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7E698C">
        <w:rPr>
          <w:rFonts w:cstheme="minorHAnsi"/>
        </w:rPr>
        <w:t>cyclohydrolase</w:t>
      </w:r>
      <w:proofErr w:type="spellEnd"/>
      <w:r w:rsidRPr="007E698C">
        <w:rPr>
          <w:rFonts w:cstheme="minorHAnsi"/>
        </w:rPr>
        <w:t xml:space="preserve">, </w:t>
      </w:r>
      <w:proofErr w:type="spellStart"/>
      <w:r w:rsidRPr="007E698C">
        <w:rPr>
          <w:rFonts w:cstheme="minorHAnsi"/>
        </w:rPr>
        <w:t>phosphopantetheinyl</w:t>
      </w:r>
      <w:proofErr w:type="spellEnd"/>
      <w:r w:rsidRPr="007E698C">
        <w:rPr>
          <w:rFonts w:cstheme="minorHAnsi"/>
        </w:rPr>
        <w:t xml:space="preserve"> transferase), and DNA recombination [GO:0006310] (e.g., inclusive of possible </w:t>
      </w:r>
      <w:proofErr w:type="spellStart"/>
      <w:r w:rsidRPr="007E698C">
        <w:rPr>
          <w:rFonts w:cstheme="minorHAnsi"/>
          <w:i/>
          <w:iCs/>
        </w:rPr>
        <w:t>Variovorax</w:t>
      </w:r>
      <w:proofErr w:type="spellEnd"/>
      <w:r w:rsidRPr="007E698C">
        <w:rPr>
          <w:rFonts w:cstheme="minorHAnsi"/>
        </w:rPr>
        <w:t xml:space="preserve"> phage proteins - integrase family protein, putative transposase IS4 family, phage integrase family protein) appeared in the COVID-19 deceased patients. This enrichment of </w:t>
      </w:r>
      <w:proofErr w:type="spellStart"/>
      <w:r w:rsidRPr="007E698C">
        <w:rPr>
          <w:rFonts w:cstheme="minorHAnsi"/>
          <w:i/>
          <w:iCs/>
        </w:rPr>
        <w:t>Variovorax</w:t>
      </w:r>
      <w:proofErr w:type="spellEnd"/>
      <w:r w:rsidRPr="007E698C">
        <w:rPr>
          <w:rFonts w:cstheme="minorHAnsi"/>
        </w:rPr>
        <w:t xml:space="preserve"> proteins </w:t>
      </w:r>
      <w:r w:rsidRPr="007E698C">
        <w:rPr>
          <w:rFonts w:cstheme="minorHAnsi"/>
        </w:rPr>
        <w:lastRenderedPageBreak/>
        <w:t>among samples from individuals who died of COVID-19 is consistent with the results from the taxonomic comparison analysis</w:t>
      </w:r>
      <w:ins w:id="417" w:author="Enrico Barrozo" w:date="2022-09-09T14:15:00Z">
        <w:r w:rsidR="00EF01CD">
          <w:rPr>
            <w:rFonts w:cstheme="minorHAnsi"/>
          </w:rPr>
          <w:t>.</w:t>
        </w:r>
      </w:ins>
      <w:del w:id="418" w:author="Enrico Barrozo" w:date="2022-09-09T14:15:00Z">
        <w:r w:rsidRPr="007E698C" w:rsidDel="00EF01CD">
          <w:rPr>
            <w:rFonts w:cstheme="minorHAnsi"/>
          </w:rPr>
          <w:delText>,</w:delText>
        </w:r>
      </w:del>
      <w:r w:rsidRPr="007E698C">
        <w:rPr>
          <w:rFonts w:cstheme="minorHAnsi"/>
        </w:rPr>
        <w:t xml:space="preserve"> </w:t>
      </w:r>
    </w:p>
    <w:p w14:paraId="76D6DF7D" w14:textId="77777777" w:rsidR="00EF01CD" w:rsidRDefault="00EF01CD" w:rsidP="00EF01CD">
      <w:pPr>
        <w:spacing w:after="0" w:line="480" w:lineRule="auto"/>
        <w:rPr>
          <w:ins w:id="419" w:author="Enrico Barrozo" w:date="2022-09-09T14:18:00Z"/>
          <w:rFonts w:cstheme="minorHAnsi"/>
        </w:rPr>
      </w:pPr>
    </w:p>
    <w:p w14:paraId="09181F64" w14:textId="77777777" w:rsidR="00AF064E" w:rsidRDefault="00017B48" w:rsidP="00EF01CD">
      <w:pPr>
        <w:spacing w:after="0" w:line="480" w:lineRule="auto"/>
        <w:rPr>
          <w:ins w:id="420" w:author="Jochum, Michael D." w:date="2022-09-13T15:57:00Z"/>
          <w:rFonts w:cstheme="minorHAnsi"/>
        </w:rPr>
      </w:pPr>
      <w:del w:id="421" w:author="Enrico Barrozo" w:date="2022-09-09T14:15:00Z">
        <w:r w:rsidRPr="007E698C" w:rsidDel="00EF01CD">
          <w:rPr>
            <w:rFonts w:cstheme="minorHAnsi"/>
          </w:rPr>
          <w:delText xml:space="preserve">which </w:delText>
        </w:r>
      </w:del>
      <w:ins w:id="422" w:author="Enrico Barrozo" w:date="2022-09-09T14:17:00Z">
        <w:r w:rsidR="00EF01CD">
          <w:rPr>
            <w:rFonts w:cstheme="minorHAnsi"/>
          </w:rPr>
          <w:t>Compared to the survived g</w:t>
        </w:r>
      </w:ins>
      <w:ins w:id="423" w:author="Enrico Barrozo" w:date="2022-09-09T14:18:00Z">
        <w:r w:rsidR="00EF01CD">
          <w:rPr>
            <w:rFonts w:cstheme="minorHAnsi"/>
          </w:rPr>
          <w:t>roup, t</w:t>
        </w:r>
      </w:ins>
      <w:ins w:id="424" w:author="Enrico Barrozo" w:date="2022-09-09T14:15:00Z">
        <w:r w:rsidR="00EF01CD">
          <w:rPr>
            <w:rFonts w:cstheme="minorHAnsi"/>
          </w:rPr>
          <w:t>he taxonomic comparisons</w:t>
        </w:r>
        <w:r w:rsidR="00EF01CD" w:rsidRPr="007E698C">
          <w:rPr>
            <w:rFonts w:cstheme="minorHAnsi"/>
          </w:rPr>
          <w:t xml:space="preserve"> </w:t>
        </w:r>
      </w:ins>
      <w:ins w:id="425" w:author="Enrico Barrozo" w:date="2022-09-09T14:35:00Z">
        <w:r w:rsidR="00BC308A">
          <w:rPr>
            <w:rFonts w:cstheme="minorHAnsi"/>
          </w:rPr>
          <w:t>in the deceased group</w:t>
        </w:r>
        <w:r w:rsidR="00BC308A" w:rsidRPr="007E698C">
          <w:rPr>
            <w:rFonts w:cstheme="minorHAnsi"/>
          </w:rPr>
          <w:t xml:space="preserve"> </w:t>
        </w:r>
      </w:ins>
      <w:r w:rsidRPr="007E698C">
        <w:rPr>
          <w:rFonts w:cstheme="minorHAnsi"/>
        </w:rPr>
        <w:t xml:space="preserve">revealed a statistically significant </w:t>
      </w:r>
      <w:ins w:id="426" w:author="Enrico Barrozo" w:date="2022-09-09T14:35:00Z">
        <w:r w:rsidR="00BC308A" w:rsidRPr="007E698C">
          <w:rPr>
            <w:rFonts w:cstheme="minorHAnsi"/>
          </w:rPr>
          <w:t xml:space="preserve">(p&lt;0.0001, q &lt;0.001) </w:t>
        </w:r>
      </w:ins>
      <w:r w:rsidRPr="007E698C">
        <w:rPr>
          <w:rFonts w:cstheme="minorHAnsi"/>
        </w:rPr>
        <w:t xml:space="preserve">increase of the family </w:t>
      </w:r>
      <w:proofErr w:type="spellStart"/>
      <w:r w:rsidR="00D639C8" w:rsidRPr="007E698C">
        <w:rPr>
          <w:rFonts w:cstheme="minorHAnsi"/>
          <w:i/>
          <w:iCs/>
        </w:rPr>
        <w:t>Comamonadaceae</w:t>
      </w:r>
      <w:proofErr w:type="spellEnd"/>
      <w:r w:rsidRPr="007E698C">
        <w:rPr>
          <w:rFonts w:cstheme="minorHAnsi"/>
        </w:rPr>
        <w:t xml:space="preserve">, belonging to the genus </w:t>
      </w:r>
      <w:proofErr w:type="spellStart"/>
      <w:r w:rsidRPr="007E698C">
        <w:rPr>
          <w:rFonts w:cstheme="minorHAnsi"/>
          <w:i/>
          <w:iCs/>
        </w:rPr>
        <w:t>Variovorax</w:t>
      </w:r>
      <w:proofErr w:type="spellEnd"/>
      <w:r w:rsidRPr="007E698C">
        <w:rPr>
          <w:rFonts w:cstheme="minorHAnsi"/>
        </w:rPr>
        <w:t xml:space="preserve">, and decreases in the family </w:t>
      </w:r>
      <w:proofErr w:type="spellStart"/>
      <w:r w:rsidRPr="007E698C">
        <w:rPr>
          <w:rFonts w:cstheme="minorHAnsi"/>
          <w:i/>
          <w:iCs/>
        </w:rPr>
        <w:t>Bacteriodales</w:t>
      </w:r>
      <w:proofErr w:type="spellEnd"/>
      <w:r w:rsidRPr="007E698C">
        <w:rPr>
          <w:rFonts w:cstheme="minorHAnsi"/>
        </w:rPr>
        <w:t xml:space="preserve"> </w:t>
      </w:r>
      <w:del w:id="427" w:author="Enrico Barrozo" w:date="2022-09-09T14:18:00Z">
        <w:r w:rsidRPr="007E698C" w:rsidDel="00EF01CD">
          <w:rPr>
            <w:rFonts w:cstheme="minorHAnsi"/>
          </w:rPr>
          <w:delText>when comparing the deceased to the survived</w:delText>
        </w:r>
      </w:del>
      <w:r w:rsidRPr="007E698C">
        <w:rPr>
          <w:rFonts w:cstheme="minorHAnsi"/>
        </w:rPr>
        <w:t xml:space="preserve"> </w:t>
      </w:r>
      <w:del w:id="428" w:author="Enrico Barrozo" w:date="2022-09-09T14:35:00Z">
        <w:r w:rsidRPr="007E698C" w:rsidDel="00BC308A">
          <w:rPr>
            <w:rFonts w:cstheme="minorHAnsi"/>
          </w:rPr>
          <w:delText xml:space="preserve">(p&lt;0.0001, q &lt;0.001) </w:delText>
        </w:r>
      </w:del>
      <w:r w:rsidRPr="007E698C">
        <w:rPr>
          <w:rFonts w:cstheme="minorHAnsi"/>
        </w:rPr>
        <w:t>(</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r w:rsidR="00FE117F" w:rsidRPr="007E698C">
        <w:rPr>
          <w:rFonts w:cs="Calibri"/>
        </w:rPr>
        <w:t>Figure 4</w:t>
      </w:r>
      <w:r w:rsidRPr="007E698C">
        <w:rPr>
          <w:rFonts w:cs="Calibri"/>
        </w:rPr>
        <w:fldChar w:fldCharType="end"/>
      </w:r>
      <w:r w:rsidR="00327C8F" w:rsidRPr="007E698C">
        <w:rPr>
          <w:rFonts w:cs="Calibri"/>
        </w:rPr>
        <w:t xml:space="preserve">, </w:t>
      </w:r>
      <w:commentRangeStart w:id="429"/>
      <w:r w:rsidR="00327C8F" w:rsidRPr="007E698C">
        <w:rPr>
          <w:rFonts w:cs="Calibri"/>
        </w:rPr>
        <w:t xml:space="preserve">Table </w:t>
      </w:r>
      <w:commentRangeEnd w:id="429"/>
      <w:r w:rsidR="0033190F">
        <w:rPr>
          <w:rStyle w:val="CommentReference"/>
        </w:rPr>
        <w:commentReference w:id="429"/>
      </w:r>
      <w:r w:rsidR="00327C8F" w:rsidRPr="007E698C">
        <w:rPr>
          <w:rFonts w:cs="Calibri"/>
        </w:rPr>
        <w:t>6</w:t>
      </w:r>
      <w:r w:rsidRPr="007E698C">
        <w:rPr>
          <w:rFonts w:cstheme="minorHAnsi"/>
        </w:rPr>
        <w:t>)</w:t>
      </w:r>
      <w:r w:rsidR="00901E67" w:rsidRPr="007E698C">
        <w:rPr>
          <w:rFonts w:cstheme="minorHAnsi"/>
        </w:rPr>
        <w:t>.</w:t>
      </w:r>
      <w:ins w:id="430" w:author="Enrico Barrozo" w:date="2022-09-09T14:19:00Z">
        <w:r w:rsidR="00EF01CD">
          <w:rPr>
            <w:rFonts w:cstheme="minorHAnsi"/>
          </w:rPr>
          <w:t xml:space="preserve"> </w:t>
        </w:r>
      </w:ins>
      <w:ins w:id="431" w:author="Enrico Barrozo" w:date="2022-09-09T14:30:00Z">
        <w:r w:rsidR="00953082">
          <w:rPr>
            <w:rFonts w:cstheme="minorHAnsi"/>
          </w:rPr>
          <w:t xml:space="preserve">There </w:t>
        </w:r>
      </w:ins>
      <w:ins w:id="432" w:author="Enrico Barrozo" w:date="2022-09-09T14:31:00Z">
        <w:r w:rsidR="00BC308A">
          <w:rPr>
            <w:rFonts w:cstheme="minorHAnsi"/>
          </w:rPr>
          <w:t>were no significant increases in taxa for CAP or COVID-19 individual analyses</w:t>
        </w:r>
      </w:ins>
      <w:ins w:id="433" w:author="Enrico Barrozo" w:date="2022-09-09T14:30:00Z">
        <w:r w:rsidR="00BC308A">
          <w:rPr>
            <w:rFonts w:cstheme="minorHAnsi"/>
          </w:rPr>
          <w:t xml:space="preserve"> in</w:t>
        </w:r>
        <w:r w:rsidR="00953082">
          <w:rPr>
            <w:rFonts w:cstheme="minorHAnsi"/>
          </w:rPr>
          <w:t xml:space="preserve"> Table 4</w:t>
        </w:r>
        <w:r w:rsidR="00BC308A">
          <w:rPr>
            <w:rFonts w:cstheme="minorHAnsi"/>
          </w:rPr>
          <w:t xml:space="preserve">, but </w:t>
        </w:r>
      </w:ins>
      <w:ins w:id="434" w:author="Enrico Barrozo" w:date="2022-09-09T14:31:00Z">
        <w:r w:rsidR="00BC308A">
          <w:rPr>
            <w:rFonts w:cstheme="minorHAnsi"/>
          </w:rPr>
          <w:t xml:space="preserve">in </w:t>
        </w:r>
        <w:proofErr w:type="gramStart"/>
        <w:r w:rsidR="00BC308A">
          <w:rPr>
            <w:rFonts w:cstheme="minorHAnsi"/>
          </w:rPr>
          <w:t>th</w:t>
        </w:r>
      </w:ins>
      <w:ins w:id="435" w:author="Enrico Barrozo" w:date="2022-09-09T14:32:00Z">
        <w:r w:rsidR="00BC308A">
          <w:rPr>
            <w:rFonts w:cstheme="minorHAnsi"/>
          </w:rPr>
          <w:t>is</w:t>
        </w:r>
      </w:ins>
      <w:ins w:id="436" w:author="Enrico Barrozo" w:date="2022-09-09T14:31:00Z">
        <w:r w:rsidR="00BC308A">
          <w:rPr>
            <w:rFonts w:cstheme="minorHAnsi"/>
          </w:rPr>
          <w:t xml:space="preserve"> analyses</w:t>
        </w:r>
        <w:proofErr w:type="gramEnd"/>
        <w:r w:rsidR="00BC308A">
          <w:rPr>
            <w:rFonts w:cstheme="minorHAnsi"/>
          </w:rPr>
          <w:t xml:space="preserve"> comparing COVID-19 outcome groups in</w:t>
        </w:r>
      </w:ins>
      <w:ins w:id="437" w:author="Enrico Barrozo" w:date="2022-09-09T14:30:00Z">
        <w:r w:rsidR="00BC308A">
          <w:rPr>
            <w:rFonts w:cstheme="minorHAnsi"/>
          </w:rPr>
          <w:t xml:space="preserve"> </w:t>
        </w:r>
        <w:r w:rsidR="00953082">
          <w:rPr>
            <w:rFonts w:cstheme="minorHAnsi"/>
          </w:rPr>
          <w:t>Table 6</w:t>
        </w:r>
      </w:ins>
      <w:ins w:id="438" w:author="Enrico Barrozo" w:date="2022-09-09T14:31:00Z">
        <w:r w:rsidR="00BC308A">
          <w:rPr>
            <w:rFonts w:cstheme="minorHAnsi"/>
          </w:rPr>
          <w:t xml:space="preserve">, there majority of significant </w:t>
        </w:r>
        <w:proofErr w:type="spellStart"/>
        <w:r w:rsidR="00BC308A">
          <w:rPr>
            <w:rFonts w:cstheme="minorHAnsi"/>
          </w:rPr>
          <w:t>taxa</w:t>
        </w:r>
        <w:proofErr w:type="spellEnd"/>
        <w:r w:rsidR="00BC308A">
          <w:rPr>
            <w:rFonts w:cstheme="minorHAnsi"/>
          </w:rPr>
          <w:t xml:space="preserve"> </w:t>
        </w:r>
      </w:ins>
      <w:ins w:id="439" w:author="Enrico Barrozo" w:date="2022-09-09T14:33:00Z">
        <w:r w:rsidR="00BC308A">
          <w:rPr>
            <w:rFonts w:cstheme="minorHAnsi"/>
          </w:rPr>
          <w:t>changes were</w:t>
        </w:r>
      </w:ins>
      <w:ins w:id="440" w:author="Enrico Barrozo" w:date="2022-09-09T14:31:00Z">
        <w:r w:rsidR="00BC308A">
          <w:rPr>
            <w:rFonts w:cstheme="minorHAnsi"/>
          </w:rPr>
          <w:t xml:space="preserve"> increase</w:t>
        </w:r>
      </w:ins>
      <w:ins w:id="441" w:author="Enrico Barrozo" w:date="2022-09-09T14:33:00Z">
        <w:r w:rsidR="00BC308A">
          <w:rPr>
            <w:rFonts w:cstheme="minorHAnsi"/>
          </w:rPr>
          <w:t>s</w:t>
        </w:r>
      </w:ins>
      <w:ins w:id="442" w:author="Enrico Barrozo" w:date="2022-09-09T14:31:00Z">
        <w:r w:rsidR="00BC308A">
          <w:rPr>
            <w:rFonts w:cstheme="minorHAnsi"/>
          </w:rPr>
          <w:t>, while only 2</w:t>
        </w:r>
      </w:ins>
      <w:ins w:id="443" w:author="Enrico Barrozo" w:date="2022-09-09T14:32:00Z">
        <w:r w:rsidR="00BC308A">
          <w:rPr>
            <w:rFonts w:cstheme="minorHAnsi"/>
          </w:rPr>
          <w:t xml:space="preserve"> were decreased</w:t>
        </w:r>
      </w:ins>
      <w:ins w:id="444" w:author="Enrico Barrozo" w:date="2022-09-09T14:31:00Z">
        <w:r w:rsidR="00BC308A">
          <w:rPr>
            <w:rFonts w:cstheme="minorHAnsi"/>
          </w:rPr>
          <w:t xml:space="preserve">. </w:t>
        </w:r>
      </w:ins>
    </w:p>
    <w:p w14:paraId="1023910F" w14:textId="57094660" w:rsidR="00605BB1" w:rsidRPr="007E698C" w:rsidDel="00AF064E" w:rsidRDefault="00BC308A" w:rsidP="00EF01CD">
      <w:pPr>
        <w:spacing w:after="0" w:line="480" w:lineRule="auto"/>
        <w:rPr>
          <w:del w:id="445" w:author="Jochum, Michael D." w:date="2022-09-13T15:57:00Z"/>
          <w:rFonts w:cstheme="minorHAnsi"/>
        </w:rPr>
      </w:pPr>
      <w:ins w:id="446" w:author="Enrico Barrozo" w:date="2022-09-09T14:33:00Z">
        <w:del w:id="447" w:author="Jochum, Michael D." w:date="2022-09-13T15:57:00Z">
          <w:r w:rsidDel="00AF064E">
            <w:rPr>
              <w:rFonts w:cstheme="minorHAnsi"/>
            </w:rPr>
            <w:delText>[</w:delText>
          </w:r>
        </w:del>
      </w:ins>
      <w:ins w:id="448" w:author="Enrico Barrozo" w:date="2022-09-09T14:32:00Z">
        <w:del w:id="449" w:author="Jochum, Michael D." w:date="2022-09-13T15:57:00Z">
          <w:r w:rsidRPr="00161168" w:rsidDel="00AF064E">
            <w:rPr>
              <w:rFonts w:cstheme="minorHAnsi"/>
              <w:color w:val="FF0000"/>
              <w:rPrChange w:id="450" w:author="Enrico Barrozo" w:date="2022-09-12T10:53:00Z">
                <w:rPr>
                  <w:rFonts w:cstheme="minorHAnsi"/>
                </w:rPr>
              </w:rPrChange>
            </w:rPr>
            <w:delText>Go on to compare these results with the CAP/COVID-19 and COVID-19 specific taxa changes in figure 2 and table 4. Is there a taxa perturbed in COVID-19 death that was also associated with CAP? If not, you could say it is potentially COVID-19 death specific</w:delText>
          </w:r>
        </w:del>
      </w:ins>
      <w:ins w:id="451" w:author="Enrico Barrozo" w:date="2022-09-09T14:33:00Z">
        <w:del w:id="452" w:author="Jochum, Michael D." w:date="2022-09-13T15:57:00Z">
          <w:r w:rsidDel="00AF064E">
            <w:rPr>
              <w:rFonts w:cstheme="minorHAnsi"/>
            </w:rPr>
            <w:delText>.]</w:delText>
          </w:r>
        </w:del>
      </w:ins>
    </w:p>
    <w:p w14:paraId="3637EB9D" w14:textId="77777777" w:rsidR="0070433D" w:rsidRPr="007E698C" w:rsidRDefault="0070433D">
      <w:pPr>
        <w:spacing w:after="0" w:line="240" w:lineRule="auto"/>
        <w:rPr>
          <w:rFonts w:cstheme="minorHAnsi"/>
          <w:b/>
          <w:bCs/>
        </w:rPr>
      </w:pPr>
      <w:r w:rsidRPr="007E698C">
        <w:rPr>
          <w:rFonts w:cstheme="minorHAnsi"/>
          <w:b/>
          <w:bCs/>
        </w:rPr>
        <w:br w:type="page"/>
      </w:r>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3E7C5BD7" w:rsidR="0070433D" w:rsidRPr="007E698C" w:rsidRDefault="0070433D">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71552" behindDoc="0" locked="0" layoutInCell="0" allowOverlap="1" wp14:anchorId="398CCE63" wp14:editId="2C164F98">
            <wp:simplePos x="0" y="0"/>
            <wp:positionH relativeFrom="margin">
              <wp:align>left</wp:align>
            </wp:positionH>
            <wp:positionV relativeFrom="margin">
              <wp:posOffset>-534035</wp:posOffset>
            </wp:positionV>
            <wp:extent cx="6877050" cy="5620385"/>
            <wp:effectExtent l="0" t="0" r="0" b="0"/>
            <wp:wrapTopAndBottom/>
            <wp:docPr id="11"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Diagram&#10;&#10;Description automatically generated"/>
                    <pic:cNvPicPr>
                      <a:picLocks noChangeAspect="1" noChangeArrowheads="1"/>
                    </pic:cNvPicPr>
                  </pic:nvPicPr>
                  <pic:blipFill>
                    <a:blip r:embed="rId21"/>
                    <a:stretch>
                      <a:fillRect/>
                    </a:stretch>
                  </pic:blipFill>
                  <pic:spPr bwMode="auto">
                    <a:xfrm>
                      <a:off x="0" y="0"/>
                      <a:ext cx="6877050" cy="5620385"/>
                    </a:xfrm>
                    <a:prstGeom prst="rect">
                      <a:avLst/>
                    </a:prstGeom>
                  </pic:spPr>
                </pic:pic>
              </a:graphicData>
            </a:graphic>
          </wp:anchor>
        </w:drawing>
      </w:r>
      <w:r w:rsidRPr="007E698C">
        <w:rPr>
          <w:noProof/>
        </w:rPr>
        <mc:AlternateContent>
          <mc:Choice Requires="wps">
            <w:drawing>
              <wp:anchor distT="0" distB="0" distL="114300" distR="114300" simplePos="0" relativeHeight="251673600" behindDoc="0" locked="0" layoutInCell="0" allowOverlap="1" wp14:anchorId="690E1EF7" wp14:editId="7E2CC8F4">
                <wp:simplePos x="0" y="0"/>
                <wp:positionH relativeFrom="margin">
                  <wp:align>left</wp:align>
                </wp:positionH>
                <wp:positionV relativeFrom="paragraph">
                  <wp:posOffset>5231472</wp:posOffset>
                </wp:positionV>
                <wp:extent cx="7117715" cy="709295"/>
                <wp:effectExtent l="0" t="0" r="6985" b="0"/>
                <wp:wrapTopAndBottom/>
                <wp:docPr id="12" name="Text Box 16"/>
                <wp:cNvGraphicFramePr/>
                <a:graphic xmlns:a="http://schemas.openxmlformats.org/drawingml/2006/main">
                  <a:graphicData uri="http://schemas.microsoft.com/office/word/2010/wordprocessingShape">
                    <wps:wsp>
                      <wps:cNvSpPr/>
                      <wps:spPr>
                        <a:xfrm>
                          <a:off x="0" y="0"/>
                          <a:ext cx="7118252" cy="70929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333278AE" w:rsidR="0070433D" w:rsidRPr="004E359E" w:rsidRDefault="0070433D" w:rsidP="00CF6FE8">
                            <w:pPr>
                              <w:pStyle w:val="Caption"/>
                            </w:pPr>
                            <w:bookmarkStart w:id="453" w:name="_Ref79071488"/>
                            <w:bookmarkStart w:id="454" w:name="_Toc79073357"/>
                            <w:r>
                              <w:t xml:space="preserve">Figure </w:t>
                            </w:r>
                            <w:r>
                              <w:fldChar w:fldCharType="begin"/>
                            </w:r>
                            <w:r>
                              <w:instrText>SEQ Figure \* ARABIC</w:instrText>
                            </w:r>
                            <w:r>
                              <w:fldChar w:fldCharType="separate"/>
                            </w:r>
                            <w:r>
                              <w:rPr>
                                <w:noProof/>
                              </w:rPr>
                              <w:t>4</w:t>
                            </w:r>
                            <w:r>
                              <w:fldChar w:fldCharType="end"/>
                            </w:r>
                            <w:bookmarkEnd w:id="453"/>
                            <w:r>
                              <w:t xml:space="preserve">. </w:t>
                            </w:r>
                            <w:r w:rsidRPr="004E359E">
                              <w:t>Heat Tree</w:t>
                            </w:r>
                            <w:bookmarkEnd w:id="454"/>
                            <w:r w:rsidRPr="004E359E">
                              <w:t xml:space="preserve"> Demonstrating the BALF </w:t>
                            </w:r>
                            <w:del w:id="455" w:author="Jochum, Michael D." w:date="2022-09-13T15:58:00Z">
                              <w:r w:rsidRPr="004E359E" w:rsidDel="00AF064E">
                                <w:delText>Metatransciptome</w:delText>
                              </w:r>
                            </w:del>
                            <w:ins w:id="456" w:author="Jochum, Michael D." w:date="2022-09-13T15:58:00Z">
                              <w:r w:rsidR="00AF064E" w:rsidRPr="004E359E">
                                <w:t>Metatranscriptome</w:t>
                              </w:r>
                            </w:ins>
                            <w:r w:rsidRPr="004E359E">
                              <w:t xml:space="preserve"> Profiles Associated with COVID-19 Mortality.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wps:txbx>
                      <wps:bodyPr wrap="square" lIns="0" tIns="0" rIns="0" bIns="0">
                        <a:noAutofit/>
                      </wps:bodyPr>
                    </wps:wsp>
                  </a:graphicData>
                </a:graphic>
                <wp14:sizeRelH relativeFrom="margin">
                  <wp14:pctWidth>0</wp14:pctWidth>
                </wp14:sizeRelH>
              </wp:anchor>
            </w:drawing>
          </mc:Choice>
          <mc:Fallback>
            <w:pict>
              <v:rect w14:anchorId="690E1EF7" id="Text Box 16" o:spid="_x0000_s1029" style="position:absolute;margin-left:0;margin-top:411.95pt;width:560.45pt;height:55.8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" o:allowincell="f" stroked="f" strokeweight="0">
                <v:textbox inset="0,0,0,0">
                  <w:txbxContent>
                    <w:p w14:paraId="503865E3" w14:textId="333278AE" w:rsidR="0070433D" w:rsidRPr="004E359E" w:rsidRDefault="0070433D" w:rsidP="00CF6FE8">
                      <w:pPr>
                        <w:pStyle w:val="Caption"/>
                      </w:pPr>
                      <w:bookmarkStart w:id="457" w:name="_Ref79071488"/>
                      <w:bookmarkStart w:id="458" w:name="_Toc79073357"/>
                      <w:r>
                        <w:t xml:space="preserve">Figure </w:t>
                      </w:r>
                      <w:r>
                        <w:fldChar w:fldCharType="begin"/>
                      </w:r>
                      <w:r>
                        <w:instrText>SEQ Figure \* ARABIC</w:instrText>
                      </w:r>
                      <w:r>
                        <w:fldChar w:fldCharType="separate"/>
                      </w:r>
                      <w:r>
                        <w:rPr>
                          <w:noProof/>
                        </w:rPr>
                        <w:t>4</w:t>
                      </w:r>
                      <w:r>
                        <w:fldChar w:fldCharType="end"/>
                      </w:r>
                      <w:bookmarkEnd w:id="457"/>
                      <w:r>
                        <w:t xml:space="preserve">. </w:t>
                      </w:r>
                      <w:r w:rsidRPr="004E359E">
                        <w:t>Heat Tree</w:t>
                      </w:r>
                      <w:bookmarkEnd w:id="458"/>
                      <w:r w:rsidRPr="004E359E">
                        <w:t xml:space="preserve"> Demonstrating the BALF </w:t>
                      </w:r>
                      <w:del w:id="459" w:author="Jochum, Michael D." w:date="2022-09-13T15:58:00Z">
                        <w:r w:rsidRPr="004E359E" w:rsidDel="00AF064E">
                          <w:delText>Metatransciptome</w:delText>
                        </w:r>
                      </w:del>
                      <w:ins w:id="460" w:author="Jochum, Michael D." w:date="2022-09-13T15:58:00Z">
                        <w:r w:rsidR="00AF064E" w:rsidRPr="004E359E">
                          <w:t>Metatranscriptome</w:t>
                        </w:r>
                      </w:ins>
                      <w:r w:rsidRPr="004E359E">
                        <w:t xml:space="preserve"> Profiles Associated with COVID-19 Mortality.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v:textbox>
                <w10:wrap type="topAndBottom" anchorx="margin"/>
              </v:rect>
            </w:pict>
          </mc:Fallback>
        </mc:AlternateContent>
      </w:r>
      <w:r w:rsidRPr="007E698C">
        <w:rPr>
          <w:rFonts w:cstheme="minorHAnsi"/>
          <w:b/>
          <w:bCs/>
        </w:rPr>
        <w:br w:type="page"/>
      </w:r>
      <w:commentRangeStart w:id="461"/>
      <w:commentRangeEnd w:id="461"/>
      <w:r w:rsidR="00DC1F9E">
        <w:rPr>
          <w:rStyle w:val="CommentReference"/>
        </w:rPr>
        <w:commentReference w:id="461"/>
      </w:r>
    </w:p>
    <w:p w14:paraId="28A92BC0" w14:textId="77777777" w:rsidR="00A84D9E" w:rsidRPr="007E698C" w:rsidRDefault="00A84D9E" w:rsidP="00CF6FE8">
      <w:pPr>
        <w:pStyle w:val="Caption"/>
      </w:pPr>
      <w:bookmarkStart w:id="462" w:name="_Ref79071440"/>
      <w:r w:rsidRPr="007E698C">
        <w:lastRenderedPageBreak/>
        <w:t xml:space="preserve">Table </w:t>
      </w:r>
      <w:r w:rsidRPr="007E698C">
        <w:fldChar w:fldCharType="begin"/>
      </w:r>
      <w:r w:rsidRPr="007E698C">
        <w:instrText>SEQ Table \* ARABIC</w:instrText>
      </w:r>
      <w:r w:rsidRPr="007E698C">
        <w:fldChar w:fldCharType="separate"/>
      </w:r>
      <w:r w:rsidRPr="007E698C">
        <w:rPr>
          <w:noProof/>
        </w:rPr>
        <w:t>6</w:t>
      </w:r>
      <w:r w:rsidRPr="007E698C">
        <w:fldChar w:fldCharType="end"/>
      </w:r>
      <w:r w:rsidRPr="007E698C">
        <w:t xml:space="preserve">. Log2 Median Ratio Counts of Taxa Associated with COVID-19 Mortality when Comparing Deceased (n=10) versus Survived (n=15). </w:t>
      </w:r>
      <w:r w:rsidRPr="007E698C">
        <w:rPr>
          <w:bCs/>
        </w:rPr>
        <w:t>Comparisons were conducted using Wilcoxon rank sum test and adjusted for multiple test comparisons using the Benjamini Hochberg correction method</w:t>
      </w:r>
      <w:bookmarkEnd w:id="462"/>
      <w:r w:rsidRPr="007E698C">
        <w:rPr>
          <w:bCs/>
        </w:rPr>
        <w:t>.</w:t>
      </w:r>
    </w:p>
    <w:p w14:paraId="530670E2" w14:textId="77777777" w:rsidR="00A84D9E" w:rsidRPr="007E698C" w:rsidRDefault="00A84D9E" w:rsidP="00CF6FE8">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Comamonadaceae</w:t>
            </w:r>
            <w:proofErr w:type="spellEnd"/>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Variovorax</w:t>
            </w:r>
            <w:proofErr w:type="spellEnd"/>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Vibrionales</w:t>
            </w:r>
            <w:proofErr w:type="spellEnd"/>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Burkholderiales</w:t>
            </w:r>
            <w:proofErr w:type="spellEnd"/>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Alteromonadales</w:t>
            </w:r>
            <w:proofErr w:type="spellEnd"/>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Yersiniaceae</w:t>
            </w:r>
            <w:proofErr w:type="spellEnd"/>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Streptococcaceae</w:t>
            </w:r>
            <w:proofErr w:type="spellEnd"/>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Bacteroidia</w:t>
            </w:r>
            <w:proofErr w:type="spellEnd"/>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Bacteroidales</w:t>
            </w:r>
            <w:proofErr w:type="spellEnd"/>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677D2D2F" w14:textId="6A9B2075" w:rsidR="008535E4" w:rsidDel="00AF064E" w:rsidRDefault="005D74AA" w:rsidP="00072444">
      <w:pPr>
        <w:spacing w:line="480" w:lineRule="auto"/>
        <w:jc w:val="both"/>
        <w:rPr>
          <w:ins w:id="463" w:author="Enrico Barrozo" w:date="2022-09-12T09:56:00Z"/>
          <w:del w:id="464" w:author="Jochum, Michael D." w:date="2022-09-13T16:01:00Z"/>
          <w:rFonts w:cstheme="minorHAnsi"/>
        </w:rPr>
      </w:pPr>
      <w:ins w:id="465" w:author="Enrico Barrozo" w:date="2022-09-09T14:09:00Z">
        <w:r>
          <w:rPr>
            <w:rFonts w:cstheme="minorHAnsi"/>
          </w:rPr>
          <w:t xml:space="preserve">Principal findings. </w:t>
        </w:r>
      </w:ins>
      <w:ins w:id="466" w:author="Enrico Barrozo" w:date="2022-09-09T13:56:00Z">
        <w:r w:rsidR="008F6103" w:rsidRPr="007E698C">
          <w:rPr>
            <w:rFonts w:cstheme="minorHAnsi"/>
          </w:rPr>
          <w:t>To our knowledge, this study is the first to evaluate significant differences in taxonomic and functional signatures between BALF metatranscriptomes from COVID-19, CAP, and uninfected cohorts.</w:t>
        </w:r>
        <w:r w:rsidR="008F6103">
          <w:rPr>
            <w:rFonts w:cstheme="minorHAnsi"/>
          </w:rPr>
          <w:t xml:space="preserve"> </w:t>
        </w:r>
        <w:r w:rsidR="008F6103" w:rsidRPr="007E698C">
          <w:rPr>
            <w:rFonts w:cstheme="minorHAnsi"/>
            <w:color w:val="201F1E"/>
          </w:rPr>
          <w:t xml:space="preserve">Collectively, </w:t>
        </w:r>
        <w:r w:rsidR="008F6103">
          <w:rPr>
            <w:rFonts w:cstheme="minorHAnsi"/>
            <w:color w:val="201F1E"/>
          </w:rPr>
          <w:t>this study</w:t>
        </w:r>
        <w:r w:rsidR="008F6103" w:rsidRPr="007E698C">
          <w:rPr>
            <w:rFonts w:cstheme="minorHAnsi"/>
            <w:color w:val="201F1E"/>
          </w:rPr>
          <w:t xml:space="preserve"> demonstrate</w:t>
        </w:r>
        <w:r w:rsidR="008F6103">
          <w:rPr>
            <w:rFonts w:cstheme="minorHAnsi"/>
            <w:color w:val="201F1E"/>
          </w:rPr>
          <w:t>s</w:t>
        </w:r>
        <w:r w:rsidR="008F6103" w:rsidRPr="007E698C">
          <w:rPr>
            <w:rFonts w:cstheme="minorHAnsi"/>
            <w:color w:val="201F1E"/>
          </w:rPr>
          <w:t xml:space="preserve"> significant relationship</w:t>
        </w:r>
        <w:r w:rsidR="008F6103">
          <w:rPr>
            <w:rFonts w:cstheme="minorHAnsi"/>
            <w:color w:val="201F1E"/>
          </w:rPr>
          <w:t>s</w:t>
        </w:r>
        <w:r w:rsidR="008F6103" w:rsidRPr="007E698C">
          <w:rPr>
            <w:rFonts w:cstheme="minorHAnsi"/>
            <w:color w:val="201F1E"/>
          </w:rPr>
          <w:t xml:space="preserve"> between the</w:t>
        </w:r>
        <w:r w:rsidR="008F6103">
          <w:rPr>
            <w:rFonts w:cstheme="minorHAnsi"/>
            <w:color w:val="201F1E"/>
          </w:rPr>
          <w:t xml:space="preserve"> composition and functions of the</w:t>
        </w:r>
        <w:r w:rsidR="008F6103" w:rsidRPr="007E698C">
          <w:rPr>
            <w:rFonts w:cstheme="minorHAnsi"/>
            <w:color w:val="201F1E"/>
          </w:rPr>
          <w:t xml:space="preserve"> human microbiome </w:t>
        </w:r>
      </w:ins>
      <w:ins w:id="467" w:author="Jochum, Michael D." w:date="2022-09-13T15:59:00Z">
        <w:r w:rsidR="00AF064E">
          <w:rPr>
            <w:rFonts w:cstheme="minorHAnsi"/>
            <w:color w:val="201F1E"/>
          </w:rPr>
          <w:t xml:space="preserve">unique to </w:t>
        </w:r>
      </w:ins>
      <w:ins w:id="468" w:author="Enrico Barrozo" w:date="2022-09-09T13:56:00Z">
        <w:del w:id="469" w:author="Jochum, Michael D." w:date="2022-09-13T15:59:00Z">
          <w:r w:rsidR="008F6103" w:rsidDel="00AF064E">
            <w:rPr>
              <w:rFonts w:cstheme="minorHAnsi"/>
              <w:color w:val="201F1E"/>
            </w:rPr>
            <w:delText>with</w:delText>
          </w:r>
          <w:r w:rsidR="008F6103" w:rsidRPr="007E698C" w:rsidDel="00AF064E">
            <w:rPr>
              <w:rFonts w:cstheme="minorHAnsi"/>
              <w:color w:val="201F1E"/>
            </w:rPr>
            <w:delText xml:space="preserve"> </w:delText>
          </w:r>
        </w:del>
        <w:r w:rsidR="008F6103" w:rsidRPr="007E698C">
          <w:rPr>
            <w:rFonts w:cstheme="minorHAnsi"/>
            <w:color w:val="201F1E"/>
          </w:rPr>
          <w:t>COVID-19</w:t>
        </w:r>
      </w:ins>
      <w:ins w:id="470" w:author="Jochum, Michael D." w:date="2022-09-13T16:00:00Z">
        <w:r w:rsidR="00AF064E">
          <w:rPr>
            <w:rFonts w:cstheme="minorHAnsi"/>
            <w:color w:val="201F1E"/>
          </w:rPr>
          <w:t xml:space="preserve"> moderate to severe disease</w:t>
        </w:r>
      </w:ins>
      <w:ins w:id="471" w:author="Jochum, Michael D." w:date="2022-09-13T15:59:00Z">
        <w:r w:rsidR="00AF064E">
          <w:rPr>
            <w:rFonts w:cstheme="minorHAnsi"/>
            <w:color w:val="201F1E"/>
          </w:rPr>
          <w:t>.</w:t>
        </w:r>
      </w:ins>
      <w:ins w:id="472" w:author="Enrico Barrozo" w:date="2022-09-09T13:58:00Z">
        <w:del w:id="473" w:author="Jochum, Michael D." w:date="2022-09-13T15:59:00Z">
          <w:r w:rsidR="008F6103" w:rsidDel="00AF064E">
            <w:rPr>
              <w:rFonts w:cstheme="minorHAnsi"/>
              <w:color w:val="201F1E"/>
            </w:rPr>
            <w:delText xml:space="preserve"> and CAP, </w:delText>
          </w:r>
          <w:commentRangeStart w:id="474"/>
          <w:r w:rsidR="008F6103" w:rsidDel="00AF064E">
            <w:rPr>
              <w:rFonts w:cstheme="minorHAnsi"/>
              <w:color w:val="201F1E"/>
            </w:rPr>
            <w:delText>that are disease-specific, or shared</w:delText>
          </w:r>
        </w:del>
      </w:ins>
      <w:commentRangeEnd w:id="474"/>
      <w:ins w:id="475" w:author="Enrico Barrozo" w:date="2022-09-12T09:54:00Z">
        <w:del w:id="476" w:author="Jochum, Michael D." w:date="2022-09-13T15:59:00Z">
          <w:r w:rsidR="007D3687" w:rsidDel="00AF064E">
            <w:rPr>
              <w:rStyle w:val="CommentReference"/>
            </w:rPr>
            <w:commentReference w:id="474"/>
          </w:r>
        </w:del>
      </w:ins>
      <w:ins w:id="477" w:author="Enrico Barrozo" w:date="2022-09-09T13:56:00Z">
        <w:r w:rsidR="008F6103">
          <w:rPr>
            <w:rFonts w:cstheme="minorHAnsi"/>
            <w:color w:val="201F1E"/>
          </w:rPr>
          <w:t>.</w:t>
        </w:r>
        <w:r w:rsidR="008F6103">
          <w:rPr>
            <w:rFonts w:cstheme="minorHAnsi"/>
          </w:rPr>
          <w:t xml:space="preserve"> </w:t>
        </w:r>
      </w:ins>
      <w:r w:rsidR="00017B48" w:rsidRPr="007E698C">
        <w:rPr>
          <w:rFonts w:cstheme="minorHAnsi"/>
        </w:rPr>
        <w:t xml:space="preserve">We </w:t>
      </w:r>
      <w:del w:id="478" w:author="Enrico Barrozo" w:date="2022-09-09T13:59:00Z">
        <w:r w:rsidR="00017B48" w:rsidRPr="007E698C" w:rsidDel="008F6103">
          <w:rPr>
            <w:rFonts w:cstheme="minorHAnsi"/>
          </w:rPr>
          <w:delText>observed significantly unique discriminant taxonomic and functional features in bro</w:delText>
        </w:r>
        <w:r w:rsidR="00D639C8" w:rsidRPr="007E698C" w:rsidDel="008F6103">
          <w:rPr>
            <w:rFonts w:cstheme="minorHAnsi"/>
          </w:rPr>
          <w:delText>n</w:delText>
        </w:r>
        <w:r w:rsidR="00017B48" w:rsidRPr="007E698C" w:rsidDel="008F6103">
          <w:rPr>
            <w:rFonts w:cstheme="minorHAnsi"/>
          </w:rPr>
          <w:delText>choalveolar lavage fluid (BALF) metatranscriptomes in</w:delText>
        </w:r>
      </w:del>
      <w:ins w:id="479" w:author="Enrico Barrozo" w:date="2022-09-09T13:59:00Z">
        <w:r w:rsidR="008F6103">
          <w:rPr>
            <w:rFonts w:cstheme="minorHAnsi"/>
          </w:rPr>
          <w:t xml:space="preserve">then extend </w:t>
        </w:r>
      </w:ins>
      <w:ins w:id="480" w:author="Enrico Barrozo" w:date="2022-09-09T14:00:00Z">
        <w:r w:rsidR="008535E4">
          <w:rPr>
            <w:rFonts w:cstheme="minorHAnsi"/>
          </w:rPr>
          <w:t>these analyses</w:t>
        </w:r>
      </w:ins>
      <w:ins w:id="481" w:author="Enrico Barrozo" w:date="2022-09-09T13:59:00Z">
        <w:r w:rsidR="008F6103">
          <w:rPr>
            <w:rFonts w:cstheme="minorHAnsi"/>
          </w:rPr>
          <w:t xml:space="preserve"> </w:t>
        </w:r>
      </w:ins>
      <w:ins w:id="482" w:author="Enrico Barrozo" w:date="2022-09-09T14:00:00Z">
        <w:r w:rsidR="008535E4">
          <w:rPr>
            <w:rFonts w:cstheme="minorHAnsi"/>
          </w:rPr>
          <w:t xml:space="preserve">to </w:t>
        </w:r>
      </w:ins>
      <w:ins w:id="483" w:author="Enrico Barrozo" w:date="2022-09-09T14:03:00Z">
        <w:r w:rsidR="008535E4">
          <w:rPr>
            <w:rFonts w:cstheme="minorHAnsi"/>
          </w:rPr>
          <w:t>identify</w:t>
        </w:r>
      </w:ins>
      <w:ins w:id="484" w:author="Enrico Barrozo" w:date="2022-09-09T14:00:00Z">
        <w:r w:rsidR="008535E4">
          <w:rPr>
            <w:rFonts w:cstheme="minorHAnsi"/>
          </w:rPr>
          <w:t xml:space="preserve"> the</w:t>
        </w:r>
      </w:ins>
      <w:r w:rsidR="00017B48" w:rsidRPr="007E698C">
        <w:rPr>
          <w:rFonts w:cstheme="minorHAnsi"/>
        </w:rPr>
        <w:t xml:space="preserve"> association</w:t>
      </w:r>
      <w:ins w:id="485" w:author="Enrico Barrozo" w:date="2022-09-09T14:00:00Z">
        <w:r w:rsidR="008535E4">
          <w:rPr>
            <w:rFonts w:cstheme="minorHAnsi"/>
          </w:rPr>
          <w:t xml:space="preserve">s of these microbiome </w:t>
        </w:r>
      </w:ins>
      <w:ins w:id="486" w:author="Enrico Barrozo" w:date="2022-09-09T14:01:00Z">
        <w:r w:rsidR="008535E4">
          <w:rPr>
            <w:rFonts w:cstheme="minorHAnsi"/>
          </w:rPr>
          <w:t>perturbations</w:t>
        </w:r>
      </w:ins>
      <w:r w:rsidR="00017B48" w:rsidRPr="007E698C">
        <w:rPr>
          <w:rFonts w:cstheme="minorHAnsi"/>
        </w:rPr>
        <w:t xml:space="preserve"> with COVID-19 </w:t>
      </w:r>
      <w:del w:id="487" w:author="Enrico Barrozo" w:date="2022-09-09T14:01:00Z">
        <w:r w:rsidR="00017B48" w:rsidRPr="007E698C" w:rsidDel="008535E4">
          <w:rPr>
            <w:rFonts w:cstheme="minorHAnsi"/>
          </w:rPr>
          <w:delText xml:space="preserve">disease and </w:delText>
        </w:r>
      </w:del>
      <w:del w:id="488" w:author="Enrico Barrozo" w:date="2022-09-09T13:59:00Z">
        <w:r w:rsidR="00017B48" w:rsidRPr="007E698C" w:rsidDel="008F6103">
          <w:rPr>
            <w:rFonts w:cstheme="minorHAnsi"/>
          </w:rPr>
          <w:delText xml:space="preserve">its </w:delText>
        </w:r>
      </w:del>
      <w:r w:rsidR="00017B48" w:rsidRPr="007E698C">
        <w:rPr>
          <w:rFonts w:cstheme="minorHAnsi"/>
        </w:rPr>
        <w:t>mortality</w:t>
      </w:r>
      <w:ins w:id="489" w:author="Enrico Barrozo" w:date="2022-09-09T14:03:00Z">
        <w:r w:rsidR="008535E4">
          <w:rPr>
            <w:rFonts w:cstheme="minorHAnsi"/>
          </w:rPr>
          <w:t xml:space="preserve">. </w:t>
        </w:r>
      </w:ins>
      <w:ins w:id="490" w:author="Enrico Barrozo" w:date="2022-09-09T14:06:00Z">
        <w:del w:id="491" w:author="Jochum, Michael D." w:date="2022-09-13T16:03:00Z">
          <w:r w:rsidDel="00C70593">
            <w:rPr>
              <w:rFonts w:cstheme="minorHAnsi"/>
            </w:rPr>
            <w:delText>Future</w:delText>
          </w:r>
        </w:del>
      </w:ins>
      <w:ins w:id="492" w:author="Enrico Barrozo" w:date="2022-09-09T14:03:00Z">
        <w:del w:id="493" w:author="Jochum, Michael D." w:date="2022-09-13T16:03:00Z">
          <w:r w:rsidR="008535E4" w:rsidDel="00C70593">
            <w:rPr>
              <w:rFonts w:cstheme="minorHAnsi"/>
            </w:rPr>
            <w:delText xml:space="preserve"> studies </w:delText>
          </w:r>
        </w:del>
      </w:ins>
      <w:ins w:id="494" w:author="Enrico Barrozo" w:date="2022-09-09T14:06:00Z">
        <w:del w:id="495" w:author="Jochum, Michael D." w:date="2022-09-13T16:03:00Z">
          <w:r w:rsidDel="00C70593">
            <w:rPr>
              <w:rFonts w:cstheme="minorHAnsi"/>
            </w:rPr>
            <w:delText>will be aimed at</w:delText>
          </w:r>
        </w:del>
      </w:ins>
      <w:ins w:id="496" w:author="Enrico Barrozo" w:date="2022-09-09T14:05:00Z">
        <w:del w:id="497" w:author="Jochum, Michael D." w:date="2022-09-13T16:03:00Z">
          <w:r w:rsidR="008535E4" w:rsidDel="00C70593">
            <w:rPr>
              <w:rFonts w:cstheme="minorHAnsi"/>
            </w:rPr>
            <w:delText xml:space="preserve"> </w:delText>
          </w:r>
        </w:del>
      </w:ins>
      <w:ins w:id="498" w:author="Enrico Barrozo" w:date="2022-09-09T14:06:00Z">
        <w:del w:id="499" w:author="Jochum, Michael D." w:date="2022-09-13T16:03:00Z">
          <w:r w:rsidDel="00C70593">
            <w:rPr>
              <w:rFonts w:cstheme="minorHAnsi"/>
            </w:rPr>
            <w:delText>assessing</w:delText>
          </w:r>
        </w:del>
      </w:ins>
      <w:ins w:id="500" w:author="Enrico Barrozo" w:date="2022-09-09T14:03:00Z">
        <w:del w:id="501" w:author="Jochum, Michael D." w:date="2022-09-13T16:03:00Z">
          <w:r w:rsidR="008535E4" w:rsidDel="00C70593">
            <w:rPr>
              <w:rFonts w:cstheme="minorHAnsi"/>
            </w:rPr>
            <w:delText xml:space="preserve"> the</w:delText>
          </w:r>
        </w:del>
      </w:ins>
      <w:ins w:id="502" w:author="Enrico Barrozo" w:date="2022-09-12T09:56:00Z">
        <w:del w:id="503" w:author="Jochum, Michael D." w:date="2022-09-13T16:03:00Z">
          <w:r w:rsidR="00DA580E" w:rsidDel="00C70593">
            <w:rPr>
              <w:rFonts w:cstheme="minorHAnsi"/>
            </w:rPr>
            <w:delText xml:space="preserve"> changes in </w:delText>
          </w:r>
        </w:del>
      </w:ins>
      <w:ins w:id="504" w:author="Enrico Barrozo" w:date="2022-09-09T14:07:00Z">
        <w:del w:id="505" w:author="Jochum, Michael D." w:date="2022-09-13T16:03:00Z">
          <w:r w:rsidDel="00C70593">
            <w:rPr>
              <w:rFonts w:cstheme="minorHAnsi"/>
            </w:rPr>
            <w:delText>microbial species and genes</w:delText>
          </w:r>
        </w:del>
      </w:ins>
      <w:ins w:id="506" w:author="Enrico Barrozo" w:date="2022-09-09T14:04:00Z">
        <w:del w:id="507" w:author="Jochum, Michael D." w:date="2022-09-13T16:03:00Z">
          <w:r w:rsidR="008535E4" w:rsidDel="00C70593">
            <w:rPr>
              <w:rFonts w:cstheme="minorHAnsi"/>
            </w:rPr>
            <w:delText xml:space="preserve"> responsible for </w:delText>
          </w:r>
        </w:del>
      </w:ins>
      <w:ins w:id="508" w:author="Enrico Barrozo" w:date="2022-09-09T14:02:00Z">
        <w:del w:id="509" w:author="Jochum, Michael D." w:date="2022-09-13T16:03:00Z">
          <w:r w:rsidR="008535E4" w:rsidRPr="007E698C" w:rsidDel="00C70593">
            <w:rPr>
              <w:rFonts w:cstheme="minorHAnsi"/>
            </w:rPr>
            <w:delText>causality or directionality</w:delText>
          </w:r>
        </w:del>
      </w:ins>
      <w:ins w:id="510" w:author="Enrico Barrozo" w:date="2022-09-09T14:03:00Z">
        <w:del w:id="511" w:author="Jochum, Michael D." w:date="2022-09-13T16:03:00Z">
          <w:r w:rsidR="008535E4" w:rsidDel="00C70593">
            <w:rPr>
              <w:rFonts w:cstheme="minorHAnsi"/>
            </w:rPr>
            <w:delText xml:space="preserve"> of these </w:delText>
          </w:r>
        </w:del>
      </w:ins>
      <w:ins w:id="512" w:author="Enrico Barrozo" w:date="2022-09-09T14:05:00Z">
        <w:del w:id="513" w:author="Jochum, Michael D." w:date="2022-09-13T16:03:00Z">
          <w:r w:rsidDel="00C70593">
            <w:rPr>
              <w:rFonts w:cstheme="minorHAnsi"/>
            </w:rPr>
            <w:delText>host-microbiome interactions</w:delText>
          </w:r>
        </w:del>
      </w:ins>
      <w:del w:id="514" w:author="Jochum, Michael D." w:date="2022-09-13T16:03:00Z">
        <w:r w:rsidR="00017B48" w:rsidRPr="007E698C" w:rsidDel="00C70593">
          <w:rPr>
            <w:rFonts w:cstheme="minorHAnsi"/>
          </w:rPr>
          <w:delText xml:space="preserve">. </w:delText>
        </w:r>
      </w:del>
    </w:p>
    <w:p w14:paraId="6CF8EE03" w14:textId="18BDE83A" w:rsidR="006C7245" w:rsidDel="00AF064E" w:rsidRDefault="006C7245" w:rsidP="00072444">
      <w:pPr>
        <w:spacing w:line="480" w:lineRule="auto"/>
        <w:jc w:val="both"/>
        <w:rPr>
          <w:ins w:id="515" w:author="Enrico Barrozo" w:date="2022-09-12T09:57:00Z"/>
          <w:del w:id="516" w:author="Jochum, Michael D." w:date="2022-09-13T16:01:00Z"/>
          <w:rFonts w:cstheme="minorHAnsi"/>
        </w:rPr>
      </w:pPr>
      <w:ins w:id="517" w:author="Enrico Barrozo" w:date="2022-09-12T09:57:00Z">
        <w:del w:id="518" w:author="Jochum, Michael D." w:date="2022-09-13T16:01:00Z">
          <w:r w:rsidDel="00AF064E">
            <w:rPr>
              <w:rFonts w:cstheme="minorHAnsi"/>
            </w:rPr>
            <w:delText xml:space="preserve">CAP-specific perturbations. </w:delText>
          </w:r>
        </w:del>
      </w:ins>
    </w:p>
    <w:p w14:paraId="3CBE8EEC" w14:textId="59169D8A" w:rsidR="006C7245" w:rsidDel="00AF064E" w:rsidRDefault="006C7245" w:rsidP="00072444">
      <w:pPr>
        <w:spacing w:line="480" w:lineRule="auto"/>
        <w:jc w:val="both"/>
        <w:rPr>
          <w:ins w:id="519" w:author="Enrico Barrozo" w:date="2022-09-12T10:13:00Z"/>
          <w:del w:id="520" w:author="Jochum, Michael D." w:date="2022-09-13T16:01:00Z"/>
          <w:rFonts w:cstheme="minorHAnsi"/>
        </w:rPr>
      </w:pPr>
      <w:ins w:id="521" w:author="Enrico Barrozo" w:date="2022-09-12T09:57:00Z">
        <w:del w:id="522" w:author="Jochum, Michael D." w:date="2022-09-13T16:01:00Z">
          <w:r w:rsidDel="00AF064E">
            <w:rPr>
              <w:rFonts w:cstheme="minorHAnsi"/>
            </w:rPr>
            <w:delText xml:space="preserve">COVID-19-specific changes. </w:delText>
          </w:r>
        </w:del>
      </w:ins>
    </w:p>
    <w:p w14:paraId="104BA4A8" w14:textId="6D43C87D" w:rsidR="00115EC0" w:rsidRPr="007E698C" w:rsidDel="003F6A9A" w:rsidRDefault="00E077DB" w:rsidP="00C70593">
      <w:pPr>
        <w:spacing w:line="480" w:lineRule="auto"/>
        <w:jc w:val="both"/>
        <w:rPr>
          <w:del w:id="523" w:author="Enrico Barrozo" w:date="2022-09-09T14:11:00Z"/>
          <w:rFonts w:cstheme="minorHAnsi"/>
        </w:rPr>
      </w:pPr>
      <w:ins w:id="524" w:author="Enrico Barrozo" w:date="2022-09-12T10:13:00Z">
        <w:del w:id="525" w:author="Jochum, Michael D." w:date="2022-09-13T16:03:00Z">
          <w:r w:rsidDel="00C70593">
            <w:rPr>
              <w:rFonts w:cstheme="minorHAnsi"/>
            </w:rPr>
            <w:delText xml:space="preserve">Divergence and similarities between CAP and COVID-19 metatranscriptomes. </w:delText>
          </w:r>
        </w:del>
        <w:r>
          <w:rPr>
            <w:rFonts w:cstheme="minorHAnsi"/>
          </w:rPr>
          <w:t xml:space="preserve">While our analyses focused on microbial taxa changes and microbe GO pathways, </w:t>
        </w:r>
      </w:ins>
      <w:ins w:id="526" w:author="Jochum, Michael D." w:date="2022-09-13T16:03:00Z">
        <w:r w:rsidR="00C70593">
          <w:rPr>
            <w:rFonts w:cstheme="minorHAnsi"/>
          </w:rPr>
          <w:t xml:space="preserve">Future studies will be aimed at assessing the changes </w:t>
        </w:r>
      </w:ins>
      <w:ins w:id="527" w:author="Enrico Barrozo" w:date="2022-09-12T10:13:00Z">
        <w:del w:id="528" w:author="Jochum, Michael D." w:date="2022-09-13T16:03:00Z">
          <w:r w:rsidDel="00C70593">
            <w:rPr>
              <w:rFonts w:cstheme="minorHAnsi"/>
            </w:rPr>
            <w:delText xml:space="preserve">comparisons between </w:delText>
          </w:r>
        </w:del>
        <w:r>
          <w:rPr>
            <w:rFonts w:cstheme="minorHAnsi"/>
          </w:rPr>
          <w:t>the host and microbe gene expression changes</w:t>
        </w:r>
      </w:ins>
      <w:ins w:id="529" w:author="Jochum, Michael D." w:date="2022-09-13T16:04:00Z">
        <w:r w:rsidR="00C70593">
          <w:rPr>
            <w:rFonts w:cstheme="minorHAnsi"/>
          </w:rPr>
          <w:t xml:space="preserve"> while</w:t>
        </w:r>
      </w:ins>
      <w:ins w:id="530" w:author="Enrico Barrozo" w:date="2022-09-12T10:13:00Z">
        <w:r>
          <w:rPr>
            <w:rFonts w:cstheme="minorHAnsi"/>
          </w:rPr>
          <w:t xml:space="preserve"> may reveal synergistic or antagonistic responses</w:t>
        </w:r>
        <w:del w:id="531" w:author="Jochum, Michael D." w:date="2022-09-13T16:04:00Z">
          <w:r w:rsidDel="00C70593">
            <w:rPr>
              <w:rFonts w:cstheme="minorHAnsi"/>
            </w:rPr>
            <w:delText xml:space="preserve">. </w:delText>
          </w:r>
        </w:del>
      </w:ins>
      <w:ins w:id="532" w:author="Jochum, Michael D." w:date="2022-09-13T16:04:00Z">
        <w:r w:rsidR="00C70593">
          <w:rPr>
            <w:rFonts w:cstheme="minorHAnsi"/>
          </w:rPr>
          <w:t xml:space="preserve"> and </w:t>
        </w:r>
        <w:r w:rsidR="00C70593">
          <w:rPr>
            <w:rFonts w:cstheme="minorHAnsi"/>
          </w:rPr>
          <w:t xml:space="preserve">confirm </w:t>
        </w:r>
        <w:r w:rsidR="00C70593">
          <w:rPr>
            <w:rFonts w:cstheme="minorHAnsi"/>
          </w:rPr>
          <w:t xml:space="preserve">genes responsible for </w:t>
        </w:r>
        <w:r w:rsidR="00C70593" w:rsidRPr="007E698C">
          <w:rPr>
            <w:rFonts w:cstheme="minorHAnsi"/>
          </w:rPr>
          <w:t>causality or directionality</w:t>
        </w:r>
        <w:r w:rsidR="00C70593">
          <w:rPr>
            <w:rFonts w:cstheme="minorHAnsi"/>
          </w:rPr>
          <w:t xml:space="preserve"> of these host-microbiome interactions</w:t>
        </w:r>
        <w:r w:rsidR="00C70593" w:rsidRPr="007E698C">
          <w:rPr>
            <w:rFonts w:cstheme="minorHAnsi"/>
          </w:rPr>
          <w:t>.</w:t>
        </w:r>
        <w:r w:rsidR="00C70593">
          <w:rPr>
            <w:rFonts w:cstheme="minorHAnsi"/>
          </w:rPr>
          <w:t xml:space="preserve">  </w:t>
        </w:r>
      </w:ins>
      <w:ins w:id="533" w:author="Enrico Barrozo" w:date="2022-09-12T10:13:00Z">
        <w:r>
          <w:rPr>
            <w:rFonts w:cstheme="minorHAnsi"/>
          </w:rPr>
          <w:t xml:space="preserve">For instance, many of the CAP cases were associated with respiratory virus infections including rhinoviruses A, B, and C, influenza A, and B, and </w:t>
        </w:r>
        <w:proofErr w:type="spellStart"/>
        <w:r>
          <w:rPr>
            <w:rFonts w:cstheme="minorHAnsi"/>
          </w:rPr>
          <w:t>orthopneumovirus</w:t>
        </w:r>
        <w:proofErr w:type="spellEnd"/>
        <w:r>
          <w:rPr>
            <w:rFonts w:cstheme="minorHAnsi"/>
          </w:rPr>
          <w:t xml:space="preserve"> (Suppl. Table 1). T</w:t>
        </w:r>
        <w:del w:id="534" w:author="Jochum, Michael D." w:date="2022-09-13T16:04:00Z">
          <w:r w:rsidDel="00C70593">
            <w:rPr>
              <w:rFonts w:cstheme="minorHAnsi"/>
            </w:rPr>
            <w:delText>he X t</w:delText>
          </w:r>
        </w:del>
        <w:r>
          <w:rPr>
            <w:rFonts w:cstheme="minorHAnsi"/>
          </w:rPr>
          <w:t xml:space="preserve">erms and taxa that </w:t>
        </w:r>
      </w:ins>
      <w:proofErr w:type="spellStart"/>
      <w:ins w:id="535" w:author="Jochum, Michael D." w:date="2022-09-13T16:04:00Z">
        <w:r w:rsidR="00C70593">
          <w:rPr>
            <w:rFonts w:cstheme="minorHAnsi"/>
          </w:rPr>
          <w:t>changed</w:t>
        </w:r>
      </w:ins>
      <w:ins w:id="536" w:author="Enrico Barrozo" w:date="2022-09-12T10:13:00Z">
        <w:del w:id="537" w:author="Jochum, Michael D." w:date="2022-09-13T16:04:00Z">
          <w:r w:rsidDel="00C70593">
            <w:rPr>
              <w:rFonts w:cstheme="minorHAnsi"/>
            </w:rPr>
            <w:delText xml:space="preserve">were X increased and X decreased, </w:delText>
          </w:r>
        </w:del>
        <w:r>
          <w:rPr>
            <w:rFonts w:cstheme="minorHAnsi"/>
          </w:rPr>
          <w:t>may</w:t>
        </w:r>
        <w:proofErr w:type="spellEnd"/>
        <w:r>
          <w:rPr>
            <w:rFonts w:cstheme="minorHAnsi"/>
          </w:rPr>
          <w:t xml:space="preserve"> reveal interactions between the host, bacterial species, and viruses that are intrinsic to respiratory virus responses, or divergent and specific to each pathogen.  </w:t>
        </w:r>
        <w:del w:id="538" w:author="Jochum, Michael D." w:date="2022-09-13T16:04:00Z">
          <w:r w:rsidDel="00C70593">
            <w:rPr>
              <w:rFonts w:cstheme="minorHAnsi"/>
            </w:rPr>
            <w:delText>[</w:delText>
          </w:r>
        </w:del>
      </w:ins>
      <w:ins w:id="539" w:author="Enrico Barrozo" w:date="2022-09-12T10:52:00Z">
        <w:del w:id="540" w:author="Jochum, Michael D." w:date="2022-09-13T16:04:00Z">
          <w:r w:rsidR="00257B79" w:rsidRPr="00257B79" w:rsidDel="00C70593">
            <w:rPr>
              <w:rFonts w:cstheme="minorHAnsi"/>
              <w:color w:val="FF0000"/>
              <w:rPrChange w:id="541" w:author="Enrico Barrozo" w:date="2022-09-12T10:53:00Z">
                <w:rPr>
                  <w:rFonts w:cstheme="minorHAnsi"/>
                </w:rPr>
              </w:rPrChange>
            </w:rPr>
            <w:delText xml:space="preserve">taxa and GO </w:delText>
          </w:r>
        </w:del>
      </w:ins>
      <w:ins w:id="542" w:author="Enrico Barrozo" w:date="2022-09-12T10:53:00Z">
        <w:del w:id="543" w:author="Jochum, Michael D." w:date="2022-09-13T16:04:00Z">
          <w:r w:rsidR="00257B79" w:rsidRPr="00257B79" w:rsidDel="00C70593">
            <w:rPr>
              <w:rFonts w:cstheme="minorHAnsi"/>
              <w:color w:val="FF0000"/>
              <w:rPrChange w:id="544" w:author="Enrico Barrozo" w:date="2022-09-12T10:53:00Z">
                <w:rPr>
                  <w:rFonts w:cstheme="minorHAnsi"/>
                </w:rPr>
              </w:rPrChange>
            </w:rPr>
            <w:delText>specific lit review and discussions</w:delText>
          </w:r>
        </w:del>
      </w:ins>
      <w:ins w:id="545" w:author="Enrico Barrozo" w:date="2022-09-12T10:13:00Z">
        <w:del w:id="546" w:author="Jochum, Michael D." w:date="2022-09-13T16:04:00Z">
          <w:r w:rsidDel="00C70593">
            <w:rPr>
              <w:rFonts w:cstheme="minorHAnsi"/>
            </w:rPr>
            <w:delText xml:space="preserve">] </w:delText>
          </w:r>
        </w:del>
      </w:ins>
      <w:del w:id="547" w:author="Enrico Barrozo" w:date="2022-09-09T14:11:00Z">
        <w:r w:rsidR="00017B48" w:rsidRPr="007E698C" w:rsidDel="003F6A9A">
          <w:rPr>
            <w:rFonts w:cstheme="minorHAnsi"/>
          </w:rPr>
          <w:delText xml:space="preserve">Of note, due to limitations in the depth of clinical metadata by subject, we could not distinguish between COVID-19 pathophysiology or associated medical comorbidities, treatments, nor interventions. However, </w:delText>
        </w:r>
        <w:r w:rsidR="00017B48" w:rsidRPr="007E698C" w:rsidDel="003F6A9A">
          <w:rPr>
            <w:rFonts w:cstheme="minorHAnsi"/>
          </w:rPr>
          <w:lastRenderedPageBreak/>
          <w:delText>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delText>
        </w:r>
      </w:del>
    </w:p>
    <w:p w14:paraId="40F887D7" w14:textId="4C24ACEB" w:rsidR="00115EC0" w:rsidRDefault="00017B48" w:rsidP="00072444">
      <w:pPr>
        <w:spacing w:line="480" w:lineRule="auto"/>
        <w:jc w:val="both"/>
        <w:rPr>
          <w:ins w:id="548" w:author="Enrico Barrozo" w:date="2022-09-12T10:00:00Z"/>
          <w:rFonts w:cstheme="minorHAnsi"/>
        </w:rPr>
      </w:pPr>
      <w:del w:id="549" w:author="Enrico Barrozo" w:date="2022-09-12T10:17:00Z">
        <w:r w:rsidRPr="007E698C" w:rsidDel="004A5FB6">
          <w:rPr>
            <w:rFonts w:cstheme="minorHAnsi"/>
          </w:rPr>
          <w:delText xml:space="preserve">At the time of this study, the </w:delText>
        </w:r>
        <w:r w:rsidR="00D639C8" w:rsidRPr="007E698C" w:rsidDel="004A5FB6">
          <w:rPr>
            <w:rFonts w:cstheme="minorHAnsi"/>
          </w:rPr>
          <w:delText xml:space="preserve">standard </w:delText>
        </w:r>
        <w:r w:rsidRPr="007E698C" w:rsidDel="004A5FB6">
          <w:rPr>
            <w:rFonts w:cstheme="minorHAnsi"/>
          </w:rPr>
          <w:delTex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w:delText>
        </w:r>
        <w:commentRangeStart w:id="550"/>
        <w:commentRangeStart w:id="551"/>
        <w:r w:rsidRPr="007E698C" w:rsidDel="004A5FB6">
          <w:rPr>
            <w:rFonts w:cstheme="minorHAnsi"/>
          </w:rPr>
          <w:delText xml:space="preserve"> SARS-CoV-2 reads were successfully detected in the taxonomic analysis of COVID-19 BALF samples</w:delText>
        </w:r>
        <w:commentRangeEnd w:id="550"/>
        <w:r w:rsidR="00976088" w:rsidDel="004A5FB6">
          <w:rPr>
            <w:rStyle w:val="CommentReference"/>
          </w:rPr>
          <w:commentReference w:id="550"/>
        </w:r>
        <w:commentRangeEnd w:id="551"/>
        <w:r w:rsidR="00D40ED5" w:rsidDel="004A5FB6">
          <w:rPr>
            <w:rStyle w:val="CommentReference"/>
          </w:rPr>
          <w:commentReference w:id="551"/>
        </w:r>
        <w:r w:rsidRPr="007E698C" w:rsidDel="004A5FB6">
          <w:rPr>
            <w:rFonts w:cstheme="minorHAnsi"/>
          </w:rPr>
          <w:delText xml:space="preserve">, and GO terms associated with </w:delText>
        </w:r>
        <w:commentRangeStart w:id="552"/>
        <w:r w:rsidRPr="007E698C" w:rsidDel="004A5FB6">
          <w:rPr>
            <w:rFonts w:cstheme="minorHAnsi"/>
          </w:rPr>
          <w:delText xml:space="preserve">coronavirus proteins </w:delText>
        </w:r>
        <w:commentRangeEnd w:id="552"/>
        <w:r w:rsidR="0085248C" w:rsidDel="004A5FB6">
          <w:rPr>
            <w:rStyle w:val="CommentReference"/>
          </w:rPr>
          <w:commentReference w:id="552"/>
        </w:r>
        <w:r w:rsidRPr="007E698C" w:rsidDel="004A5FB6">
          <w:rPr>
            <w:rFonts w:cstheme="minorHAnsi"/>
          </w:rPr>
          <w:delText>were found to be significant</w:delText>
        </w:r>
        <w:r w:rsidR="001D2D0A" w:rsidRPr="007E698C" w:rsidDel="004A5FB6">
          <w:rPr>
            <w:rFonts w:cstheme="minorHAnsi"/>
          </w:rPr>
          <w:delText>ly different</w:delText>
        </w:r>
        <w:r w:rsidRPr="007E698C" w:rsidDel="004A5FB6">
          <w:rPr>
            <w:rFonts w:cstheme="minorHAnsi"/>
          </w:rPr>
          <w:delText xml:space="preserve"> in the functional analysis. A number of coronavirus proteins were driving the </w:delText>
        </w:r>
        <w:r w:rsidR="001D2D0A" w:rsidRPr="007E698C" w:rsidDel="004A5FB6">
          <w:rPr>
            <w:rFonts w:cstheme="minorHAnsi"/>
          </w:rPr>
          <w:delText xml:space="preserve">significant </w:delText>
        </w:r>
        <w:r w:rsidRPr="007E698C" w:rsidDel="004A5FB6">
          <w:rPr>
            <w:rFonts w:cstheme="minorHAnsi"/>
          </w:rPr>
          <w:delText xml:space="preserve">associations of GO terms </w:delText>
        </w:r>
        <w:r w:rsidR="001D2D0A" w:rsidRPr="007E698C" w:rsidDel="004A5FB6">
          <w:rPr>
            <w:rFonts w:cstheme="minorHAnsi"/>
          </w:rPr>
          <w:delText>between</w:delText>
        </w:r>
        <w:r w:rsidRPr="007E698C" w:rsidDel="004A5FB6">
          <w:rPr>
            <w:rFonts w:cstheme="minorHAnsi"/>
          </w:rPr>
          <w:delText xml:space="preserve"> COVID-19 </w:delText>
        </w:r>
        <w:r w:rsidR="001D2D0A" w:rsidRPr="007E698C" w:rsidDel="004A5FB6">
          <w:rPr>
            <w:rFonts w:cstheme="minorHAnsi"/>
          </w:rPr>
          <w:delText>and</w:delText>
        </w:r>
        <w:r w:rsidRPr="007E698C" w:rsidDel="004A5FB6">
          <w:rPr>
            <w:rFonts w:cstheme="minorHAnsi"/>
          </w:rPr>
          <w:delText xml:space="preserve"> uninfected</w:delText>
        </w:r>
        <w:r w:rsidR="001D2D0A" w:rsidRPr="007E698C" w:rsidDel="004A5FB6">
          <w:rPr>
            <w:rFonts w:cstheme="minorHAnsi"/>
          </w:rPr>
          <w:delText xml:space="preserve"> samples</w:delText>
        </w:r>
        <w:r w:rsidRPr="007E698C" w:rsidDel="004A5FB6">
          <w:rPr>
            <w:rFonts w:cstheme="minorHAnsi"/>
          </w:rPr>
          <w:delTex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delText>
        </w:r>
        <w:r w:rsidRPr="00826F33" w:rsidDel="004A5FB6">
          <w:rPr>
            <w:rFonts w:cstheme="minorHAnsi"/>
          </w:rPr>
          <w:delText>0019054] (</w:delText>
        </w:r>
        <w:r w:rsidRPr="00826F33" w:rsidDel="004A5FB6">
          <w:delText xml:space="preserve">Suppl Table </w:delText>
        </w:r>
        <w:r w:rsidR="00C15619" w:rsidRPr="00826F33" w:rsidDel="004A5FB6">
          <w:delText>3</w:delText>
        </w:r>
        <w:r w:rsidRPr="00826F33" w:rsidDel="004A5FB6">
          <w:delText>)</w:delText>
        </w:r>
        <w:r w:rsidRPr="00826F33" w:rsidDel="004A5FB6">
          <w:rPr>
            <w:rFonts w:cstheme="minorHAnsi"/>
          </w:rPr>
          <w:delText>.</w:delText>
        </w:r>
        <w:r w:rsidRPr="007E698C" w:rsidDel="004A5FB6">
          <w:rPr>
            <w:rFonts w:cstheme="minorHAnsi"/>
          </w:rPr>
          <w:delTex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w:delText>
        </w:r>
        <w:r w:rsidRPr="007E698C" w:rsidDel="004A5FB6">
          <w:rPr>
            <w:rFonts w:cstheme="minorHAnsi"/>
          </w:rPr>
          <w:lastRenderedPageBreak/>
          <w:delText xml:space="preserve">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delText>
        </w:r>
      </w:del>
    </w:p>
    <w:p w14:paraId="0157C381" w14:textId="77777777" w:rsidR="00E077DB" w:rsidRDefault="004905FC" w:rsidP="00072444">
      <w:pPr>
        <w:spacing w:line="480" w:lineRule="auto"/>
        <w:jc w:val="both"/>
        <w:rPr>
          <w:ins w:id="553" w:author="Enrico Barrozo" w:date="2022-09-12T10:12:00Z"/>
          <w:rFonts w:cstheme="minorHAnsi"/>
        </w:rPr>
      </w:pPr>
      <w:ins w:id="554" w:author="Enrico Barrozo" w:date="2022-09-12T10:00:00Z">
        <w:r>
          <w:rPr>
            <w:rFonts w:cstheme="minorHAnsi"/>
          </w:rPr>
          <w:t xml:space="preserve">COVID-19 </w:t>
        </w:r>
        <w:proofErr w:type="spellStart"/>
        <w:r>
          <w:rPr>
            <w:rFonts w:cstheme="minorHAnsi"/>
          </w:rPr>
          <w:t>metatranscriptomics</w:t>
        </w:r>
        <w:proofErr w:type="spellEnd"/>
        <w:r>
          <w:rPr>
            <w:rFonts w:cstheme="minorHAnsi"/>
          </w:rPr>
          <w:t xml:space="preserve"> in the context of host</w:t>
        </w:r>
      </w:ins>
      <w:ins w:id="555" w:author="Enrico Barrozo" w:date="2022-09-12T10:01:00Z">
        <w:r>
          <w:rPr>
            <w:rFonts w:cstheme="minorHAnsi"/>
          </w:rPr>
          <w:t xml:space="preserve"> immune responses</w:t>
        </w:r>
      </w:ins>
      <w:ins w:id="556" w:author="Enrico Barrozo" w:date="2022-09-12T10:00:00Z">
        <w:r>
          <w:rPr>
            <w:rFonts w:cstheme="minorHAnsi"/>
          </w:rPr>
          <w:t>.</w:t>
        </w:r>
      </w:ins>
      <w:ins w:id="557" w:author="Enrico Barrozo" w:date="2022-09-12T10:01:00Z">
        <w:r>
          <w:rPr>
            <w:rFonts w:cstheme="minorHAnsi"/>
          </w:rPr>
          <w:t xml:space="preserve"> </w:t>
        </w:r>
      </w:ins>
      <w:ins w:id="558" w:author="Enrico Barrozo" w:date="2022-09-12T10:02:00Z">
        <w:r>
          <w:rPr>
            <w:rFonts w:cstheme="minorHAnsi"/>
          </w:rPr>
          <w:t>A subset of the</w:t>
        </w:r>
      </w:ins>
      <w:ins w:id="559" w:author="Enrico Barrozo" w:date="2022-09-12T10:01:00Z">
        <w:r>
          <w:rPr>
            <w:rFonts w:cstheme="minorHAnsi"/>
          </w:rPr>
          <w:t xml:space="preserve"> studies from which the </w:t>
        </w:r>
        <w:proofErr w:type="spellStart"/>
        <w:r>
          <w:rPr>
            <w:rFonts w:cstheme="minorHAnsi"/>
          </w:rPr>
          <w:t>metatranscriptomics</w:t>
        </w:r>
        <w:proofErr w:type="spellEnd"/>
        <w:r>
          <w:rPr>
            <w:rFonts w:cstheme="minorHAnsi"/>
          </w:rPr>
          <w:t xml:space="preserve"> data we a</w:t>
        </w:r>
      </w:ins>
      <w:ins w:id="560" w:author="Enrico Barrozo" w:date="2022-09-12T10:02:00Z">
        <w:r>
          <w:rPr>
            <w:rFonts w:cstheme="minorHAnsi"/>
          </w:rPr>
          <w:t>nalyzed either primarily analyzed host gene expression[</w:t>
        </w:r>
        <w:r w:rsidRPr="00B832C9">
          <w:rPr>
            <w:rFonts w:cstheme="minorHAnsi"/>
            <w:color w:val="FF0000"/>
            <w:rPrChange w:id="561" w:author="Enrico Barrozo" w:date="2022-09-12T10:52:00Z">
              <w:rPr>
                <w:rFonts w:cstheme="minorHAnsi"/>
              </w:rPr>
            </w:rPrChange>
          </w:rPr>
          <w:t>refs</w:t>
        </w:r>
        <w:proofErr w:type="gramStart"/>
        <w:r>
          <w:rPr>
            <w:rFonts w:cstheme="minorHAnsi"/>
          </w:rPr>
          <w:t>], or</w:t>
        </w:r>
        <w:proofErr w:type="gramEnd"/>
        <w:r>
          <w:rPr>
            <w:rFonts w:cstheme="minorHAnsi"/>
          </w:rPr>
          <w:t xml:space="preserve"> did not[</w:t>
        </w:r>
        <w:r w:rsidRPr="00B832C9">
          <w:rPr>
            <w:rFonts w:cstheme="minorHAnsi"/>
            <w:color w:val="FF0000"/>
            <w:rPrChange w:id="562" w:author="Enrico Barrozo" w:date="2022-09-12T10:52:00Z">
              <w:rPr>
                <w:rFonts w:cstheme="minorHAnsi"/>
              </w:rPr>
            </w:rPrChange>
          </w:rPr>
          <w:t>refs</w:t>
        </w:r>
        <w:r>
          <w:rPr>
            <w:rFonts w:cstheme="minorHAnsi"/>
          </w:rPr>
          <w:t>].</w:t>
        </w:r>
      </w:ins>
      <w:ins w:id="563" w:author="Enrico Barrozo" w:date="2022-09-12T10:12:00Z">
        <w:r w:rsidR="00E077DB">
          <w:rPr>
            <w:rFonts w:cstheme="minorHAnsi"/>
          </w:rPr>
          <w:t xml:space="preserve"> [</w:t>
        </w:r>
        <w:proofErr w:type="gramStart"/>
        <w:r w:rsidR="00E077DB" w:rsidRPr="00B832C9">
          <w:rPr>
            <w:rFonts w:cstheme="minorHAnsi"/>
            <w:color w:val="FF0000"/>
            <w:rPrChange w:id="564" w:author="Enrico Barrozo" w:date="2022-09-12T10:52:00Z">
              <w:rPr>
                <w:rFonts w:cstheme="minorHAnsi"/>
              </w:rPr>
            </w:rPrChange>
          </w:rPr>
          <w:t>compare and contrast</w:t>
        </w:r>
        <w:proofErr w:type="gramEnd"/>
        <w:r w:rsidR="00E077DB">
          <w:rPr>
            <w:rFonts w:cstheme="minorHAnsi"/>
          </w:rPr>
          <w:t>]</w:t>
        </w:r>
      </w:ins>
      <w:ins w:id="565" w:author="Enrico Barrozo" w:date="2022-09-12T10:02:00Z">
        <w:r>
          <w:rPr>
            <w:rFonts w:cstheme="minorHAnsi"/>
          </w:rPr>
          <w:t xml:space="preserve"> </w:t>
        </w:r>
      </w:ins>
    </w:p>
    <w:p w14:paraId="2ADC8068" w14:textId="3DB643C5" w:rsidR="006C7245" w:rsidRPr="007E698C" w:rsidDel="00E077DB" w:rsidRDefault="006C7245" w:rsidP="00072444">
      <w:pPr>
        <w:spacing w:line="480" w:lineRule="auto"/>
        <w:jc w:val="both"/>
        <w:rPr>
          <w:del w:id="566" w:author="Enrico Barrozo" w:date="2022-09-12T10:13:00Z"/>
          <w:rFonts w:cstheme="minorHAnsi"/>
        </w:rPr>
      </w:pPr>
    </w:p>
    <w:p w14:paraId="14A258C8" w14:textId="08BCD63F" w:rsidR="00863D75" w:rsidRDefault="003F6A9A" w:rsidP="00072444">
      <w:pPr>
        <w:spacing w:line="480" w:lineRule="auto"/>
        <w:rPr>
          <w:ins w:id="567" w:author="Enrico Barrozo" w:date="2022-09-12T09:57:00Z"/>
          <w:rFonts w:cstheme="minorHAnsi"/>
        </w:rPr>
      </w:pPr>
      <w:bookmarkStart w:id="568" w:name="_Hlk90291586"/>
      <w:ins w:id="569" w:author="Enrico Barrozo" w:date="2022-09-09T14:13:00Z">
        <w:r>
          <w:rPr>
            <w:rFonts w:cstheme="minorHAnsi"/>
          </w:rPr>
          <w:t>Microbiome changes</w:t>
        </w:r>
      </w:ins>
      <w:ins w:id="570" w:author="Enrico Barrozo" w:date="2022-09-09T14:12:00Z">
        <w:r>
          <w:rPr>
            <w:rFonts w:cstheme="minorHAnsi"/>
          </w:rPr>
          <w:t xml:space="preserve"> associated with COVID-19 d</w:t>
        </w:r>
      </w:ins>
      <w:ins w:id="571" w:author="Enrico Barrozo" w:date="2022-09-09T14:13:00Z">
        <w:r>
          <w:rPr>
            <w:rFonts w:cstheme="minorHAnsi"/>
          </w:rPr>
          <w:t>eath.</w:t>
        </w:r>
      </w:ins>
      <w:ins w:id="572" w:author="Enrico Barrozo" w:date="2022-09-09T14:12:00Z">
        <w:r>
          <w:rPr>
            <w:rFonts w:cstheme="minorHAnsi"/>
          </w:rPr>
          <w:t xml:space="preserve"> </w:t>
        </w:r>
      </w:ins>
      <w:commentRangeStart w:id="573"/>
      <w:r w:rsidR="00017B48" w:rsidRPr="007E698C">
        <w:rPr>
          <w:rFonts w:cstheme="minorHAnsi"/>
        </w:rPr>
        <w:t xml:space="preserve">Distinct taxonomic features of BALF specimens from the COVID-19 vs. </w:t>
      </w:r>
      <w:r w:rsidR="005D5034" w:rsidRPr="007E698C">
        <w:rPr>
          <w:rFonts w:cstheme="minorHAnsi"/>
        </w:rPr>
        <w:t>u</w:t>
      </w:r>
      <w:r w:rsidR="00017B48" w:rsidRPr="007E698C">
        <w:rPr>
          <w:rFonts w:cstheme="minorHAnsi"/>
        </w:rPr>
        <w:t xml:space="preserve">ninfected vs. CAP analysis </w:t>
      </w:r>
      <w:commentRangeEnd w:id="573"/>
      <w:r w:rsidR="00121436">
        <w:rPr>
          <w:rStyle w:val="CommentReference"/>
        </w:rPr>
        <w:commentReference w:id="573"/>
      </w:r>
      <w:r w:rsidR="00017B48" w:rsidRPr="007E698C">
        <w:rPr>
          <w:rFonts w:cstheme="minorHAnsi"/>
        </w:rPr>
        <w:t xml:space="preserve">included an increase in the genus </w:t>
      </w:r>
      <w:proofErr w:type="spellStart"/>
      <w:r w:rsidR="00017B48" w:rsidRPr="007E698C">
        <w:rPr>
          <w:rFonts w:cstheme="minorHAnsi"/>
          <w:i/>
          <w:iCs/>
        </w:rPr>
        <w:t>Sphingomonas</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Sphingomonadacae</w:t>
      </w:r>
      <w:proofErr w:type="spellEnd"/>
      <w:r w:rsidR="00017B48" w:rsidRPr="007E698C">
        <w:rPr>
          <w:rFonts w:cstheme="minorHAnsi"/>
          <w:i/>
          <w:iCs/>
        </w:rPr>
        <w:t xml:space="preserve"> </w:t>
      </w:r>
      <w:r w:rsidR="00017B48" w:rsidRPr="007E698C">
        <w:rPr>
          <w:rFonts w:cstheme="minorHAnsi"/>
        </w:rPr>
        <w:t>family,</w:t>
      </w:r>
      <w:r w:rsidR="00017B48" w:rsidRPr="007E698C">
        <w:rPr>
          <w:rFonts w:cstheme="minorHAnsi"/>
          <w:i/>
          <w:iCs/>
        </w:rPr>
        <w:t xml:space="preserve"> </w:t>
      </w:r>
      <w:r w:rsidR="00017B48" w:rsidRPr="007E698C">
        <w:rPr>
          <w:rFonts w:cstheme="minorHAnsi"/>
        </w:rPr>
        <w:t>among COVID-19 patients. Notable taxonomic features among COVID-19 patients with mortal disease included increases in log</w:t>
      </w:r>
      <w:r w:rsidR="00017B48" w:rsidRPr="007E698C">
        <w:rPr>
          <w:rFonts w:cstheme="minorHAnsi"/>
          <w:vertAlign w:val="subscript"/>
        </w:rPr>
        <w:t>2</w:t>
      </w:r>
      <w:r w:rsidR="00017B48" w:rsidRPr="007E698C">
        <w:rPr>
          <w:rFonts w:cstheme="minorHAnsi"/>
        </w:rPr>
        <w:t xml:space="preserve"> median ratios of </w:t>
      </w:r>
      <w:r w:rsidR="005D5034" w:rsidRPr="007E698C">
        <w:rPr>
          <w:rFonts w:cstheme="minorHAnsi"/>
        </w:rPr>
        <w:t xml:space="preserve">the </w:t>
      </w:r>
      <w:r w:rsidR="00017B48" w:rsidRPr="007E698C">
        <w:rPr>
          <w:rFonts w:cstheme="minorHAnsi"/>
        </w:rPr>
        <w:t>gen</w:t>
      </w:r>
      <w:r w:rsidR="005D5034" w:rsidRPr="007E698C">
        <w:rPr>
          <w:rFonts w:cstheme="minorHAnsi"/>
        </w:rPr>
        <w:t>us</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Comamonadaceae</w:t>
      </w:r>
      <w:proofErr w:type="spellEnd"/>
      <w:r w:rsidR="00017B48" w:rsidRPr="007E698C">
        <w:rPr>
          <w:rFonts w:cstheme="minorHAnsi"/>
          <w:i/>
          <w:iCs/>
        </w:rPr>
        <w:t xml:space="preserve"> </w:t>
      </w:r>
      <w:r w:rsidR="00017B48" w:rsidRPr="007E698C">
        <w:rPr>
          <w:rFonts w:cstheme="minorHAnsi"/>
        </w:rPr>
        <w:t xml:space="preserve">family, and decreases in the class </w:t>
      </w:r>
      <w:proofErr w:type="spellStart"/>
      <w:r w:rsidR="00017B48" w:rsidRPr="007E698C">
        <w:rPr>
          <w:rFonts w:cstheme="minorHAnsi"/>
        </w:rPr>
        <w:t>Bacteroidia</w:t>
      </w:r>
      <w:proofErr w:type="spellEnd"/>
      <w:r w:rsidR="00017B48" w:rsidRPr="007E698C">
        <w:rPr>
          <w:rFonts w:cstheme="minorHAnsi"/>
          <w:i/>
          <w:iCs/>
        </w:rPr>
        <w:t>,</w:t>
      </w:r>
      <w:r w:rsidR="00017B48" w:rsidRPr="007E698C">
        <w:rPr>
          <w:rFonts w:cstheme="minorHAnsi"/>
        </w:rPr>
        <w:t xml:space="preserve"> belonging to the order </w:t>
      </w:r>
      <w:proofErr w:type="spellStart"/>
      <w:r w:rsidR="00017B48" w:rsidRPr="007E698C">
        <w:rPr>
          <w:rFonts w:cstheme="minorHAnsi"/>
        </w:rPr>
        <w:t>Bacteroidales</w:t>
      </w:r>
      <w:proofErr w:type="spellEnd"/>
      <w:r w:rsidR="00017B48" w:rsidRPr="007E698C">
        <w:rPr>
          <w:rFonts w:cstheme="minorHAnsi"/>
        </w:rPr>
        <w:t xml:space="preserve">. </w:t>
      </w:r>
      <w:bookmarkEnd w:id="568"/>
      <w:r w:rsidR="00017B48" w:rsidRPr="007E698C">
        <w:rPr>
          <w:rFonts w:cstheme="minorHAnsi"/>
        </w:rPr>
        <w:t xml:space="preserve">These findings </w:t>
      </w:r>
      <w:del w:id="574" w:author="Enrico Barrozo" w:date="2022-09-09T12:14:00Z">
        <w:r w:rsidR="00017B48" w:rsidRPr="007E698C" w:rsidDel="00121436">
          <w:rPr>
            <w:rFonts w:cstheme="minorHAnsi"/>
          </w:rPr>
          <w:delText xml:space="preserve">support </w:delText>
        </w:r>
      </w:del>
      <w:ins w:id="575" w:author="Enrico Barrozo" w:date="2022-09-09T12:14:00Z">
        <w:r w:rsidR="00121436">
          <w:rPr>
            <w:rFonts w:cstheme="minorHAnsi"/>
          </w:rPr>
          <w:t>are supported by</w:t>
        </w:r>
        <w:r w:rsidR="00121436" w:rsidRPr="007E698C">
          <w:rPr>
            <w:rFonts w:cstheme="minorHAnsi"/>
          </w:rPr>
          <w:t xml:space="preserve"> </w:t>
        </w:r>
      </w:ins>
      <w:r w:rsidR="00017B48" w:rsidRPr="007E698C">
        <w:rPr>
          <w:rFonts w:cstheme="minorHAnsi"/>
        </w:rPr>
        <w:t xml:space="preserve">previous reports </w:t>
      </w:r>
      <w:del w:id="576" w:author="Enrico Barrozo" w:date="2022-09-09T12:14:00Z">
        <w:r w:rsidR="00017B48" w:rsidRPr="007E698C" w:rsidDel="00121436">
          <w:rPr>
            <w:rFonts w:cstheme="minorHAnsi"/>
          </w:rPr>
          <w:delText>regarding an association with</w:delText>
        </w:r>
      </w:del>
      <w:ins w:id="577" w:author="Enrico Barrozo" w:date="2022-09-09T12:14:00Z">
        <w:r w:rsidR="00121436">
          <w:rPr>
            <w:rFonts w:cstheme="minorHAnsi"/>
          </w:rPr>
          <w:t>associ</w:t>
        </w:r>
      </w:ins>
      <w:ins w:id="578" w:author="Enrico Barrozo" w:date="2022-09-09T12:15:00Z">
        <w:r w:rsidR="00121436">
          <w:rPr>
            <w:rFonts w:cstheme="minorHAnsi"/>
          </w:rPr>
          <w:t>ating</w:t>
        </w:r>
      </w:ins>
      <w:r w:rsidR="00017B48" w:rsidRPr="007E698C">
        <w:rPr>
          <w:rFonts w:cstheme="minorHAnsi"/>
        </w:rPr>
        <w:t xml:space="preserve"> </w:t>
      </w:r>
      <w:proofErr w:type="spellStart"/>
      <w:r w:rsidR="00017B48" w:rsidRPr="007E698C">
        <w:rPr>
          <w:rFonts w:cstheme="minorHAnsi"/>
          <w:i/>
          <w:iCs/>
        </w:rPr>
        <w:t>Sphingomonas</w:t>
      </w:r>
      <w:proofErr w:type="spellEnd"/>
      <w:r w:rsidR="00017B48"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ins w:id="579" w:author="Enrico Barrozo" w:date="2022-09-09T12:15:00Z">
        <w:r w:rsidR="00121436">
          <w:rPr>
            <w:rFonts w:cstheme="minorHAnsi"/>
          </w:rPr>
          <w:t xml:space="preserve">, a </w:t>
        </w:r>
      </w:ins>
      <w:del w:id="580" w:author="Enrico Barrozo" w:date="2022-09-09T12:15:00Z">
        <w:r w:rsidR="00017B48" w:rsidRPr="007E698C" w:rsidDel="00121436">
          <w:rPr>
            <w:rFonts w:cstheme="minorHAnsi"/>
          </w:rPr>
          <w:delText xml:space="preserve">, which is a </w:delText>
        </w:r>
      </w:del>
      <w:r w:rsidR="00017B48" w:rsidRPr="007E698C">
        <w:rPr>
          <w:rFonts w:cstheme="minorHAnsi"/>
        </w:rPr>
        <w:t>common opportunistic pathogen</w:t>
      </w:r>
      <w:ins w:id="581" w:author="Enrico Barrozo" w:date="2022-09-09T12:15:00Z">
        <w:r w:rsidR="00121436">
          <w:rPr>
            <w:rFonts w:cstheme="minorHAnsi"/>
          </w:rPr>
          <w:t xml:space="preserve">, </w:t>
        </w:r>
        <w:r w:rsidR="00237D51">
          <w:rPr>
            <w:rFonts w:cstheme="minorHAnsi"/>
          </w:rPr>
          <w:t>with</w:t>
        </w:r>
      </w:ins>
      <w:del w:id="582" w:author="Enrico Barrozo" w:date="2022-09-09T12:15:00Z">
        <w:r w:rsidR="00017B48" w:rsidRPr="007E698C" w:rsidDel="00237D51">
          <w:rPr>
            <w:rFonts w:cstheme="minorHAnsi"/>
          </w:rPr>
          <w:delText xml:space="preserve"> found in</w:delText>
        </w:r>
      </w:del>
      <w:r w:rsidR="00017B48" w:rsidRPr="007E698C">
        <w:rPr>
          <w:rFonts w:cstheme="minorHAnsi"/>
        </w:rPr>
        <w:t xml:space="preserve"> nosocomial infections. Among the COVID-19 cohort, one of the most highly expressed </w:t>
      </w:r>
      <w:proofErr w:type="spellStart"/>
      <w:r w:rsidR="00017B48" w:rsidRPr="007E698C">
        <w:rPr>
          <w:rFonts w:cstheme="minorHAnsi"/>
          <w:i/>
          <w:iCs/>
        </w:rPr>
        <w:t>Sphingomonas</w:t>
      </w:r>
      <w:proofErr w:type="spellEnd"/>
      <w:r w:rsidR="00017B48" w:rsidRPr="007E698C">
        <w:rPr>
          <w:rFonts w:cstheme="minorHAnsi"/>
        </w:rPr>
        <w:t xml:space="preserve"> genes was catalase </w:t>
      </w:r>
      <w:r w:rsidR="005D5034" w:rsidRPr="007E698C">
        <w:rPr>
          <w:rFonts w:cstheme="minorHAnsi"/>
        </w:rPr>
        <w:t>[</w:t>
      </w:r>
      <w:proofErr w:type="spellStart"/>
      <w:r w:rsidR="00017B48" w:rsidRPr="007E698C">
        <w:rPr>
          <w:rFonts w:cstheme="minorHAnsi"/>
        </w:rPr>
        <w:t>UniProt</w:t>
      </w:r>
      <w:proofErr w:type="spellEnd"/>
      <w:r w:rsidR="00017B48" w:rsidRPr="007E698C">
        <w:rPr>
          <w:rFonts w:cstheme="minorHAnsi"/>
        </w:rPr>
        <w:t xml:space="preserve"> ID = J8VPL9</w:t>
      </w:r>
      <w:r w:rsidR="005D5034" w:rsidRPr="007E698C">
        <w:rPr>
          <w:rFonts w:cstheme="minorHAnsi"/>
        </w:rPr>
        <w:t>]</w:t>
      </w:r>
      <w:r w:rsidR="00017B48" w:rsidRPr="007E698C">
        <w:rPr>
          <w:rFonts w:cstheme="minorHAnsi"/>
        </w:rPr>
        <w:t xml:space="preserve">. This </w:t>
      </w:r>
      <w:proofErr w:type="spellStart"/>
      <w:r w:rsidR="00017B48" w:rsidRPr="007E698C">
        <w:rPr>
          <w:rFonts w:cstheme="minorHAnsi"/>
          <w:i/>
          <w:iCs/>
        </w:rPr>
        <w:t>Sphingomonas</w:t>
      </w:r>
      <w:proofErr w:type="spellEnd"/>
      <w:r w:rsidR="00017B48"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00017B48" w:rsidRPr="007E698C">
        <w:rPr>
          <w:rFonts w:cstheme="minorHAnsi"/>
          <w:i/>
          <w:iCs/>
        </w:rPr>
        <w:t>Sphingomonas</w:t>
      </w:r>
      <w:proofErr w:type="spellEnd"/>
      <w:r w:rsidR="00017B48" w:rsidRPr="007E698C">
        <w:rPr>
          <w:rFonts w:cstheme="minorHAnsi"/>
        </w:rPr>
        <w:t xml:space="preserve"> spp. respond to COVID-19 conditions in the patient by expressing genes that help </w:t>
      </w:r>
      <w:r w:rsidR="005D5034" w:rsidRPr="007E698C">
        <w:rPr>
          <w:rFonts w:cstheme="minorHAnsi"/>
        </w:rPr>
        <w:t xml:space="preserve">them </w:t>
      </w:r>
      <w:r w:rsidR="00017B48" w:rsidRPr="007E698C">
        <w:rPr>
          <w:rFonts w:cstheme="minorHAnsi"/>
        </w:rPr>
        <w:t>to survive well in environments undergoing great amounts of oxidative stress.</w:t>
      </w:r>
      <w:r w:rsidR="00017B48" w:rsidRPr="007E698C">
        <w:rPr>
          <w:rFonts w:cstheme="minorHAnsi"/>
          <w:color w:val="FF0000"/>
        </w:rPr>
        <w:t xml:space="preserve"> </w:t>
      </w:r>
      <w:r w:rsidR="00017B48" w:rsidRPr="007E698C">
        <w:rPr>
          <w:rFonts w:cstheme="minorHAnsi"/>
        </w:rPr>
        <w:t xml:space="preserve">Our findings additionally </w:t>
      </w:r>
      <w:r w:rsidR="00017B48" w:rsidRPr="007E698C">
        <w:rPr>
          <w:rFonts w:cstheme="minorHAnsi"/>
        </w:rPr>
        <w:lastRenderedPageBreak/>
        <w:t xml:space="preserve">support a previous report regarding an increase in the abundance </w:t>
      </w:r>
      <w:r w:rsidR="005D5034" w:rsidRPr="007E698C">
        <w:rPr>
          <w:rFonts w:cstheme="minorHAnsi"/>
        </w:rPr>
        <w:t xml:space="preserve">of </w:t>
      </w:r>
      <w:proofErr w:type="spellStart"/>
      <w:r w:rsidR="00017B48" w:rsidRPr="007E698C">
        <w:rPr>
          <w:rFonts w:cstheme="minorHAnsi"/>
          <w:i/>
          <w:iCs/>
        </w:rPr>
        <w:t>Variovorax</w:t>
      </w:r>
      <w:proofErr w:type="spellEnd"/>
      <w:r w:rsidR="00017B48" w:rsidRPr="007E698C">
        <w:rPr>
          <w:rFonts w:cstheme="minorHAnsi"/>
        </w:rPr>
        <w:t xml:space="preserve"> in COVID-19 patient BALF tissue</w:t>
      </w:r>
      <w:r w:rsidR="00033A2A" w:rsidRPr="007E698C">
        <w:rPr>
          <w:rFonts w:cstheme="minorHAnsi"/>
        </w:rPr>
        <w:t xml:space="preserve"> (</w:t>
      </w:r>
      <w:r w:rsidR="003F380A">
        <w:rPr>
          <w:rFonts w:cstheme="minorHAnsi"/>
        </w:rPr>
        <w:t>35</w:t>
      </w:r>
      <w:r w:rsidR="00033A2A" w:rsidRPr="007E698C">
        <w:rPr>
          <w:rFonts w:cstheme="minorHAnsi"/>
        </w:rPr>
        <w:t>)</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rPr>
        <w:t xml:space="preserve"> spp. have </w:t>
      </w:r>
      <w:r w:rsidR="00661FF4" w:rsidRPr="007E698C">
        <w:rPr>
          <w:rFonts w:cstheme="minorHAnsi"/>
        </w:rPr>
        <w:t xml:space="preserve">also </w:t>
      </w:r>
      <w:r w:rsidR="00017B48"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00017B48"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00017B48" w:rsidRPr="007E698C">
        <w:rPr>
          <w:rFonts w:cstheme="minorHAnsi"/>
        </w:rPr>
        <w:t xml:space="preserve">. The most abundantly expressed </w:t>
      </w:r>
      <w:proofErr w:type="spellStart"/>
      <w:r w:rsidR="00017B48" w:rsidRPr="007E698C">
        <w:rPr>
          <w:rFonts w:cstheme="minorHAnsi"/>
          <w:i/>
          <w:iCs/>
        </w:rPr>
        <w:t>Variovorax</w:t>
      </w:r>
      <w:proofErr w:type="spellEnd"/>
      <w:r w:rsidR="00017B48" w:rsidRPr="007E698C">
        <w:rPr>
          <w:rFonts w:cstheme="minorHAnsi"/>
          <w:i/>
          <w:iCs/>
        </w:rPr>
        <w:t xml:space="preserve"> </w:t>
      </w:r>
      <w:r w:rsidR="00017B48" w:rsidRPr="007E698C">
        <w:rPr>
          <w:rFonts w:cstheme="minorHAnsi"/>
        </w:rPr>
        <w:t>proteins in</w:t>
      </w:r>
      <w:r w:rsidR="00017B48" w:rsidRPr="007E698C">
        <w:rPr>
          <w:rFonts w:cstheme="minorHAnsi"/>
          <w:i/>
          <w:iCs/>
        </w:rPr>
        <w:t xml:space="preserve"> </w:t>
      </w:r>
      <w:r w:rsidR="00017B48" w:rsidRPr="007E698C">
        <w:rPr>
          <w:rFonts w:cstheme="minorHAnsi"/>
        </w:rPr>
        <w:t>the COVID-19 cohort included those involved in cell wall organization and the plasma membrane (e.g., binding-protein-dependent transport systems inner membrane component [</w:t>
      </w:r>
      <w:proofErr w:type="spellStart"/>
      <w:r w:rsidR="00017B48" w:rsidRPr="007E698C">
        <w:rPr>
          <w:rFonts w:cstheme="minorHAnsi"/>
        </w:rPr>
        <w:t>UniProt</w:t>
      </w:r>
      <w:proofErr w:type="spellEnd"/>
      <w:r w:rsidR="00017B48" w:rsidRPr="007E698C">
        <w:rPr>
          <w:rFonts w:cstheme="minorHAnsi"/>
        </w:rPr>
        <w:t xml:space="preserve"> ID = E6VB76], endolytic peptidoglycan </w:t>
      </w:r>
      <w:proofErr w:type="spellStart"/>
      <w:r w:rsidR="00017B48" w:rsidRPr="007E698C">
        <w:rPr>
          <w:rFonts w:cstheme="minorHAnsi"/>
        </w:rPr>
        <w:t>transglycosylase</w:t>
      </w:r>
      <w:proofErr w:type="spellEnd"/>
      <w:r w:rsidR="00017B48" w:rsidRPr="007E698C">
        <w:rPr>
          <w:rFonts w:cstheme="minorHAnsi"/>
        </w:rPr>
        <w:t xml:space="preserve"> RlpA [</w:t>
      </w:r>
      <w:proofErr w:type="spellStart"/>
      <w:r w:rsidR="00017B48" w:rsidRPr="007E698C">
        <w:rPr>
          <w:rFonts w:cstheme="minorHAnsi"/>
        </w:rPr>
        <w:t>UniProt</w:t>
      </w:r>
      <w:proofErr w:type="spellEnd"/>
      <w:r w:rsidR="00017B48" w:rsidRPr="007E698C">
        <w:rPr>
          <w:rFonts w:cstheme="minorHAnsi"/>
        </w:rPr>
        <w:t xml:space="preserve"> ID = T1XG48]), oxidoreductase activity (e.g., methylenetetrahydrofolate reductase [</w:t>
      </w:r>
      <w:proofErr w:type="spellStart"/>
      <w:r w:rsidR="00017B48" w:rsidRPr="007E698C">
        <w:rPr>
          <w:rFonts w:cstheme="minorHAnsi"/>
        </w:rPr>
        <w:t>UniProt</w:t>
      </w:r>
      <w:proofErr w:type="spellEnd"/>
      <w:r w:rsidR="00017B48" w:rsidRPr="007E698C">
        <w:rPr>
          <w:rFonts w:cstheme="minorHAnsi"/>
        </w:rPr>
        <w:t xml:space="preserve"> IDs = J2L4W7, T1XH55], taurine dioxygenase [</w:t>
      </w:r>
      <w:proofErr w:type="spellStart"/>
      <w:r w:rsidR="00017B48" w:rsidRPr="007E698C">
        <w:rPr>
          <w:rFonts w:cstheme="minorHAnsi"/>
        </w:rPr>
        <w:t>UniProt</w:t>
      </w:r>
      <w:proofErr w:type="spellEnd"/>
      <w:r w:rsidR="00017B48" w:rsidRPr="007E698C">
        <w:rPr>
          <w:rFonts w:cstheme="minorHAnsi"/>
        </w:rPr>
        <w:t xml:space="preserve"> ID = T1XBI4], NADH-quinone oxidoreductase subunit H [</w:t>
      </w:r>
      <w:proofErr w:type="spellStart"/>
      <w:r w:rsidR="00017B48" w:rsidRPr="007E698C">
        <w:rPr>
          <w:rFonts w:cstheme="minorHAnsi"/>
        </w:rPr>
        <w:t>UniProt</w:t>
      </w:r>
      <w:proofErr w:type="spellEnd"/>
      <w:r w:rsidR="00017B48" w:rsidRPr="007E698C">
        <w:rPr>
          <w:rFonts w:cstheme="minorHAnsi"/>
        </w:rPr>
        <w:t xml:space="preserve"> ID = E6V509]), hydrolase activity (e.g., N-acyl-D-aspartate/D-glutamate </w:t>
      </w:r>
      <w:proofErr w:type="spellStart"/>
      <w:r w:rsidR="00017B48" w:rsidRPr="007E698C">
        <w:rPr>
          <w:rFonts w:cstheme="minorHAnsi"/>
        </w:rPr>
        <w:t>deacylase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J2T0U3], cytokinin riboside 5'-monophosphate </w:t>
      </w:r>
      <w:proofErr w:type="spellStart"/>
      <w:r w:rsidR="00017B48" w:rsidRPr="007E698C">
        <w:rPr>
          <w:rFonts w:cstheme="minorHAnsi"/>
        </w:rPr>
        <w:t>phosphoribohydrolase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IDs = E6V0P4, J3CLH3]), and ATP-binding transport (e.g., ABC transporter related protein [</w:t>
      </w:r>
      <w:proofErr w:type="spellStart"/>
      <w:r w:rsidR="00017B48" w:rsidRPr="007E698C">
        <w:rPr>
          <w:rFonts w:cstheme="minorHAnsi"/>
        </w:rPr>
        <w:t>UniProt</w:t>
      </w:r>
      <w:proofErr w:type="spellEnd"/>
      <w:r w:rsidR="00017B48" w:rsidRPr="007E698C">
        <w:rPr>
          <w:rFonts w:cstheme="minorHAnsi"/>
        </w:rPr>
        <w:t xml:space="preserve"> ID = E6UUY9], extracellular solute-binding protein family 5 [</w:t>
      </w:r>
      <w:proofErr w:type="spellStart"/>
      <w:r w:rsidR="00017B48" w:rsidRPr="007E698C">
        <w:rPr>
          <w:rFonts w:cstheme="minorHAnsi"/>
        </w:rPr>
        <w:t>UniProt</w:t>
      </w:r>
      <w:proofErr w:type="spellEnd"/>
      <w:r w:rsidR="00017B48" w:rsidRPr="007E698C">
        <w:rPr>
          <w:rFonts w:cstheme="minorHAnsi"/>
        </w:rPr>
        <w:t xml:space="preserve"> ID = E6V3F7]).</w:t>
      </w:r>
      <w:r w:rsidR="005C7BFB" w:rsidRPr="007E698C">
        <w:rPr>
          <w:rFonts w:cstheme="minorHAnsi"/>
        </w:rPr>
        <w:t xml:space="preserve"> </w:t>
      </w:r>
    </w:p>
    <w:p w14:paraId="4F73D8C5" w14:textId="25E59B6B" w:rsidR="006C7245" w:rsidRDefault="006C7245" w:rsidP="00072444">
      <w:pPr>
        <w:spacing w:line="480" w:lineRule="auto"/>
        <w:rPr>
          <w:ins w:id="583" w:author="Enrico Barrozo" w:date="2022-09-09T14:11:00Z"/>
          <w:rFonts w:cstheme="minorHAnsi"/>
        </w:rPr>
      </w:pPr>
      <w:ins w:id="584" w:author="Enrico Barrozo" w:date="2022-09-12T09:58:00Z">
        <w:r>
          <w:rPr>
            <w:rFonts w:cstheme="minorHAnsi"/>
          </w:rPr>
          <w:t>Sexual dimorphisms. Based on our GO and taxa analyses, we found</w:t>
        </w:r>
      </w:ins>
      <w:ins w:id="585" w:author="Enrico Barrozo" w:date="2022-09-12T10:16:00Z">
        <w:r w:rsidR="004A5FB6">
          <w:rPr>
            <w:rFonts w:cstheme="minorHAnsi"/>
          </w:rPr>
          <w:t xml:space="preserve"> [</w:t>
        </w:r>
        <w:r w:rsidR="004A5FB6" w:rsidRPr="00B832C9">
          <w:rPr>
            <w:rFonts w:cstheme="minorHAnsi"/>
            <w:color w:val="FF0000"/>
            <w:rPrChange w:id="586" w:author="Enrico Barrozo" w:date="2022-09-12T10:52:00Z">
              <w:rPr>
                <w:rFonts w:cstheme="minorHAnsi"/>
              </w:rPr>
            </w:rPrChange>
          </w:rPr>
          <w:t>or if not analyzed, include in limitations section below</w:t>
        </w:r>
        <w:r w:rsidR="004A5FB6">
          <w:rPr>
            <w:rFonts w:cstheme="minorHAnsi"/>
          </w:rPr>
          <w:t>].</w:t>
        </w:r>
      </w:ins>
    </w:p>
    <w:p w14:paraId="1347A77A" w14:textId="4C475020" w:rsidR="006640F6" w:rsidRDefault="003F6A9A" w:rsidP="00B832C9">
      <w:pPr>
        <w:spacing w:line="480" w:lineRule="auto"/>
        <w:jc w:val="both"/>
        <w:rPr>
          <w:ins w:id="587" w:author="Enrico Barrozo" w:date="2022-09-12T10:50:00Z"/>
          <w:rFonts w:cstheme="minorHAnsi"/>
        </w:rPr>
      </w:pPr>
      <w:ins w:id="588" w:author="Enrico Barrozo" w:date="2022-09-09T14:11:00Z">
        <w:r>
          <w:rPr>
            <w:rFonts w:cstheme="minorHAnsi"/>
          </w:rPr>
          <w:t xml:space="preserve">Strengths and limitations. </w:t>
        </w:r>
      </w:ins>
      <w:ins w:id="589" w:author="Enrico Barrozo" w:date="2022-09-12T10:48:00Z">
        <w:r w:rsidR="00B832C9">
          <w:rPr>
            <w:rFonts w:cstheme="minorHAnsi"/>
          </w:rPr>
          <w:t>While this work is rigorous and presents novel findings, this study is not without limitations. Data collection for this study ended in [</w:t>
        </w:r>
        <w:r w:rsidR="00B832C9" w:rsidRPr="00B832C9">
          <w:rPr>
            <w:rFonts w:cstheme="minorHAnsi"/>
            <w:color w:val="FF0000"/>
            <w:rPrChange w:id="590" w:author="Enrico Barrozo" w:date="2022-09-12T10:52:00Z">
              <w:rPr>
                <w:rFonts w:cstheme="minorHAnsi"/>
              </w:rPr>
            </w:rPrChange>
          </w:rPr>
          <w:t>March of 2020</w:t>
        </w:r>
      </w:ins>
      <w:ins w:id="591" w:author="Enrico Barrozo" w:date="2022-09-12T10:52:00Z">
        <w:r w:rsidR="00B832C9">
          <w:rPr>
            <w:rFonts w:cstheme="minorHAnsi"/>
          </w:rPr>
          <w:t>?</w:t>
        </w:r>
      </w:ins>
      <w:ins w:id="592" w:author="Enrico Barrozo" w:date="2022-09-12T10:48:00Z">
        <w:r w:rsidR="00B832C9">
          <w:rPr>
            <w:rFonts w:cstheme="minorHAnsi"/>
          </w:rPr>
          <w:t>]</w:t>
        </w:r>
      </w:ins>
      <w:ins w:id="593" w:author="Enrico Barrozo" w:date="2022-09-12T10:49:00Z">
        <w:r w:rsidR="00B832C9">
          <w:rPr>
            <w:rFonts w:cstheme="minorHAnsi"/>
          </w:rPr>
          <w:t xml:space="preserve">. Since then there have been additional COVID-19 BALF </w:t>
        </w:r>
        <w:proofErr w:type="spellStart"/>
        <w:r w:rsidR="00B832C9">
          <w:rPr>
            <w:rFonts w:cstheme="minorHAnsi"/>
          </w:rPr>
          <w:t>metatranscriptomics</w:t>
        </w:r>
        <w:proofErr w:type="spellEnd"/>
        <w:r w:rsidR="00B832C9">
          <w:rPr>
            <w:rFonts w:cstheme="minorHAnsi"/>
          </w:rPr>
          <w:t xml:space="preserve"> studies including bulk RNA-seq, scRNA-seq, and multiomics studies</w:t>
        </w:r>
      </w:ins>
      <w:ins w:id="594" w:author="Enrico Barrozo" w:date="2022-09-12T10:50:00Z">
        <w:r w:rsidR="00B832C9">
          <w:rPr>
            <w:rFonts w:cstheme="minorHAnsi"/>
          </w:rPr>
          <w:t xml:space="preserve"> [</w:t>
        </w:r>
        <w:r w:rsidR="00B832C9" w:rsidRPr="00B832C9">
          <w:rPr>
            <w:rFonts w:cstheme="minorHAnsi"/>
            <w:color w:val="FF0000"/>
            <w:rPrChange w:id="595" w:author="Enrico Barrozo" w:date="2022-09-12T10:52:00Z">
              <w:rPr>
                <w:rFonts w:cstheme="minorHAnsi"/>
              </w:rPr>
            </w:rPrChange>
          </w:rPr>
          <w:t>refs</w:t>
        </w:r>
        <w:r w:rsidR="00B832C9">
          <w:rPr>
            <w:rFonts w:cstheme="minorHAnsi"/>
          </w:rPr>
          <w:t xml:space="preserve">]. A primary </w:t>
        </w:r>
      </w:ins>
      <w:ins w:id="596" w:author="Enrico Barrozo" w:date="2022-09-12T11:05:00Z">
        <w:r w:rsidR="0028498C">
          <w:rPr>
            <w:rFonts w:cstheme="minorHAnsi"/>
          </w:rPr>
          <w:t>objective</w:t>
        </w:r>
      </w:ins>
      <w:ins w:id="597" w:author="Enrico Barrozo" w:date="2022-09-12T10:50:00Z">
        <w:r w:rsidR="00B832C9">
          <w:rPr>
            <w:rFonts w:cstheme="minorHAnsi"/>
          </w:rPr>
          <w:t xml:space="preserve"> of this study was to generate </w:t>
        </w:r>
      </w:ins>
      <w:ins w:id="598" w:author="Enrico Barrozo" w:date="2022-09-12T10:17:00Z">
        <w:r w:rsidR="004A5FB6">
          <w:rPr>
            <w:rFonts w:cstheme="minorHAnsi"/>
          </w:rPr>
          <w:t xml:space="preserve">a rapidly deployable analysis pipeline for emerging pathogen interactions with host microbiome fitness. </w:t>
        </w:r>
        <w:r w:rsidR="004A5FB6" w:rsidRPr="007E698C">
          <w:rPr>
            <w:rFonts w:cstheme="minorHAnsi"/>
          </w:rPr>
          <w:t>At the time of this study</w:t>
        </w:r>
      </w:ins>
      <w:ins w:id="599" w:author="Enrico Barrozo" w:date="2022-09-12T10:51:00Z">
        <w:r w:rsidR="00B832C9">
          <w:rPr>
            <w:rFonts w:cstheme="minorHAnsi"/>
          </w:rPr>
          <w:t xml:space="preserve"> [</w:t>
        </w:r>
        <w:r w:rsidR="00B832C9" w:rsidRPr="00B832C9">
          <w:rPr>
            <w:rFonts w:cstheme="minorHAnsi"/>
            <w:color w:val="FF0000"/>
            <w:rPrChange w:id="600" w:author="Enrico Barrozo" w:date="2022-09-12T10:51:00Z">
              <w:rPr>
                <w:rFonts w:cstheme="minorHAnsi"/>
              </w:rPr>
            </w:rPrChange>
          </w:rPr>
          <w:t>state the time frame again</w:t>
        </w:r>
        <w:r w:rsidR="00B832C9">
          <w:rPr>
            <w:rFonts w:cstheme="minorHAnsi"/>
          </w:rPr>
          <w:t>]</w:t>
        </w:r>
      </w:ins>
      <w:ins w:id="601" w:author="Enrico Barrozo" w:date="2022-09-12T10:17:00Z">
        <w:r w:rsidR="004A5FB6" w:rsidRPr="007E698C">
          <w:rPr>
            <w:rFonts w:cstheme="minorHAnsi"/>
          </w:rPr>
          <w:t xml:space="preserve">, the standard Kraken2 taxonomic database included the SARS-CoV-2 reference genome, but the SARS-CoV-2 proteins were not yet added to the </w:t>
        </w:r>
        <w:proofErr w:type="spellStart"/>
        <w:r w:rsidR="004A5FB6" w:rsidRPr="007E698C">
          <w:rPr>
            <w:rFonts w:cstheme="minorHAnsi"/>
          </w:rPr>
          <w:t>SeqScreen</w:t>
        </w:r>
        <w:proofErr w:type="spellEnd"/>
        <w:r w:rsidR="004A5FB6" w:rsidRPr="007E698C">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w:t>
        </w:r>
        <w:r w:rsidR="004A5FB6" w:rsidRPr="007E698C">
          <w:rPr>
            <w:rFonts w:cstheme="minorHAnsi"/>
          </w:rPr>
          <w:lastRenderedPageBreak/>
          <w:t>as significant host microbiome functional shifts.</w:t>
        </w:r>
        <w:commentRangeStart w:id="602"/>
        <w:commentRangeStart w:id="603"/>
        <w:r w:rsidR="004A5FB6" w:rsidRPr="007E698C">
          <w:rPr>
            <w:rFonts w:cstheme="minorHAnsi"/>
          </w:rPr>
          <w:t xml:space="preserve"> SARS-CoV-2 reads were successfully detected in the taxonomic analysis of COVID-19 BALF samples</w:t>
        </w:r>
        <w:commentRangeEnd w:id="602"/>
        <w:r w:rsidR="004A5FB6">
          <w:rPr>
            <w:rStyle w:val="CommentReference"/>
          </w:rPr>
          <w:commentReference w:id="602"/>
        </w:r>
        <w:commentRangeEnd w:id="603"/>
        <w:r w:rsidR="004A5FB6">
          <w:rPr>
            <w:rStyle w:val="CommentReference"/>
          </w:rPr>
          <w:commentReference w:id="603"/>
        </w:r>
        <w:r w:rsidR="004A5FB6" w:rsidRPr="007E698C">
          <w:rPr>
            <w:rFonts w:cstheme="minorHAnsi"/>
          </w:rPr>
          <w:t xml:space="preserve">, and GO terms associated with </w:t>
        </w:r>
        <w:commentRangeStart w:id="604"/>
        <w:r w:rsidR="004A5FB6" w:rsidRPr="007E698C">
          <w:rPr>
            <w:rFonts w:cstheme="minorHAnsi"/>
          </w:rPr>
          <w:t xml:space="preserve">coronavirus proteins </w:t>
        </w:r>
        <w:commentRangeEnd w:id="604"/>
        <w:r w:rsidR="004A5FB6">
          <w:rPr>
            <w:rStyle w:val="CommentReference"/>
          </w:rPr>
          <w:commentReference w:id="604"/>
        </w:r>
        <w:r w:rsidR="004A5FB6" w:rsidRPr="007E698C">
          <w:rPr>
            <w:rFonts w:cstheme="minorHAnsi"/>
          </w:rPr>
          <w:t>were found to be significantly different in the functional analysis. A number of coronavirus proteins were driving the significant associations of GO terms between COVID-19 and uninfected samples,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004A5FB6" w:rsidRPr="00826F33">
          <w:rPr>
            <w:rFonts w:cstheme="minorHAnsi"/>
          </w:rPr>
          <w:t>0019054] (</w:t>
        </w:r>
        <w:r w:rsidR="004A5FB6" w:rsidRPr="00826F33">
          <w:t>Suppl Table 3)</w:t>
        </w:r>
        <w:r w:rsidR="004A5FB6" w:rsidRPr="00826F33">
          <w:rPr>
            <w:rFonts w:cstheme="minorHAnsi"/>
          </w:rPr>
          <w:t>.</w:t>
        </w:r>
        <w:r w:rsidR="004A5FB6" w:rsidRPr="007E698C">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w:t>
        </w:r>
      </w:ins>
      <w:ins w:id="605" w:author="Enrico Barrozo" w:date="2022-09-12T10:18:00Z">
        <w:r w:rsidR="004A5FB6">
          <w:rPr>
            <w:rFonts w:cstheme="minorHAnsi"/>
          </w:rPr>
          <w:t>potentially</w:t>
        </w:r>
      </w:ins>
      <w:ins w:id="606" w:author="Enrico Barrozo" w:date="2022-09-12T10:17:00Z">
        <w:r w:rsidR="004A5FB6" w:rsidRPr="007E698C">
          <w:rPr>
            <w:rFonts w:cstheme="minorHAnsi"/>
          </w:rPr>
          <w:t xml:space="preserve"> due to </w:t>
        </w:r>
      </w:ins>
      <w:ins w:id="607" w:author="Enrico Barrozo" w:date="2022-09-12T10:18:00Z">
        <w:r w:rsidR="004A5FB6" w:rsidRPr="007E698C">
          <w:rPr>
            <w:rFonts w:cstheme="minorHAnsi"/>
          </w:rPr>
          <w:t xml:space="preserve">a higher </w:t>
        </w:r>
        <w:commentRangeStart w:id="608"/>
        <w:r w:rsidR="004A5FB6" w:rsidRPr="007E698C">
          <w:rPr>
            <w:rFonts w:cstheme="minorHAnsi"/>
          </w:rPr>
          <w:t>SARS-CoV-2 viral load</w:t>
        </w:r>
      </w:ins>
      <w:commentRangeEnd w:id="608"/>
      <w:ins w:id="609" w:author="Enrico Barrozo" w:date="2022-09-12T10:20:00Z">
        <w:r w:rsidR="00EB59CF">
          <w:rPr>
            <w:rStyle w:val="CommentReference"/>
          </w:rPr>
          <w:commentReference w:id="608"/>
        </w:r>
      </w:ins>
      <w:ins w:id="610" w:author="Enrico Barrozo" w:date="2022-09-12T10:18:00Z">
        <w:r w:rsidR="004A5FB6">
          <w:rPr>
            <w:rFonts w:cstheme="minorHAnsi"/>
          </w:rPr>
          <w:t xml:space="preserve">, consistent </w:t>
        </w:r>
      </w:ins>
      <w:ins w:id="611" w:author="Enrico Barrozo" w:date="2022-09-12T10:19:00Z">
        <w:r w:rsidR="004A5FB6">
          <w:rPr>
            <w:rFonts w:cstheme="minorHAnsi"/>
          </w:rPr>
          <w:t>COVID-19 mortality outcomes, and our finding that</w:t>
        </w:r>
      </w:ins>
      <w:ins w:id="612" w:author="Enrico Barrozo" w:date="2022-09-12T10:18:00Z">
        <w:r w:rsidR="004A5FB6" w:rsidRPr="007E698C">
          <w:rPr>
            <w:rFonts w:cstheme="minorHAnsi"/>
          </w:rPr>
          <w:t xml:space="preserve"> </w:t>
        </w:r>
      </w:ins>
      <w:ins w:id="613" w:author="Enrico Barrozo" w:date="2022-09-12T10:17:00Z">
        <w:r w:rsidR="004A5FB6" w:rsidRPr="007E698C">
          <w:rPr>
            <w:rFonts w:cstheme="minorHAnsi"/>
          </w:rPr>
          <w:t xml:space="preserve">coronavirus proteins </w:t>
        </w:r>
      </w:ins>
      <w:ins w:id="614" w:author="Enrico Barrozo" w:date="2022-09-12T10:19:00Z">
        <w:r w:rsidR="004A5FB6">
          <w:rPr>
            <w:rFonts w:cstheme="minorHAnsi"/>
          </w:rPr>
          <w:t>were</w:t>
        </w:r>
      </w:ins>
      <w:ins w:id="615" w:author="Enrico Barrozo" w:date="2022-09-12T10:17:00Z">
        <w:r w:rsidR="004A5FB6" w:rsidRPr="007E698C">
          <w:rPr>
            <w:rFonts w:cstheme="minorHAnsi"/>
          </w:rPr>
          <w:t xml:space="preserve"> tagged with these GO terms </w:t>
        </w:r>
      </w:ins>
      <w:ins w:id="616" w:author="Enrico Barrozo" w:date="2022-09-12T10:19:00Z">
        <w:r w:rsidR="004A5FB6">
          <w:rPr>
            <w:rFonts w:cstheme="minorHAnsi"/>
          </w:rPr>
          <w:t>including the</w:t>
        </w:r>
      </w:ins>
      <w:ins w:id="617" w:author="Enrico Barrozo" w:date="2022-09-12T10:17:00Z">
        <w:r w:rsidR="004A5FB6" w:rsidRPr="007E698C">
          <w:rPr>
            <w:rFonts w:cstheme="minorHAnsi"/>
          </w:rPr>
          <w:t xml:space="preserve"> replicase polyprotein 1ab</w:t>
        </w:r>
      </w:ins>
      <w:ins w:id="618" w:author="Enrico Barrozo" w:date="2022-09-12T10:19:00Z">
        <w:r w:rsidR="004A5FB6">
          <w:rPr>
            <w:rFonts w:cstheme="minorHAnsi"/>
          </w:rPr>
          <w:t xml:space="preserve"> and</w:t>
        </w:r>
      </w:ins>
      <w:ins w:id="619" w:author="Enrico Barrozo" w:date="2022-09-12T10:17:00Z">
        <w:r w:rsidR="004A5FB6" w:rsidRPr="007E698C">
          <w:rPr>
            <w:rFonts w:cstheme="minorHAnsi"/>
          </w:rPr>
          <w:t xml:space="preserve"> 2'-O-methyltransferase</w:t>
        </w:r>
      </w:ins>
      <w:ins w:id="620" w:author="Enrico Barrozo" w:date="2022-09-12T10:19:00Z">
        <w:r w:rsidR="004A5FB6">
          <w:rPr>
            <w:rFonts w:cstheme="minorHAnsi"/>
          </w:rPr>
          <w:t xml:space="preserve"> (Figure X,</w:t>
        </w:r>
      </w:ins>
      <w:ins w:id="621" w:author="Enrico Barrozo" w:date="2022-09-12T10:20:00Z">
        <w:r w:rsidR="004A5FB6">
          <w:rPr>
            <w:rFonts w:cstheme="minorHAnsi"/>
          </w:rPr>
          <w:t xml:space="preserve"> Table X)</w:t>
        </w:r>
      </w:ins>
      <w:ins w:id="622" w:author="Enrico Barrozo" w:date="2022-09-12T10:17:00Z">
        <w:r w:rsidR="004A5FB6" w:rsidRPr="007E698C">
          <w:rPr>
            <w:rFonts w:cstheme="minorHAnsi"/>
          </w:rPr>
          <w:t>.</w:t>
        </w:r>
      </w:ins>
    </w:p>
    <w:p w14:paraId="49CDA319" w14:textId="77777777" w:rsidR="00B832C9" w:rsidRDefault="00B832C9" w:rsidP="00B832C9">
      <w:pPr>
        <w:spacing w:line="480" w:lineRule="auto"/>
        <w:jc w:val="both"/>
        <w:rPr>
          <w:ins w:id="623" w:author="Enrico Barrozo" w:date="2022-09-12T10:50:00Z"/>
          <w:rFonts w:cstheme="minorHAnsi"/>
        </w:rPr>
      </w:pPr>
      <w:ins w:id="624" w:author="Enrico Barrozo" w:date="2022-09-12T10:50:00Z">
        <w:r w:rsidRPr="007E698C">
          <w:rPr>
            <w:rFonts w:cstheme="minorHAnsi"/>
          </w:rPr>
          <w:t xml:space="preserve">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w:t>
        </w:r>
        <w:r w:rsidRPr="007E698C">
          <w:rPr>
            <w:rFonts w:cstheme="minorHAnsi"/>
          </w:rPr>
          <w:lastRenderedPageBreak/>
          <w:t>interventions and treatments had yet to be introduced and thus comparisons between CAP and COVID-19 subject specimens would be less likely to be related to disease-focused therapy.</w:t>
        </w:r>
        <w:r>
          <w:rPr>
            <w:rFonts w:cstheme="minorHAnsi"/>
          </w:rPr>
          <w:t xml:space="preserve"> </w:t>
        </w:r>
      </w:ins>
    </w:p>
    <w:p w14:paraId="70F6C86D" w14:textId="77777777" w:rsidR="00B832C9" w:rsidRDefault="00B832C9" w:rsidP="00B832C9">
      <w:pPr>
        <w:spacing w:line="480" w:lineRule="auto"/>
        <w:jc w:val="both"/>
        <w:rPr>
          <w:ins w:id="625" w:author="Enrico Barrozo" w:date="2022-09-12T10:50:00Z"/>
          <w:rFonts w:cstheme="minorHAnsi"/>
        </w:rPr>
      </w:pPr>
      <w:ins w:id="626" w:author="Enrico Barrozo" w:date="2022-09-12T10:50:00Z">
        <w:r>
          <w:rPr>
            <w:rFonts w:cstheme="minorHAnsi"/>
          </w:rPr>
          <w:t>[</w:t>
        </w:r>
        <w:r w:rsidRPr="00B832C9">
          <w:rPr>
            <w:rFonts w:cstheme="minorHAnsi"/>
            <w:color w:val="FF0000"/>
            <w:rPrChange w:id="627" w:author="Enrico Barrozo" w:date="2022-09-12T10:51:00Z">
              <w:rPr>
                <w:rFonts w:cstheme="minorHAnsi"/>
              </w:rPr>
            </w:rPrChange>
          </w:rPr>
          <w:t>comment on negative controls</w:t>
        </w:r>
        <w:r>
          <w:rPr>
            <w:rFonts w:cstheme="minorHAnsi"/>
          </w:rPr>
          <w:t xml:space="preserve">- kit negative, operator, and environmental controls] </w:t>
        </w:r>
      </w:ins>
    </w:p>
    <w:p w14:paraId="4673EF57" w14:textId="77777777" w:rsidR="00B832C9" w:rsidRDefault="00B832C9" w:rsidP="00B832C9">
      <w:pPr>
        <w:spacing w:line="480" w:lineRule="auto"/>
        <w:jc w:val="both"/>
        <w:rPr>
          <w:ins w:id="628" w:author="Enrico Barrozo" w:date="2022-09-12T10:50:00Z"/>
          <w:rFonts w:cstheme="minorHAnsi"/>
        </w:rPr>
      </w:pPr>
      <w:ins w:id="629" w:author="Enrico Barrozo" w:date="2022-09-12T10:50:00Z">
        <w:r>
          <w:rPr>
            <w:rFonts w:cstheme="minorHAnsi"/>
          </w:rPr>
          <w:t>[</w:t>
        </w:r>
        <w:r w:rsidRPr="00B832C9">
          <w:rPr>
            <w:rFonts w:cstheme="minorHAnsi"/>
            <w:color w:val="FF0000"/>
            <w:rPrChange w:id="630" w:author="Enrico Barrozo" w:date="2022-09-12T10:51:00Z">
              <w:rPr>
                <w:rFonts w:cstheme="minorHAnsi"/>
              </w:rPr>
            </w:rPrChange>
          </w:rPr>
          <w:t xml:space="preserve">challenges of applying metagenomics analyses to </w:t>
        </w:r>
        <w:proofErr w:type="spellStart"/>
        <w:r w:rsidRPr="00B832C9">
          <w:rPr>
            <w:rFonts w:cstheme="minorHAnsi"/>
            <w:color w:val="FF0000"/>
            <w:rPrChange w:id="631" w:author="Enrico Barrozo" w:date="2022-09-12T10:51:00Z">
              <w:rPr>
                <w:rFonts w:cstheme="minorHAnsi"/>
              </w:rPr>
            </w:rPrChange>
          </w:rPr>
          <w:t>metatranscriptomics</w:t>
        </w:r>
        <w:proofErr w:type="spellEnd"/>
        <w:r w:rsidRPr="00B832C9">
          <w:rPr>
            <w:rFonts w:cstheme="minorHAnsi"/>
            <w:color w:val="FF0000"/>
            <w:rPrChange w:id="632" w:author="Enrico Barrozo" w:date="2022-09-12T10:51:00Z">
              <w:rPr>
                <w:rFonts w:cstheme="minorHAnsi"/>
              </w:rPr>
            </w:rPrChange>
          </w:rPr>
          <w:t xml:space="preserve"> </w:t>
        </w:r>
        <w:r>
          <w:rPr>
            <w:rFonts w:cstheme="minorHAnsi"/>
          </w:rPr>
          <w:t>data; propose a multiomics approach resolution]</w:t>
        </w:r>
      </w:ins>
    </w:p>
    <w:p w14:paraId="65ED885F" w14:textId="77777777" w:rsidR="00B832C9" w:rsidRPr="007E698C" w:rsidRDefault="00B832C9">
      <w:pPr>
        <w:spacing w:line="480" w:lineRule="auto"/>
        <w:jc w:val="both"/>
        <w:rPr>
          <w:rFonts w:cstheme="minorHAnsi"/>
        </w:rPr>
        <w:pPrChange w:id="633" w:author="Enrico Barrozo" w:date="2022-09-09T14:11:00Z">
          <w:pPr>
            <w:spacing w:line="480" w:lineRule="auto"/>
          </w:pPr>
        </w:pPrChange>
      </w:pPr>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70B8C413"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Here we</w:t>
      </w:r>
      <w:ins w:id="634" w:author="Enrico Barrozo" w:date="2022-09-12T10:31:00Z">
        <w:r w:rsidR="006640F6">
          <w:rPr>
            <w:rFonts w:cstheme="minorHAnsi"/>
          </w:rPr>
          <w:t xml:space="preserve"> rapidly assembled the available COVID-19 BALF </w:t>
        </w:r>
        <w:proofErr w:type="spellStart"/>
        <w:r w:rsidR="006640F6">
          <w:rPr>
            <w:rFonts w:cstheme="minorHAnsi"/>
          </w:rPr>
          <w:t>metatranscriptomics</w:t>
        </w:r>
        <w:proofErr w:type="spellEnd"/>
        <w:r w:rsidR="006640F6">
          <w:rPr>
            <w:rFonts w:cstheme="minorHAnsi"/>
          </w:rPr>
          <w:t xml:space="preserve"> data</w:t>
        </w:r>
        <w:r w:rsidR="003A6380">
          <w:rPr>
            <w:rFonts w:cstheme="minorHAnsi"/>
          </w:rPr>
          <w:t xml:space="preserve">, created and utilized an analysis </w:t>
        </w:r>
      </w:ins>
      <w:ins w:id="635" w:author="Enrico Barrozo" w:date="2022-09-12T10:32:00Z">
        <w:r w:rsidR="003A6380">
          <w:rPr>
            <w:rFonts w:cstheme="minorHAnsi"/>
          </w:rPr>
          <w:t>pipeline</w:t>
        </w:r>
      </w:ins>
      <w:r w:rsidR="005D5034" w:rsidRPr="007E698C">
        <w:rPr>
          <w:rFonts w:cstheme="minorHAnsi"/>
        </w:rPr>
        <w:t xml:space="preserve"> </w:t>
      </w:r>
      <w:del w:id="636" w:author="Enrico Barrozo" w:date="2022-09-12T10:32:00Z">
        <w:r w:rsidR="005D5034" w:rsidRPr="007E698C" w:rsidDel="003A6380">
          <w:rPr>
            <w:rFonts w:cstheme="minorHAnsi"/>
          </w:rPr>
          <w:delText xml:space="preserve">identified </w:delText>
        </w:r>
      </w:del>
      <w:ins w:id="637" w:author="Enrico Barrozo" w:date="2022-09-12T10:32:00Z">
        <w:r w:rsidR="003A6380">
          <w:rPr>
            <w:rFonts w:cstheme="minorHAnsi"/>
          </w:rPr>
          <w:t>identifying</w:t>
        </w:r>
        <w:r w:rsidR="003A6380" w:rsidRPr="007E698C">
          <w:rPr>
            <w:rFonts w:cstheme="minorHAnsi"/>
          </w:rPr>
          <w:t xml:space="preserve"> </w:t>
        </w:r>
      </w:ins>
      <w:r w:rsidR="005D5034" w:rsidRPr="007E698C">
        <w:rPr>
          <w:rFonts w:cstheme="minorHAnsi"/>
        </w:rPr>
        <w:t xml:space="preserve">significant taxonomic and functional </w:t>
      </w:r>
      <w:r w:rsidR="00E34FF4" w:rsidRPr="007E698C">
        <w:rPr>
          <w:rFonts w:cstheme="minorHAnsi"/>
        </w:rPr>
        <w:t xml:space="preserve">differences </w:t>
      </w:r>
      <w:del w:id="638" w:author="Enrico Barrozo" w:date="2022-09-12T10:32:00Z">
        <w:r w:rsidR="00E34FF4" w:rsidRPr="007E698C" w:rsidDel="003A6380">
          <w:rPr>
            <w:rFonts w:cstheme="minorHAnsi"/>
          </w:rPr>
          <w:delText>in</w:delText>
        </w:r>
        <w:r w:rsidR="005D5034" w:rsidRPr="007E698C" w:rsidDel="003A6380">
          <w:rPr>
            <w:rFonts w:cstheme="minorHAnsi"/>
          </w:rPr>
          <w:delText xml:space="preserve"> BALF metatranscriptomes </w:delText>
        </w:r>
      </w:del>
      <w:r w:rsidR="00E34FF4" w:rsidRPr="007E698C">
        <w:rPr>
          <w:rFonts w:cstheme="minorHAnsi"/>
        </w:rPr>
        <w:t xml:space="preserve">associated with </w:t>
      </w:r>
      <w:ins w:id="639" w:author="Enrico Barrozo" w:date="2022-09-12T10:22:00Z">
        <w:r w:rsidR="00EB59CF">
          <w:rPr>
            <w:rFonts w:cstheme="minorHAnsi"/>
          </w:rPr>
          <w:t>CAP</w:t>
        </w:r>
      </w:ins>
      <w:ins w:id="640" w:author="Enrico Barrozo" w:date="2022-09-12T10:32:00Z">
        <w:r w:rsidR="003A6380">
          <w:rPr>
            <w:rFonts w:cstheme="minorHAnsi"/>
          </w:rPr>
          <w:t xml:space="preserve"> caused by various pathogens</w:t>
        </w:r>
      </w:ins>
      <w:ins w:id="641" w:author="Enrico Barrozo" w:date="2022-09-12T10:22:00Z">
        <w:r w:rsidR="00EB59CF">
          <w:rPr>
            <w:rFonts w:cstheme="minorHAnsi"/>
          </w:rPr>
          <w:t xml:space="preserve">, </w:t>
        </w:r>
      </w:ins>
      <w:del w:id="642" w:author="Enrico Barrozo" w:date="2022-09-12T10:32:00Z">
        <w:r w:rsidR="00E34FF4" w:rsidRPr="007E698C" w:rsidDel="003A6380">
          <w:rPr>
            <w:rFonts w:cstheme="minorHAnsi"/>
          </w:rPr>
          <w:delText>COVID-19</w:delText>
        </w:r>
      </w:del>
      <w:ins w:id="643" w:author="Enrico Barrozo" w:date="2022-09-12T10:32:00Z">
        <w:r w:rsidR="003A6380">
          <w:rPr>
            <w:rFonts w:cstheme="minorHAnsi"/>
          </w:rPr>
          <w:t>COVID-19</w:t>
        </w:r>
      </w:ins>
      <w:ins w:id="644" w:author="Enrico Barrozo" w:date="2022-09-12T10:22:00Z">
        <w:r w:rsidR="00EB59CF">
          <w:rPr>
            <w:rFonts w:cstheme="minorHAnsi"/>
          </w:rPr>
          <w:t xml:space="preserve">, and </w:t>
        </w:r>
      </w:ins>
      <w:ins w:id="645" w:author="Enrico Barrozo" w:date="2022-09-12T10:33:00Z">
        <w:r w:rsidR="003A6380">
          <w:rPr>
            <w:rFonts w:cstheme="minorHAnsi"/>
          </w:rPr>
          <w:t xml:space="preserve">compared shared and divergent </w:t>
        </w:r>
        <w:proofErr w:type="spellStart"/>
        <w:r w:rsidR="003A6380">
          <w:rPr>
            <w:rFonts w:cstheme="minorHAnsi"/>
          </w:rPr>
          <w:t>metatranscriptomic</w:t>
        </w:r>
        <w:proofErr w:type="spellEnd"/>
        <w:r w:rsidR="003A6380">
          <w:rPr>
            <w:rFonts w:cstheme="minorHAnsi"/>
          </w:rPr>
          <w:t xml:space="preserve"> perturbations associated</w:t>
        </w:r>
      </w:ins>
      <w:ins w:id="646" w:author="Enrico Barrozo" w:date="2022-09-12T10:22:00Z">
        <w:r w:rsidR="00EB59CF">
          <w:rPr>
            <w:rFonts w:cstheme="minorHAnsi"/>
          </w:rPr>
          <w:t xml:space="preserve"> with both of these</w:t>
        </w:r>
      </w:ins>
      <w:r w:rsidR="00E34FF4" w:rsidRPr="007E698C">
        <w:rPr>
          <w:rFonts w:cstheme="minorHAnsi"/>
        </w:rPr>
        <w:t xml:space="preserve"> disease</w:t>
      </w:r>
      <w:ins w:id="647" w:author="Enrico Barrozo" w:date="2022-09-12T10:22:00Z">
        <w:r w:rsidR="00EB59CF">
          <w:rPr>
            <w:rFonts w:cstheme="minorHAnsi"/>
          </w:rPr>
          <w:t>s</w:t>
        </w:r>
      </w:ins>
      <w:del w:id="648" w:author="Enrico Barrozo" w:date="2022-09-12T10:22:00Z">
        <w:r w:rsidR="00E34FF4" w:rsidRPr="007E698C" w:rsidDel="00EB59CF">
          <w:rPr>
            <w:rFonts w:cstheme="minorHAnsi"/>
          </w:rPr>
          <w:delText xml:space="preserve"> and death</w:delText>
        </w:r>
      </w:del>
      <w:r w:rsidR="00E34FF4" w:rsidRPr="007E698C">
        <w:rPr>
          <w:rFonts w:cstheme="minorHAnsi"/>
        </w:rPr>
        <w:t>. By the nature of th</w:t>
      </w:r>
      <w:r w:rsidR="00017B48" w:rsidRPr="007E698C">
        <w:rPr>
          <w:rFonts w:cstheme="minorHAnsi"/>
        </w:rPr>
        <w:t>is</w:t>
      </w:r>
      <w:r w:rsidR="00E34FF4" w:rsidRPr="007E698C">
        <w:rPr>
          <w:rFonts w:cstheme="minorHAnsi"/>
        </w:rPr>
        <w:t xml:space="preserve"> analysis, this work does not address causality or directionality</w:t>
      </w:r>
      <w:ins w:id="649" w:author="Enrico Barrozo" w:date="2022-09-12T10:22:00Z">
        <w:r w:rsidR="00EB59CF">
          <w:rPr>
            <w:rFonts w:cstheme="minorHAnsi"/>
          </w:rPr>
          <w:t>, especially for COVID-19 mortal</w:t>
        </w:r>
      </w:ins>
      <w:ins w:id="650" w:author="Enrico Barrozo" w:date="2022-09-12T10:23:00Z">
        <w:r w:rsidR="00EB59CF">
          <w:rPr>
            <w:rFonts w:cstheme="minorHAnsi"/>
          </w:rPr>
          <w:t>ity</w:t>
        </w:r>
      </w:ins>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w:t>
      </w:r>
      <w:del w:id="651" w:author="Enrico Barrozo" w:date="2022-09-12T10:33:00Z">
        <w:r w:rsidR="00017B48" w:rsidRPr="007E698C" w:rsidDel="003A6380">
          <w:rPr>
            <w:rFonts w:cstheme="minorHAnsi"/>
          </w:rPr>
          <w:delText xml:space="preserve">does identify a </w:delText>
        </w:r>
      </w:del>
      <w:ins w:id="652" w:author="Enrico Barrozo" w:date="2022-09-12T10:33:00Z">
        <w:r w:rsidR="003A6380">
          <w:rPr>
            <w:rFonts w:cstheme="minorHAnsi"/>
          </w:rPr>
          <w:t>identi</w:t>
        </w:r>
      </w:ins>
      <w:ins w:id="653" w:author="Enrico Barrozo" w:date="2022-09-12T10:34:00Z">
        <w:r w:rsidR="003A6380">
          <w:rPr>
            <w:rFonts w:cstheme="minorHAnsi"/>
          </w:rPr>
          <w:t xml:space="preserve">fies </w:t>
        </w:r>
      </w:ins>
      <w:ins w:id="654" w:author="Enrico Barrozo" w:date="2022-09-12T10:35:00Z">
        <w:r w:rsidR="003A6380">
          <w:rPr>
            <w:rFonts w:cstheme="minorHAnsi"/>
          </w:rPr>
          <w:t>taxonomic</w:t>
        </w:r>
      </w:ins>
      <w:ins w:id="655" w:author="Enrico Barrozo" w:date="2022-09-12T10:34:00Z">
        <w:r w:rsidR="003A6380">
          <w:rPr>
            <w:rFonts w:cstheme="minorHAnsi"/>
          </w:rPr>
          <w:t xml:space="preserve"> and functional </w:t>
        </w:r>
      </w:ins>
      <w:r w:rsidR="00017B48" w:rsidRPr="007E698C">
        <w:rPr>
          <w:rFonts w:cstheme="minorHAnsi"/>
        </w:rPr>
        <w:t>relationship</w:t>
      </w:r>
      <w:ins w:id="656" w:author="Enrico Barrozo" w:date="2022-09-12T10:34:00Z">
        <w:r w:rsidR="003A6380">
          <w:rPr>
            <w:rFonts w:cstheme="minorHAnsi"/>
          </w:rPr>
          <w:t>s</w:t>
        </w:r>
      </w:ins>
      <w:r w:rsidR="00017B48" w:rsidRPr="007E698C">
        <w:rPr>
          <w:rFonts w:cstheme="minorHAnsi"/>
        </w:rPr>
        <w:t xml:space="preserve"> between the human microbiome and COVID-19</w:t>
      </w:r>
      <w:ins w:id="657" w:author="Enrico Barrozo" w:date="2022-09-12T10:34:00Z">
        <w:r w:rsidR="003A6380">
          <w:rPr>
            <w:rFonts w:cstheme="minorHAnsi"/>
          </w:rPr>
          <w:t>, including putative taxa and functions associated with COVID-19 mortality</w:t>
        </w:r>
      </w:ins>
      <w:del w:id="658" w:author="Enrico Barrozo" w:date="2022-09-12T10:34:00Z">
        <w:r w:rsidR="00017B48" w:rsidRPr="007E698C" w:rsidDel="003A6380">
          <w:rPr>
            <w:rFonts w:cstheme="minorHAnsi"/>
          </w:rPr>
          <w:delText xml:space="preserve"> </w:delText>
        </w:r>
      </w:del>
      <w:del w:id="659" w:author="Enrico Barrozo" w:date="2022-09-12T10:33:00Z">
        <w:r w:rsidR="00017B48" w:rsidRPr="007E698C" w:rsidDel="003A6380">
          <w:rPr>
            <w:rFonts w:cstheme="minorHAnsi"/>
          </w:rPr>
          <w:delText xml:space="preserve">morbidity and </w:delText>
        </w:r>
      </w:del>
      <w:del w:id="660" w:author="Enrico Barrozo" w:date="2022-09-12T10:34:00Z">
        <w:r w:rsidR="00017B48" w:rsidRPr="007E698C" w:rsidDel="003A6380">
          <w:rPr>
            <w:rFonts w:cstheme="minorHAnsi"/>
          </w:rPr>
          <w:delText>mortality</w:delText>
        </w:r>
      </w:del>
      <w:ins w:id="661" w:author="Enrico Barrozo" w:date="2022-09-12T10:23:00Z">
        <w:r w:rsidR="00EB59CF">
          <w:rPr>
            <w:rFonts w:cstheme="minorHAnsi"/>
          </w:rPr>
          <w:t>.</w:t>
        </w:r>
      </w:ins>
      <w:del w:id="662" w:author="Enrico Barrozo" w:date="2022-09-12T10:23:00Z">
        <w:r w:rsidR="00017B48" w:rsidRPr="007E698C" w:rsidDel="00EB59CF">
          <w:rPr>
            <w:rFonts w:cstheme="minorHAnsi"/>
          </w:rPr>
          <w:delText>,</w:delText>
        </w:r>
      </w:del>
      <w:r w:rsidR="00017B48" w:rsidRPr="007E698C">
        <w:rPr>
          <w:rFonts w:cstheme="minorHAnsi"/>
        </w:rPr>
        <w:t xml:space="preserve"> </w:t>
      </w:r>
      <w:del w:id="663" w:author="Enrico Barrozo" w:date="2022-09-12T10:23:00Z">
        <w:r w:rsidR="00017B48" w:rsidRPr="007E698C" w:rsidDel="00EB59CF">
          <w:rPr>
            <w:rFonts w:cstheme="minorHAnsi"/>
          </w:rPr>
          <w:delText>and the</w:delText>
        </w:r>
      </w:del>
      <w:ins w:id="664" w:author="Enrico Barrozo" w:date="2022-09-12T10:23:00Z">
        <w:r w:rsidR="00EB59CF">
          <w:rPr>
            <w:rFonts w:cstheme="minorHAnsi"/>
          </w:rPr>
          <w:t xml:space="preserve">This study </w:t>
        </w:r>
      </w:ins>
      <w:ins w:id="665" w:author="Enrico Barrozo" w:date="2022-09-12T10:34:00Z">
        <w:r w:rsidR="003A6380">
          <w:rPr>
            <w:rFonts w:cstheme="minorHAnsi"/>
          </w:rPr>
          <w:t>reveals</w:t>
        </w:r>
      </w:ins>
      <w:ins w:id="666" w:author="Enrico Barrozo" w:date="2022-09-12T10:23:00Z">
        <w:r w:rsidR="00EB59CF">
          <w:rPr>
            <w:rFonts w:cstheme="minorHAnsi"/>
          </w:rPr>
          <w:t xml:space="preserve"> numerous viral-bacterial-host interactions</w:t>
        </w:r>
      </w:ins>
      <w:ins w:id="667" w:author="Enrico Barrozo" w:date="2022-09-12T10:35:00Z">
        <w:r w:rsidR="003A6380">
          <w:rPr>
            <w:rFonts w:cstheme="minorHAnsi"/>
          </w:rPr>
          <w:t>, rendering testable</w:t>
        </w:r>
      </w:ins>
      <w:ins w:id="668" w:author="Enrico Barrozo" w:date="2022-09-12T10:23:00Z">
        <w:r w:rsidR="00EB59CF">
          <w:rPr>
            <w:rFonts w:cstheme="minorHAnsi"/>
          </w:rPr>
          <w:t xml:space="preserve"> </w:t>
        </w:r>
      </w:ins>
      <w:del w:id="669" w:author="Enrico Barrozo" w:date="2022-09-12T10:23:00Z">
        <w:r w:rsidR="00017B48" w:rsidRPr="007E698C" w:rsidDel="00EB59CF">
          <w:rPr>
            <w:rFonts w:cstheme="minorHAnsi"/>
          </w:rPr>
          <w:delText xml:space="preserve"> </w:delText>
        </w:r>
      </w:del>
      <w:del w:id="670" w:author="Enrico Barrozo" w:date="2022-09-12T10:24:00Z">
        <w:r w:rsidR="00017B48" w:rsidRPr="007E698C" w:rsidDel="00EB59CF">
          <w:rPr>
            <w:rFonts w:cstheme="minorHAnsi"/>
          </w:rPr>
          <w:delText>specific functions and taxa identified</w:delText>
        </w:r>
      </w:del>
      <w:ins w:id="671" w:author="Enrico Barrozo" w:date="2022-09-12T10:24:00Z">
        <w:r w:rsidR="00EB59CF">
          <w:rPr>
            <w:rFonts w:cstheme="minorHAnsi"/>
          </w:rPr>
          <w:t>hypotheses with strong scientific premises</w:t>
        </w:r>
      </w:ins>
      <w:r w:rsidR="00017B48" w:rsidRPr="007E698C">
        <w:rPr>
          <w:rFonts w:cstheme="minorHAnsi"/>
        </w:rPr>
        <w:t xml:space="preserve"> warrant</w:t>
      </w:r>
      <w:ins w:id="672" w:author="Enrico Barrozo" w:date="2022-09-12T10:24:00Z">
        <w:r w:rsidR="00EB59CF">
          <w:rPr>
            <w:rFonts w:cstheme="minorHAnsi"/>
          </w:rPr>
          <w:t>ing</w:t>
        </w:r>
      </w:ins>
      <w:r w:rsidR="00017B48" w:rsidRPr="007E698C">
        <w:rPr>
          <w:rFonts w:cstheme="minorHAnsi"/>
        </w:rPr>
        <w:t xml:space="preserve"> further investigation.</w:t>
      </w:r>
    </w:p>
    <w:p w14:paraId="65184E58" w14:textId="77777777" w:rsidR="00DD6CCD" w:rsidRDefault="00DD6CCD">
      <w:pPr>
        <w:spacing w:after="0" w:line="240" w:lineRule="auto"/>
        <w:rPr>
          <w:rFonts w:cstheme="minorHAnsi"/>
          <w:b/>
          <w:bCs/>
        </w:rPr>
      </w:pPr>
      <w:r>
        <w:rPr>
          <w:rFonts w:cstheme="minorHAnsi"/>
          <w:b/>
          <w:bCs/>
        </w:rPr>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2"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3"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4"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w:t>
      </w:r>
      <w:proofErr w:type="spellStart"/>
      <w:r w:rsidR="00F05BFC">
        <w:rPr>
          <w:rFonts w:cstheme="minorHAnsi"/>
        </w:rPr>
        <w:t>Microbial_Pre</w:t>
      </w:r>
      <w:proofErr w:type="spellEnd"/>
      <w:r w:rsidR="00F05BFC">
        <w:rPr>
          <w:rFonts w:cstheme="minorHAnsi"/>
        </w:rPr>
        <w:t xml:space="preserv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w:t>
      </w:r>
      <w:proofErr w:type="spellStart"/>
      <w:r w:rsidR="00F05BFC">
        <w:rPr>
          <w:rFonts w:cstheme="minorHAnsi"/>
        </w:rPr>
        <w:t>Metatranscriptome_SeqScreen</w:t>
      </w:r>
      <w:proofErr w:type="spellEnd"/>
      <w:r w:rsidR="00F05BFC">
        <w:rPr>
          <w:rFonts w:cstheme="minorHAnsi"/>
        </w:rPr>
        <w:t xml:space="preserve"> (i.e., </w:t>
      </w:r>
      <w:proofErr w:type="spellStart"/>
      <w:r w:rsidR="00F05BFC">
        <w:rPr>
          <w:rFonts w:cstheme="minorHAnsi"/>
        </w:rPr>
        <w:t>SeqScreen</w:t>
      </w:r>
      <w:proofErr w:type="spellEnd"/>
      <w:r w:rsidR="00F05BFC">
        <w:rPr>
          <w:rFonts w:cstheme="minorHAnsi"/>
        </w:rPr>
        <w:t xml:space="preserve"> final reports), </w:t>
      </w:r>
      <w:proofErr w:type="spellStart"/>
      <w:r w:rsidR="00F05BFC">
        <w:rPr>
          <w:rFonts w:cstheme="minorHAnsi"/>
        </w:rPr>
        <w:t>Metatranscriptome_GO_Terms</w:t>
      </w:r>
      <w:proofErr w:type="spellEnd"/>
      <w:r w:rsidR="00F05BFC">
        <w:rPr>
          <w:rFonts w:cstheme="minorHAnsi"/>
        </w:rPr>
        <w:t xml:space="preserve"> </w:t>
      </w:r>
      <w:r w:rsidR="006F2AE5">
        <w:rPr>
          <w:rFonts w:cstheme="minorHAnsi"/>
        </w:rPr>
        <w:t xml:space="preserve">and </w:t>
      </w:r>
      <w:proofErr w:type="spellStart"/>
      <w:r w:rsidR="006F2AE5">
        <w:rPr>
          <w:rFonts w:cstheme="minorHAnsi"/>
        </w:rPr>
        <w:t>Metatranscriptome_GO_Term_Summaries</w:t>
      </w:r>
      <w:proofErr w:type="spellEnd"/>
      <w:r w:rsidR="006F2AE5">
        <w:rPr>
          <w:rFonts w:cstheme="minorHAnsi"/>
        </w:rPr>
        <w:t xml:space="preserve"> </w:t>
      </w:r>
      <w:r w:rsidR="00F05BFC">
        <w:rPr>
          <w:rFonts w:cstheme="minorHAnsi"/>
        </w:rPr>
        <w:t xml:space="preserve">(i.e., </w:t>
      </w:r>
      <w:r w:rsidR="001B07AC">
        <w:rPr>
          <w:rFonts w:cstheme="minorHAnsi"/>
        </w:rPr>
        <w:t>s</w:t>
      </w:r>
      <w:r w:rsidR="00F05BFC">
        <w:rPr>
          <w:rFonts w:cstheme="minorHAnsi"/>
        </w:rPr>
        <w:t xml:space="preserve">ummaries of </w:t>
      </w:r>
      <w:proofErr w:type="spellStart"/>
      <w:r w:rsidR="00F05BFC">
        <w:rPr>
          <w:rFonts w:cstheme="minorHAnsi"/>
        </w:rPr>
        <w:t>SeqScreen</w:t>
      </w:r>
      <w:proofErr w:type="spellEnd"/>
      <w:r w:rsidR="00F05BFC">
        <w:rPr>
          <w:rFonts w:cstheme="minorHAnsi"/>
        </w:rPr>
        <w:t xml:space="preserve">-assigned GO terms), </w:t>
      </w:r>
      <w:r w:rsidR="006F2AE5">
        <w:rPr>
          <w:rFonts w:cstheme="minorHAnsi"/>
        </w:rPr>
        <w:t xml:space="preserve">and </w:t>
      </w:r>
      <w:proofErr w:type="spellStart"/>
      <w:r w:rsidR="006F2AE5">
        <w:rPr>
          <w:rFonts w:cstheme="minorHAnsi"/>
        </w:rPr>
        <w:t>Metatranscriptome_UniProt_ID</w:t>
      </w:r>
      <w:r w:rsidR="001B07AC">
        <w:rPr>
          <w:rFonts w:cstheme="minorHAnsi"/>
        </w:rPr>
        <w:t>_Counts</w:t>
      </w:r>
      <w:proofErr w:type="spellEnd"/>
      <w:r w:rsidR="001B07AC">
        <w:rPr>
          <w:rFonts w:cstheme="minorHAnsi"/>
        </w:rPr>
        <w:t xml:space="preserve"> (i.e., summaries of </w:t>
      </w:r>
      <w:proofErr w:type="spellStart"/>
      <w:r w:rsidR="001B07AC">
        <w:rPr>
          <w:rFonts w:cstheme="minorHAnsi"/>
        </w:rPr>
        <w:t>SeqScreen</w:t>
      </w:r>
      <w:proofErr w:type="spellEnd"/>
      <w:r w:rsidR="001B07AC">
        <w:rPr>
          <w:rFonts w:cstheme="minorHAnsi"/>
        </w:rPr>
        <w:t xml:space="preserve">-assigned </w:t>
      </w:r>
      <w:proofErr w:type="spellStart"/>
      <w:r w:rsidR="001B07AC">
        <w:rPr>
          <w:rFonts w:cstheme="minorHAnsi"/>
        </w:rPr>
        <w:t>UniProt</w:t>
      </w:r>
      <w:proofErr w:type="spellEnd"/>
      <w:r w:rsidR="001B07AC">
        <w:rPr>
          <w:rFonts w:cstheme="minorHAnsi"/>
        </w:rPr>
        <w:t xml:space="preserve"> IDs). </w:t>
      </w:r>
      <w:r w:rsidR="00163F65" w:rsidRPr="00826F33">
        <w:rPr>
          <w:rFonts w:cstheme="minorHAnsi"/>
        </w:rPr>
        <w:t>All methods were carried out in accordance with relevant guidelines and regulations.</w:t>
      </w:r>
      <w:r w:rsidR="00673721">
        <w:rPr>
          <w:rFonts w:cstheme="minorHAnsi"/>
        </w:rPr>
        <w:t xml:space="preserve"> 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341E527E"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r w:rsidR="005A6704">
        <w:rPr>
          <w:rFonts w:cstheme="minorHAnsi"/>
        </w:rPr>
        <w:t xml:space="preserve">The research performed by </w:t>
      </w:r>
      <w:r w:rsidR="00DA5918" w:rsidRPr="00DA5918">
        <w:rPr>
          <w:rFonts w:cstheme="minorHAnsi"/>
        </w:rPr>
        <w:t xml:space="preserve">Drs. </w:t>
      </w:r>
      <w:r w:rsidR="00DA5918">
        <w:rPr>
          <w:rFonts w:cstheme="minorHAnsi"/>
        </w:rPr>
        <w:t xml:space="preserve">Ternus and </w:t>
      </w:r>
      <w:proofErr w:type="spellStart"/>
      <w:r w:rsidR="00DA5918">
        <w:rPr>
          <w:rFonts w:cstheme="minorHAnsi"/>
        </w:rPr>
        <w:t>Treangen</w:t>
      </w:r>
      <w:proofErr w:type="spellEnd"/>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Projects Activity (IARPA), via the Army Research Office (ARO) under Federal Award No. </w:t>
      </w:r>
      <w:r w:rsidR="00DA5918" w:rsidRPr="00DA5918">
        <w:rPr>
          <w:rFonts w:cstheme="minorHAnsi"/>
        </w:rPr>
        <w:lastRenderedPageBreak/>
        <w:t>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w:t>
      </w:r>
      <w:proofErr w:type="spellStart"/>
      <w:r w:rsidR="00945383">
        <w:rPr>
          <w:rFonts w:cstheme="minorHAnsi"/>
        </w:rPr>
        <w:t>SeqScreen</w:t>
      </w:r>
      <w:proofErr w:type="spellEnd"/>
      <w:r w:rsidR="00945383">
        <w:rPr>
          <w:rFonts w:cstheme="minorHAnsi"/>
        </w:rPr>
        <w:t xml:space="preserve">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5D2A7C5C"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t xml:space="preserve">1. Merenstein C, Liang G, Whiteside SA, </w:t>
      </w:r>
      <w:proofErr w:type="spellStart"/>
      <w:r w:rsidRPr="007E698C">
        <w:rPr>
          <w:rFonts w:cstheme="minorHAnsi"/>
        </w:rPr>
        <w:t>Cobián-Güemes</w:t>
      </w:r>
      <w:proofErr w:type="spellEnd"/>
      <w:r w:rsidRPr="007E698C">
        <w:rPr>
          <w:rFonts w:cstheme="minorHAnsi"/>
        </w:rPr>
        <w:t xml:space="preserve"> AG, Merlino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lastRenderedPageBreak/>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673" w:name="_Hlk99871539"/>
      <w:r w:rsidRPr="007E698C">
        <w:rPr>
          <w:rFonts w:cstheme="minorHAnsi"/>
        </w:rPr>
        <w:t xml:space="preserve">2020;71(15): 713-720. </w:t>
      </w:r>
      <w:bookmarkEnd w:id="673"/>
    </w:p>
    <w:p w14:paraId="2C2ABC0F" w14:textId="738F6183" w:rsidR="005F02CE" w:rsidRDefault="005F02CE" w:rsidP="005F02CE">
      <w:pPr>
        <w:pStyle w:val="EndNoteBibliography"/>
        <w:spacing w:line="259" w:lineRule="auto"/>
        <w:rPr>
          <w:rFonts w:cstheme="minorHAnsi"/>
        </w:rPr>
      </w:pPr>
      <w:r w:rsidRPr="007E698C">
        <w:rPr>
          <w:rFonts w:cstheme="minorHAnsi"/>
        </w:rPr>
        <w:t xml:space="preserve">3. </w:t>
      </w:r>
      <w:proofErr w:type="spellStart"/>
      <w:r w:rsidRPr="007E698C">
        <w:rPr>
          <w:rFonts w:cstheme="minorHAnsi"/>
        </w:rPr>
        <w:t>Haiminen</w:t>
      </w:r>
      <w:proofErr w:type="spellEnd"/>
      <w:r w:rsidRPr="007E698C">
        <w:rPr>
          <w:rFonts w:cstheme="minorHAnsi"/>
        </w:rPr>
        <w:t xml:space="preserve"> N, </w:t>
      </w:r>
      <w:proofErr w:type="spellStart"/>
      <w:r w:rsidRPr="007E698C">
        <w:rPr>
          <w:rFonts w:cstheme="minorHAnsi"/>
        </w:rPr>
        <w:t>Utro</w:t>
      </w:r>
      <w:proofErr w:type="spellEnd"/>
      <w:r w:rsidRPr="007E698C">
        <w:rPr>
          <w:rFonts w:cstheme="minorHAnsi"/>
        </w:rPr>
        <w:t xml:space="preserve"> F, Seabolt E, Parida L. Functional profiling of COVID-19 respiratory tract microbiomes. Scientific Reports. 2021;11(1):6433.</w:t>
      </w:r>
    </w:p>
    <w:p w14:paraId="01FA8DB3" w14:textId="5C59CCE8" w:rsidR="00537B00" w:rsidRPr="007E698C" w:rsidRDefault="00537B00" w:rsidP="00537B00">
      <w:r>
        <w:t>4</w:t>
      </w:r>
      <w:r w:rsidRPr="007E698C">
        <w:t xml:space="preserve">. Yang H, </w:t>
      </w:r>
      <w:proofErr w:type="spellStart"/>
      <w:r w:rsidRPr="007E698C">
        <w:t>Zhilong</w:t>
      </w:r>
      <w:proofErr w:type="spellEnd"/>
      <w:r w:rsidRPr="007E698C">
        <w:t xml:space="preserve"> J, </w:t>
      </w:r>
      <w:proofErr w:type="spellStart"/>
      <w:r w:rsidRPr="007E698C">
        <w:t>Jinlong</w:t>
      </w:r>
      <w:proofErr w:type="spellEnd"/>
      <w:r w:rsidRPr="007E698C">
        <w:t xml:space="preserve"> S, Weidong W, Kunlun H. The active lung microbiota landscape of COVID-19 patients through the metatranscriptome data analysis. </w:t>
      </w:r>
      <w:proofErr w:type="spellStart"/>
      <w:r w:rsidRPr="007E698C">
        <w:t>BioImpacts</w:t>
      </w:r>
      <w:proofErr w:type="spellEnd"/>
      <w:r w:rsidRPr="007E698C">
        <w:t xml:space="preserve">.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xml:space="preserve">. Chen L, Liu W, Zhang Q, Xu K, Ye G, Wu W, et al. RNA based </w:t>
      </w:r>
      <w:proofErr w:type="spellStart"/>
      <w:r w:rsidRPr="007E698C">
        <w:rPr>
          <w:rFonts w:cstheme="minorHAnsi"/>
        </w:rPr>
        <w:t>mNGS</w:t>
      </w:r>
      <w:proofErr w:type="spellEnd"/>
      <w:r w:rsidRPr="007E698C">
        <w:rPr>
          <w:rFonts w:cstheme="minorHAnsi"/>
        </w:rPr>
        <w:t xml:space="preserve"> approach identifies a novel human coronavirus from two individual pneumonia cases in 2019 Wuhan outbreak. Emerg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Xiong Y, Liu Y, Cao L, Wang D, Guo M, Jiang A, et al. Transcriptomic characteristics of bronchoalveolar lavage fluid and peripheral blood mononuclear cells in COVID-19 patients. Emerg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xml:space="preserve">. </w:t>
      </w:r>
      <w:proofErr w:type="spellStart"/>
      <w:r w:rsidRPr="007E698C">
        <w:rPr>
          <w:rFonts w:cstheme="minorHAnsi"/>
        </w:rPr>
        <w:t>Michalovich</w:t>
      </w:r>
      <w:proofErr w:type="spellEnd"/>
      <w:r w:rsidRPr="007E698C">
        <w:rPr>
          <w:rFonts w:cstheme="minorHAnsi"/>
        </w:rPr>
        <w:t xml:space="preserve"> D, Rodriguez-Perez N, </w:t>
      </w:r>
      <w:proofErr w:type="spellStart"/>
      <w:r w:rsidRPr="007E698C">
        <w:rPr>
          <w:rFonts w:cstheme="minorHAnsi"/>
        </w:rPr>
        <w:t>Smolinska</w:t>
      </w:r>
      <w:proofErr w:type="spellEnd"/>
      <w:r w:rsidRPr="007E698C">
        <w:rPr>
          <w:rFonts w:cstheme="minorHAnsi"/>
        </w:rPr>
        <w:t xml:space="preserve"> S, </w:t>
      </w:r>
      <w:proofErr w:type="spellStart"/>
      <w:r w:rsidRPr="007E698C">
        <w:rPr>
          <w:rFonts w:cstheme="minorHAnsi"/>
        </w:rPr>
        <w:t>Pirozynski</w:t>
      </w:r>
      <w:proofErr w:type="spellEnd"/>
      <w:r w:rsidRPr="007E698C">
        <w:rPr>
          <w:rFonts w:cstheme="minorHAnsi"/>
        </w:rPr>
        <w:t xml:space="preserve"> M, Mayhew D, Uddin S, et al. Obesity and disease severity magnify disturbed microbiome-immune interactions in asthma patients. Nat </w:t>
      </w:r>
      <w:proofErr w:type="spellStart"/>
      <w:r w:rsidRPr="007E698C">
        <w:rPr>
          <w:rFonts w:cstheme="minorHAnsi"/>
        </w:rPr>
        <w:t>Commun</w:t>
      </w:r>
      <w:proofErr w:type="spellEnd"/>
      <w:r w:rsidRPr="007E698C">
        <w:rPr>
          <w:rFonts w:cstheme="minorHAnsi"/>
        </w:rPr>
        <w:t>. 2019;10: 5711.</w:t>
      </w:r>
    </w:p>
    <w:p w14:paraId="3B840DEA" w14:textId="7DD21328" w:rsidR="00A716CE" w:rsidRPr="007E698C" w:rsidRDefault="00A716CE" w:rsidP="00A716CE">
      <w:r>
        <w:t>9</w:t>
      </w:r>
      <w:r w:rsidRPr="007E698C">
        <w:t>. Blanco-Melo D, Nilsson-Payant BE, Liu W, Uhl S, Hoagland D, Møller R, Jordan TX, et al. 2020. Imbalanced host response to SARS-CoV-2 drives development of COVID-19. Cell. 2020;181(5): 1036–45.e9.</w:t>
      </w:r>
    </w:p>
    <w:p w14:paraId="5416A558" w14:textId="7051934E" w:rsidR="00A716CE" w:rsidRPr="007E698C" w:rsidRDefault="00A716CE" w:rsidP="00A716CE">
      <w:r>
        <w:t>10</w:t>
      </w:r>
      <w:r w:rsidRPr="007E698C">
        <w:t xml:space="preserve">. </w:t>
      </w:r>
      <w:proofErr w:type="spellStart"/>
      <w:r w:rsidRPr="007E698C">
        <w:t>Daamen</w:t>
      </w:r>
      <w:proofErr w:type="spellEnd"/>
      <w:r w:rsidRPr="007E698C">
        <w:t xml:space="preserve"> AR, Bachali P, Owen KA, Kingsmore KM, Hubbard EL, Labonte AC, Robl R, Shrotri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xml:space="preserve">. </w:t>
      </w:r>
      <w:proofErr w:type="spellStart"/>
      <w:r w:rsidRPr="007E698C">
        <w:t>Abouelkhair</w:t>
      </w:r>
      <w:proofErr w:type="spellEnd"/>
      <w:r w:rsidRPr="007E698C">
        <w:t xml:space="preserve"> MA. Non-SARS-CoV-2 genome sequences identified in clinical samples from COVID-19 infected patients: evidence for co-infections. </w:t>
      </w:r>
      <w:proofErr w:type="spellStart"/>
      <w:r w:rsidRPr="007E698C">
        <w:t>PeerJ</w:t>
      </w:r>
      <w:proofErr w:type="spellEnd"/>
      <w:r w:rsidRPr="007E698C">
        <w:t xml:space="preserve"> 2020; 8(November): e10246.</w:t>
      </w:r>
    </w:p>
    <w:p w14:paraId="2BF9AD11" w14:textId="663CB5DD" w:rsidR="00A716CE" w:rsidRPr="007E698C" w:rsidRDefault="00A716CE" w:rsidP="00A716CE">
      <w:pPr>
        <w:rPr>
          <w:rFonts w:cstheme="minorHAnsi"/>
        </w:rPr>
      </w:pPr>
      <w:r>
        <w:t>12</w:t>
      </w:r>
      <w:r w:rsidRPr="007E698C">
        <w:t xml:space="preserve">. Khan AA and Khan Z. COVID-2019-associated overexpressed </w:t>
      </w:r>
      <w:proofErr w:type="spellStart"/>
      <w:r w:rsidRPr="007E698C">
        <w:t>Prevotella</w:t>
      </w:r>
      <w:proofErr w:type="spellEnd"/>
      <w:r w:rsidRPr="007E698C">
        <w:t xml:space="preserve">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xml:space="preserve">. Huang W, Yin C, Wang G, Rosenblum J, Krishnan S, Dimitrova N, et al. Optimizing a </w:t>
      </w:r>
      <w:proofErr w:type="spellStart"/>
      <w:r w:rsidRPr="007E698C">
        <w:rPr>
          <w:rFonts w:cstheme="minorHAnsi"/>
        </w:rPr>
        <w:t>metatranscriptomic</w:t>
      </w:r>
      <w:proofErr w:type="spellEnd"/>
      <w:r w:rsidRPr="007E698C">
        <w:rPr>
          <w:rFonts w:cstheme="minorHAnsi"/>
        </w:rPr>
        <w:t xml:space="preserve"> next-generation sequencing protocol for bronchoalveolar lavage diagnostics. J Mol Diagn. 2019;21: 251–261.</w:t>
      </w:r>
    </w:p>
    <w:p w14:paraId="727C628E" w14:textId="2F8FACAF" w:rsidR="006116AA" w:rsidRPr="007E698C" w:rsidRDefault="006116AA" w:rsidP="006116AA">
      <w:pPr>
        <w:rPr>
          <w:rFonts w:cstheme="minorHAnsi"/>
        </w:rPr>
      </w:pPr>
      <w:r>
        <w:rPr>
          <w:rFonts w:cstheme="minorHAnsi"/>
        </w:rPr>
        <w:t>15</w:t>
      </w:r>
      <w:r w:rsidRPr="007E698C">
        <w:rPr>
          <w:rFonts w:cstheme="minorHAnsi"/>
        </w:rPr>
        <w:t xml:space="preserve">. Ren L, Zhang R, Rao J, Xiao Y, Zhang Z, Yang B, et al. Transcriptionally active lung microbiome and its association with bacterial biomass and host inflammatory status. </w:t>
      </w:r>
      <w:proofErr w:type="spellStart"/>
      <w:r w:rsidRPr="007E698C">
        <w:rPr>
          <w:rFonts w:cstheme="minorHAnsi"/>
        </w:rPr>
        <w:t>mSystems</w:t>
      </w:r>
      <w:proofErr w:type="spellEnd"/>
      <w:r w:rsidRPr="007E698C">
        <w:rPr>
          <w:rFonts w:cstheme="minorHAnsi"/>
        </w:rPr>
        <w:t>.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xml:space="preserve">. Andrews S. </w:t>
      </w:r>
      <w:proofErr w:type="spellStart"/>
      <w:r w:rsidRPr="007E698C">
        <w:rPr>
          <w:rFonts w:cstheme="minorHAnsi"/>
        </w:rPr>
        <w:t>FastQC</w:t>
      </w:r>
      <w:proofErr w:type="spellEnd"/>
      <w:r w:rsidRPr="007E698C">
        <w:rPr>
          <w:rFonts w:cstheme="minorHAnsi"/>
        </w:rPr>
        <w:t>: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lastRenderedPageBreak/>
        <w:t>1</w:t>
      </w:r>
      <w:r>
        <w:rPr>
          <w:rFonts w:cstheme="minorHAnsi"/>
        </w:rPr>
        <w:t>7</w:t>
      </w:r>
      <w:r w:rsidRPr="007E698C">
        <w:rPr>
          <w:rFonts w:cstheme="minorHAnsi"/>
        </w:rPr>
        <w:t xml:space="preserve">. Bolger AM, Lohse M, </w:t>
      </w:r>
      <w:proofErr w:type="spellStart"/>
      <w:r w:rsidRPr="007E698C">
        <w:rPr>
          <w:rFonts w:cstheme="minorHAnsi"/>
        </w:rPr>
        <w:t>Usadel</w:t>
      </w:r>
      <w:proofErr w:type="spellEnd"/>
      <w:r w:rsidRPr="007E698C">
        <w:rPr>
          <w:rFonts w:cstheme="minorHAnsi"/>
        </w:rPr>
        <w:t xml:space="preserve"> B. Trimmomatic: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xml:space="preserve">. </w:t>
      </w:r>
      <w:proofErr w:type="spellStart"/>
      <w:r w:rsidRPr="007E698C">
        <w:rPr>
          <w:rFonts w:cstheme="minorHAnsi"/>
        </w:rPr>
        <w:t>Magoč</w:t>
      </w:r>
      <w:proofErr w:type="spellEnd"/>
      <w:r w:rsidRPr="007E698C">
        <w:rPr>
          <w:rFonts w:cstheme="minorHAnsi"/>
        </w:rPr>
        <w:t xml:space="preserve"> T, Salzberg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xml:space="preserve">. Chen S, Zhou Y, Chen Y, Gu J. </w:t>
      </w:r>
      <w:proofErr w:type="spellStart"/>
      <w:r w:rsidRPr="007E698C">
        <w:rPr>
          <w:rFonts w:cstheme="minorHAnsi"/>
        </w:rPr>
        <w:t>fastp</w:t>
      </w:r>
      <w:proofErr w:type="spellEnd"/>
      <w:r w:rsidRPr="007E698C">
        <w:rPr>
          <w:rFonts w:cstheme="minorHAnsi"/>
        </w:rPr>
        <w:t>: an ultra-fast all-in-one FASTQ preprocessor. Bioinformatics. 2018;34: i884–i890.</w:t>
      </w:r>
    </w:p>
    <w:p w14:paraId="3C5DE3A1" w14:textId="09D79992" w:rsidR="00B03ABF" w:rsidRPr="007E698C" w:rsidRDefault="00B03ABF" w:rsidP="00B03ABF">
      <w:pPr>
        <w:tabs>
          <w:tab w:val="left" w:pos="7660"/>
        </w:tabs>
        <w:rPr>
          <w:rFonts w:cstheme="minorHAnsi"/>
        </w:rPr>
      </w:pPr>
      <w:r>
        <w:rPr>
          <w:rFonts w:cstheme="minorHAnsi"/>
        </w:rPr>
        <w:t>21</w:t>
      </w:r>
      <w:r w:rsidRPr="007E698C">
        <w:rPr>
          <w:rFonts w:cstheme="minorHAnsi"/>
        </w:rPr>
        <w:t xml:space="preserve">. Balaji A, Kille B, Kappell AD, Godbold GD, Diep M, Leo Elworth RA, et al. </w:t>
      </w:r>
      <w:proofErr w:type="spellStart"/>
      <w:r w:rsidRPr="007E698C">
        <w:rPr>
          <w:rFonts w:cstheme="minorHAnsi"/>
        </w:rPr>
        <w:t>SeqScreen</w:t>
      </w:r>
      <w:proofErr w:type="spellEnd"/>
      <w:r w:rsidRPr="007E698C">
        <w:rPr>
          <w:rFonts w:cstheme="minorHAnsi"/>
        </w:rPr>
        <w:t xml:space="preserve">: Accurate and sensitive functional screening of pathogenic sequences via ensemble learning. </w:t>
      </w:r>
      <w:proofErr w:type="spellStart"/>
      <w:r w:rsidRPr="007E698C">
        <w:rPr>
          <w:rFonts w:cstheme="minorHAnsi"/>
        </w:rPr>
        <w:t>bioRxiv</w:t>
      </w:r>
      <w:proofErr w:type="spellEnd"/>
      <w:r w:rsidRPr="007E698C">
        <w:rPr>
          <w:rFonts w:cstheme="minorHAnsi"/>
        </w:rPr>
        <w:t>. 2021. p. 2021.05.02.442344. doi:10.1101/2021.05.02.442344</w:t>
      </w:r>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xml:space="preserve">. McMurdie PJ, Holmes S. </w:t>
      </w:r>
      <w:proofErr w:type="spellStart"/>
      <w:r w:rsidRPr="007E698C">
        <w:rPr>
          <w:rFonts w:cstheme="minorHAnsi"/>
        </w:rPr>
        <w:t>phyloseq</w:t>
      </w:r>
      <w:proofErr w:type="spellEnd"/>
      <w:r w:rsidRPr="007E698C">
        <w:rPr>
          <w:rFonts w:cstheme="minorHAnsi"/>
        </w:rPr>
        <w:t>: An R package for reproducible interactive analysis and graphics of microbiome census data. PLoS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xml:space="preserve">. Davis NM, Proctor DM, Holmes SP, </w:t>
      </w:r>
      <w:proofErr w:type="spellStart"/>
      <w:r w:rsidRPr="007E698C">
        <w:rPr>
          <w:rFonts w:cstheme="minorHAnsi"/>
        </w:rPr>
        <w:t>Relman</w:t>
      </w:r>
      <w:proofErr w:type="spellEnd"/>
      <w:r w:rsidRPr="007E698C">
        <w:rPr>
          <w:rFonts w:cstheme="minorHAnsi"/>
        </w:rPr>
        <w:t xml:space="preserve">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xml:space="preserve">. Mallick H, </w:t>
      </w:r>
      <w:proofErr w:type="spellStart"/>
      <w:r w:rsidRPr="007E698C">
        <w:rPr>
          <w:rFonts w:cstheme="minorHAnsi"/>
        </w:rPr>
        <w:t>Rahnavard</w:t>
      </w:r>
      <w:proofErr w:type="spellEnd"/>
      <w:r w:rsidRPr="007E698C">
        <w:rPr>
          <w:rFonts w:cstheme="minorHAnsi"/>
        </w:rPr>
        <w:t xml:space="preserve"> A, McIver LJ, Ma S, Zhang Y, Nguyen LH, et al. Multivariable association discovery in population-scale meta-omics studies. PLoS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Benjamini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0DEC24BA" w14:textId="40320A8C" w:rsidR="007C7546" w:rsidRPr="007E698C" w:rsidRDefault="007C7546" w:rsidP="007C7546">
      <w:pPr>
        <w:pStyle w:val="EndNoteBibliography"/>
        <w:spacing w:line="259" w:lineRule="auto"/>
        <w:rPr>
          <w:rFonts w:asciiTheme="minorHAnsi" w:hAnsiTheme="minorHAnsi" w:cstheme="minorHAnsi"/>
        </w:rPr>
      </w:pPr>
      <w:r w:rsidRPr="007E698C">
        <w:rPr>
          <w:rFonts w:cstheme="minorHAnsi"/>
        </w:rPr>
        <w:t>2</w:t>
      </w:r>
      <w:r>
        <w:rPr>
          <w:rFonts w:cstheme="minorHAnsi"/>
        </w:rPr>
        <w:t>8</w:t>
      </w:r>
      <w:r w:rsidRPr="007E698C">
        <w:rPr>
          <w:rFonts w:cstheme="minorHAnsi"/>
        </w:rPr>
        <w:t>. Holmes I, Harris K, Quince C. Dirichlet multinomial mixtures: generative models for microbial metagenomics. PLoS One. 2012;7: e30126.</w:t>
      </w:r>
    </w:p>
    <w:p w14:paraId="3749A6D2" w14:textId="7CB7C4A0" w:rsidR="007C7546" w:rsidRPr="007E698C" w:rsidRDefault="007C7546" w:rsidP="007C7546">
      <w:pPr>
        <w:pStyle w:val="EndNoteBibliography"/>
        <w:spacing w:line="259" w:lineRule="auto"/>
        <w:rPr>
          <w:rFonts w:cstheme="minorHAnsi"/>
        </w:rPr>
      </w:pPr>
      <w:r w:rsidRPr="007E698C">
        <w:rPr>
          <w:rFonts w:cstheme="minorHAnsi"/>
        </w:rPr>
        <w:t>2</w:t>
      </w:r>
      <w:r>
        <w:rPr>
          <w:rFonts w:cstheme="minorHAnsi"/>
        </w:rPr>
        <w:t>9</w:t>
      </w:r>
      <w:r w:rsidRPr="007E698C">
        <w:rPr>
          <w:rFonts w:cstheme="minorHAnsi"/>
        </w:rPr>
        <w:t xml:space="preserve">. Kolde R. </w:t>
      </w:r>
      <w:proofErr w:type="spellStart"/>
      <w:r w:rsidRPr="007E698C">
        <w:rPr>
          <w:rFonts w:cstheme="minorHAnsi"/>
        </w:rPr>
        <w:t>pheatmap</w:t>
      </w:r>
      <w:proofErr w:type="spellEnd"/>
      <w:r w:rsidRPr="007E698C">
        <w:rPr>
          <w:rFonts w:cstheme="minorHAnsi"/>
        </w:rPr>
        <w:t xml:space="preserve">: Pretty heatmaps. 2018. https://cran.r-project.org/web/packages/pheatmap/ </w:t>
      </w:r>
    </w:p>
    <w:p w14:paraId="6577A4B2" w14:textId="28690242" w:rsidR="00C840C6" w:rsidRPr="00A70E94" w:rsidRDefault="007C7546" w:rsidP="00A70E94">
      <w:pPr>
        <w:pStyle w:val="EndNoteBibliography"/>
        <w:spacing w:line="259" w:lineRule="auto"/>
        <w:rPr>
          <w:rFonts w:asciiTheme="minorHAnsi" w:hAnsiTheme="minorHAnsi" w:cstheme="minorHAnsi"/>
        </w:rPr>
      </w:pPr>
      <w:r>
        <w:rPr>
          <w:rFonts w:cstheme="minorHAnsi"/>
        </w:rPr>
        <w:t>30</w:t>
      </w:r>
      <w:r w:rsidRPr="007E698C">
        <w:rPr>
          <w:rFonts w:cstheme="minorHAnsi"/>
        </w:rPr>
        <w:t xml:space="preserve">. Foster ZSL, Sharpton TJ, Grünwald NJ. </w:t>
      </w:r>
      <w:proofErr w:type="spellStart"/>
      <w:r w:rsidRPr="007E698C">
        <w:rPr>
          <w:rFonts w:cstheme="minorHAnsi"/>
        </w:rPr>
        <w:t>Metacoder</w:t>
      </w:r>
      <w:proofErr w:type="spellEnd"/>
      <w:r w:rsidRPr="007E698C">
        <w:rPr>
          <w:rFonts w:cstheme="minorHAnsi"/>
        </w:rPr>
        <w:t xml:space="preserve">: An R package for visualization and manipulation of community taxonomic diversity data. </w:t>
      </w:r>
      <w:proofErr w:type="spellStart"/>
      <w:r w:rsidRPr="007E698C">
        <w:rPr>
          <w:rFonts w:cstheme="minorHAnsi"/>
        </w:rPr>
        <w:t>PLoS</w:t>
      </w:r>
      <w:proofErr w:type="spellEnd"/>
      <w:r w:rsidRPr="007E698C">
        <w:rPr>
          <w:rFonts w:cstheme="minorHAnsi"/>
        </w:rPr>
        <w:t xml:space="preserve"> </w:t>
      </w:r>
      <w:proofErr w:type="spellStart"/>
      <w:r w:rsidRPr="007E698C">
        <w:rPr>
          <w:rFonts w:cstheme="minorHAnsi"/>
        </w:rPr>
        <w:t>Comput</w:t>
      </w:r>
      <w:proofErr w:type="spellEnd"/>
      <w:r w:rsidRPr="007E698C">
        <w:rPr>
          <w:rFonts w:cstheme="minorHAnsi"/>
        </w:rPr>
        <w:t xml:space="preserve"> Biol. 2017;13: e1005404.</w:t>
      </w:r>
    </w:p>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proofErr w:type="spellStart"/>
      <w:r w:rsidR="00017B48" w:rsidRPr="007E698C">
        <w:rPr>
          <w:rFonts w:cstheme="minorHAnsi"/>
        </w:rPr>
        <w:t>Sirivongrangson</w:t>
      </w:r>
      <w:proofErr w:type="spellEnd"/>
      <w:r w:rsidR="00017B48" w:rsidRPr="007E698C">
        <w:rPr>
          <w:rFonts w:cstheme="minorHAnsi"/>
        </w:rPr>
        <w:t xml:space="preserve"> P, </w:t>
      </w:r>
      <w:proofErr w:type="spellStart"/>
      <w:r w:rsidR="00017B48" w:rsidRPr="007E698C">
        <w:rPr>
          <w:rFonts w:cstheme="minorHAnsi"/>
        </w:rPr>
        <w:t>Kulvichit</w:t>
      </w:r>
      <w:proofErr w:type="spellEnd"/>
      <w:r w:rsidR="00017B48" w:rsidRPr="007E698C">
        <w:rPr>
          <w:rFonts w:cstheme="minorHAnsi"/>
        </w:rPr>
        <w:t xml:space="preserve"> W, </w:t>
      </w:r>
      <w:proofErr w:type="spellStart"/>
      <w:r w:rsidR="00017B48" w:rsidRPr="007E698C">
        <w:rPr>
          <w:rFonts w:cstheme="minorHAnsi"/>
        </w:rPr>
        <w:t>Payungporn</w:t>
      </w:r>
      <w:proofErr w:type="spellEnd"/>
      <w:r w:rsidR="00017B48" w:rsidRPr="007E698C">
        <w:rPr>
          <w:rFonts w:cstheme="minorHAnsi"/>
        </w:rPr>
        <w:t xml:space="preserve"> S, </w:t>
      </w:r>
      <w:proofErr w:type="spellStart"/>
      <w:r w:rsidR="00017B48" w:rsidRPr="007E698C">
        <w:rPr>
          <w:rFonts w:cstheme="minorHAnsi"/>
        </w:rPr>
        <w:t>Pisitkun</w:t>
      </w:r>
      <w:proofErr w:type="spellEnd"/>
      <w:r w:rsidR="00017B48" w:rsidRPr="007E698C">
        <w:rPr>
          <w:rFonts w:cstheme="minorHAnsi"/>
        </w:rPr>
        <w:t xml:space="preserve"> T, </w:t>
      </w:r>
      <w:proofErr w:type="spellStart"/>
      <w:r w:rsidR="00017B48" w:rsidRPr="007E698C">
        <w:rPr>
          <w:rFonts w:cstheme="minorHAnsi"/>
        </w:rPr>
        <w:t>Chindamporn</w:t>
      </w:r>
      <w:proofErr w:type="spellEnd"/>
      <w:r w:rsidR="00017B48" w:rsidRPr="007E698C">
        <w:rPr>
          <w:rFonts w:cstheme="minorHAnsi"/>
        </w:rPr>
        <w:t xml:space="preserve"> A, </w:t>
      </w:r>
      <w:proofErr w:type="spellStart"/>
      <w:r w:rsidR="00017B48" w:rsidRPr="007E698C">
        <w:rPr>
          <w:rFonts w:cstheme="minorHAnsi"/>
        </w:rPr>
        <w:t>Peerapornratana</w:t>
      </w:r>
      <w:proofErr w:type="spellEnd"/>
      <w:r w:rsidR="00017B48" w:rsidRPr="007E698C">
        <w:rPr>
          <w:rFonts w:cstheme="minorHAnsi"/>
        </w:rPr>
        <w:t xml:space="preserve">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lastRenderedPageBreak/>
        <w:t>33</w:t>
      </w:r>
      <w:r w:rsidR="00017B48" w:rsidRPr="007E698C">
        <w:rPr>
          <w:rFonts w:cstheme="minorHAnsi"/>
        </w:rPr>
        <w:t>.</w:t>
      </w:r>
      <w:r w:rsidR="00017B48" w:rsidRPr="007E698C">
        <w:t xml:space="preserve"> </w:t>
      </w:r>
      <w:r w:rsidR="00017B48" w:rsidRPr="007E698C">
        <w:rPr>
          <w:rFonts w:cstheme="minorHAnsi"/>
        </w:rPr>
        <w:t xml:space="preserve">Ryan MP, Adley CC.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 xml:space="preserve">Hsueh PR, Teng LJ, Yang PC, Chen YC, Pan HJ, Ho SW, et al. Nosocomial infections caused by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metatranscriptome data analysis</w:t>
      </w:r>
      <w:r w:rsidR="00017B48" w:rsidRPr="007E698C">
        <w:rPr>
          <w:rFonts w:cstheme="minorHAnsi"/>
        </w:rPr>
        <w:t xml:space="preserve">. </w:t>
      </w:r>
      <w:proofErr w:type="spellStart"/>
      <w:r w:rsidR="00B31B93" w:rsidRPr="007E698C">
        <w:rPr>
          <w:rFonts w:cstheme="minorHAnsi"/>
        </w:rPr>
        <w:t>BioImpacts</w:t>
      </w:r>
      <w:proofErr w:type="spellEnd"/>
      <w:r w:rsidR="00B31B93" w:rsidRPr="007E698C">
        <w:rPr>
          <w:rFonts w:cstheme="minorHAnsi"/>
        </w:rPr>
        <w:t xml:space="preserve">. 2021;BI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w:t>
      </w:r>
      <w:proofErr w:type="spellStart"/>
      <w:r w:rsidR="00017B48" w:rsidRPr="007E698C">
        <w:rPr>
          <w:rFonts w:cstheme="minorHAnsi"/>
        </w:rPr>
        <w:t>Vetizou</w:t>
      </w:r>
      <w:proofErr w:type="spellEnd"/>
      <w:r w:rsidR="00017B48" w:rsidRPr="007E698C">
        <w:rPr>
          <w:rFonts w:cstheme="minorHAnsi"/>
        </w:rPr>
        <w:t xml:space="preserve">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7F39FAF9" w:rsidR="00A70E94" w:rsidRPr="00855932" w:rsidRDefault="00A70E94" w:rsidP="00855932">
      <w:pPr>
        <w:pStyle w:val="EndNoteBibliography"/>
        <w:spacing w:line="259" w:lineRule="auto"/>
        <w:rPr>
          <w:rFonts w:cstheme="minorHAnsi"/>
        </w:rPr>
      </w:pPr>
      <w:r>
        <w:rPr>
          <w:rFonts w:cstheme="minorHAnsi"/>
        </w:rPr>
        <w:t>37</w:t>
      </w:r>
      <w:r w:rsidR="00017B48" w:rsidRPr="007E698C">
        <w:rPr>
          <w:rFonts w:cstheme="minorHAnsi"/>
        </w:rPr>
        <w:t>. Chaban B, Albert A, Links MG, Gardy J, Tang P, Hill JE. Characterization of the upper respiratory tract microbiomes of patients with pandemic H1N1 influenza. PLoS One. 2013;8.</w:t>
      </w:r>
    </w:p>
    <w:p w14:paraId="5E279F2F" w14:textId="5B8BD563" w:rsidR="00901E67" w:rsidRPr="001713FB" w:rsidRDefault="00901E67" w:rsidP="001713FB">
      <w:pPr>
        <w:spacing w:after="0" w:line="240" w:lineRule="auto"/>
        <w:rPr>
          <w:rFonts w:ascii="Calibri" w:hAnsi="Calibri" w:cstheme="minorHAnsi"/>
          <w:b/>
          <w:bCs/>
        </w:rPr>
      </w:pPr>
    </w:p>
    <w:sectPr w:rsidR="00901E67" w:rsidRPr="001713FB"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Enrico Barrozo" w:date="2022-09-09T11:32:00Z" w:initials="ERB">
    <w:p w14:paraId="3FE79806" w14:textId="77777777" w:rsidR="009F46BD" w:rsidRDefault="009F46BD" w:rsidP="00656146">
      <w:r>
        <w:rPr>
          <w:rStyle w:val="CommentReference"/>
        </w:rPr>
        <w:annotationRef/>
      </w:r>
      <w:r>
        <w:rPr>
          <w:sz w:val="20"/>
          <w:szCs w:val="20"/>
        </w:rPr>
        <w:t xml:space="preserve">Consider by introducing why BALF samples are usually collected (identification or confirmation of respiratory pathogens). If SARS-CoV-2 is there, there is likely an impact on commensal bacteria, and conditions for pathogenesis. Then introduce the concept of metatranscriptomics, and how you capitalized on this approach to examine the interplay between viral outcomes and bacteria compositions and functions. </w:t>
      </w:r>
    </w:p>
  </w:comment>
  <w:comment w:id="46" w:author="Enrico Barrozo" w:date="2022-09-09T11:33:00Z" w:initials="ERB">
    <w:p w14:paraId="18F8B78B" w14:textId="131DFB9C" w:rsidR="00A14EA7" w:rsidRDefault="00A14EA7" w:rsidP="00263A1F">
      <w:r>
        <w:rPr>
          <w:rStyle w:val="CommentReference"/>
        </w:rPr>
        <w:annotationRef/>
      </w:r>
      <w:r>
        <w:rPr>
          <w:sz w:val="20"/>
          <w:szCs w:val="20"/>
        </w:rPr>
        <w:t>representitive of (1), (2), and (3)</w:t>
      </w:r>
    </w:p>
  </w:comment>
  <w:comment w:id="47" w:author="Enrico Barrozo" w:date="2022-09-09T11:27:00Z" w:initials="ERB">
    <w:p w14:paraId="10142E45" w14:textId="77777777" w:rsidR="00CF6FE8" w:rsidRDefault="009F46BD" w:rsidP="000565D0">
      <w:r>
        <w:rPr>
          <w:rStyle w:val="CommentReference"/>
        </w:rPr>
        <w:annotationRef/>
      </w:r>
      <w:r w:rsidR="00CF6FE8">
        <w:rPr>
          <w:sz w:val="20"/>
          <w:szCs w:val="20"/>
        </w:rPr>
        <w:t xml:space="preserve">Would the results flow better if this came first? </w:t>
      </w:r>
      <w:r w:rsidR="00CF6FE8">
        <w:rPr>
          <w:sz w:val="20"/>
          <w:szCs w:val="20"/>
        </w:rPr>
        <w:cr/>
      </w:r>
      <w:r w:rsidR="00CF6FE8">
        <w:rPr>
          <w:sz w:val="20"/>
          <w:szCs w:val="20"/>
        </w:rPr>
        <w:cr/>
        <w:t xml:space="preserve">Instead of identifying the functions, then revealing the players, it may make more sense to reveal the players then infer what they are doing. </w:t>
      </w:r>
    </w:p>
  </w:comment>
  <w:comment w:id="117" w:author="Enrico Barrozo" w:date="2022-09-09T11:39:00Z" w:initials="ERB">
    <w:p w14:paraId="2DFF03BF" w14:textId="77777777" w:rsidR="00FD10BF" w:rsidRDefault="00FD10BF" w:rsidP="001A5AB4">
      <w:r>
        <w:rPr>
          <w:rStyle w:val="CommentReference"/>
        </w:rPr>
        <w:annotationRef/>
      </w:r>
      <w:r>
        <w:rPr>
          <w:sz w:val="20"/>
          <w:szCs w:val="20"/>
        </w:rPr>
        <w:t>Italicize throughout?</w:t>
      </w:r>
    </w:p>
  </w:comment>
  <w:comment w:id="188" w:author="Enrico Barrozo" w:date="2022-09-09T13:20:00Z" w:initials="ERB">
    <w:p w14:paraId="40A5A467" w14:textId="77777777" w:rsidR="00CF6FE8" w:rsidRDefault="00CF6FE8" w:rsidP="002919FF">
      <w:r>
        <w:rPr>
          <w:rStyle w:val="CommentReference"/>
        </w:rPr>
        <w:annotationRef/>
      </w:r>
      <w:r>
        <w:rPr>
          <w:sz w:val="20"/>
          <w:szCs w:val="20"/>
        </w:rPr>
        <w:t xml:space="preserve">Any of your results significant stratified by biological sex? </w:t>
      </w:r>
    </w:p>
  </w:comment>
  <w:comment w:id="315" w:author="Enrico Barrozo" w:date="2022-09-09T11:55:00Z" w:initials="ERB">
    <w:p w14:paraId="3A88D32C" w14:textId="62409101" w:rsidR="00452F0C" w:rsidRDefault="00452F0C" w:rsidP="007A40B4">
      <w:r>
        <w:rPr>
          <w:rStyle w:val="CommentReference"/>
        </w:rPr>
        <w:annotationRef/>
      </w:r>
      <w:r>
        <w:rPr>
          <w:sz w:val="20"/>
          <w:szCs w:val="20"/>
        </w:rPr>
        <w:t xml:space="preserve">Metatranscriptomics and metadata acquisition. </w:t>
      </w:r>
    </w:p>
  </w:comment>
  <w:comment w:id="320" w:author="Enrico Barrozo" w:date="2022-09-12T10:54:00Z" w:initials="ERB">
    <w:p w14:paraId="5AB0430C" w14:textId="77777777" w:rsidR="00161168" w:rsidRDefault="00161168" w:rsidP="006D2599">
      <w:r>
        <w:rPr>
          <w:rStyle w:val="CommentReference"/>
        </w:rPr>
        <w:annotationRef/>
      </w:r>
      <w:r>
        <w:rPr>
          <w:sz w:val="20"/>
          <w:szCs w:val="20"/>
        </w:rPr>
        <w:t>Date?</w:t>
      </w:r>
    </w:p>
    <w:p w14:paraId="4570BFBE" w14:textId="77777777" w:rsidR="00161168" w:rsidRDefault="00161168" w:rsidP="006D2599"/>
  </w:comment>
  <w:comment w:id="328" w:author="Enrico Barrozo" w:date="2022-09-08T17:22:00Z" w:initials="ERB">
    <w:p w14:paraId="3FAB11DA" w14:textId="707E8CD5" w:rsidR="00EF5432" w:rsidRDefault="00EF5432" w:rsidP="003313EF">
      <w:r>
        <w:rPr>
          <w:rStyle w:val="CommentReference"/>
        </w:rPr>
        <w:annotationRef/>
      </w:r>
      <w:r>
        <w:rPr>
          <w:sz w:val="20"/>
          <w:szCs w:val="20"/>
        </w:rPr>
        <w:t xml:space="preserve">What was the timeframe for these publications? </w:t>
      </w:r>
    </w:p>
  </w:comment>
  <w:comment w:id="331" w:author="Enrico Barrozo" w:date="2022-09-09T11:56:00Z" w:initials="ERB">
    <w:p w14:paraId="0C8CC0DB" w14:textId="77777777" w:rsidR="00452F0C" w:rsidRDefault="00452F0C" w:rsidP="009E2967">
      <w:r>
        <w:rPr>
          <w:rStyle w:val="CommentReference"/>
        </w:rPr>
        <w:annotationRef/>
      </w:r>
      <w:r>
        <w:rPr>
          <w:sz w:val="20"/>
          <w:szCs w:val="20"/>
        </w:rPr>
        <w:t>Break this down into subsections</w:t>
      </w:r>
    </w:p>
  </w:comment>
  <w:comment w:id="369" w:author="Enrico Barrozo" w:date="2022-09-09T13:24:00Z" w:initials="ERB">
    <w:p w14:paraId="257303F5" w14:textId="77777777" w:rsidR="000C4A26" w:rsidRDefault="00DC608E" w:rsidP="001058C4">
      <w:r>
        <w:rPr>
          <w:rStyle w:val="CommentReference"/>
        </w:rPr>
        <w:annotationRef/>
      </w:r>
      <w:r w:rsidR="000C4A26">
        <w:rPr>
          <w:sz w:val="20"/>
          <w:szCs w:val="20"/>
        </w:rPr>
        <w:t xml:space="preserve">Should be uninf vs CAP, unif vs COVID, then CAP vs COVID. This would reveal terms specific to COVID or CAP, then identify terms shared between the two. </w:t>
      </w:r>
    </w:p>
  </w:comment>
  <w:comment w:id="374" w:author="Enrico Barrozo" w:date="2022-09-09T13:29:00Z" w:initials="ERB">
    <w:p w14:paraId="1C8EBCF9" w14:textId="56621F02" w:rsidR="00A711DA" w:rsidRDefault="00A711DA" w:rsidP="00A73F41">
      <w:r>
        <w:rPr>
          <w:rStyle w:val="CommentReference"/>
        </w:rPr>
        <w:annotationRef/>
      </w:r>
      <w:r>
        <w:rPr>
          <w:sz w:val="20"/>
          <w:szCs w:val="20"/>
        </w:rPr>
        <w:t xml:space="preserve">What taxa changes were most associated with CAP? Did the taxa that were increased with pneumonia make sense? </w:t>
      </w:r>
    </w:p>
  </w:comment>
  <w:comment w:id="375" w:author="Enrico Barrozo" w:date="2022-09-09T14:26:00Z" w:initials="ERB">
    <w:p w14:paraId="3696FE75" w14:textId="77777777" w:rsidR="00953082" w:rsidRDefault="00953082" w:rsidP="00F7375F">
      <w:r>
        <w:rPr>
          <w:rStyle w:val="CommentReference"/>
        </w:rPr>
        <w:annotationRef/>
      </w:r>
      <w:r>
        <w:rPr>
          <w:sz w:val="20"/>
          <w:szCs w:val="20"/>
        </w:rPr>
        <w:t>There were no significant increases? Even with CAP compared to uninfected?</w:t>
      </w:r>
    </w:p>
  </w:comment>
  <w:comment w:id="376" w:author="Enrico Barrozo" w:date="2022-09-09T15:05:00Z" w:initials="ERB">
    <w:p w14:paraId="08588EE2" w14:textId="77777777" w:rsidR="000C4A26" w:rsidRDefault="004713B0" w:rsidP="00106598">
      <w:r>
        <w:rPr>
          <w:rStyle w:val="CommentReference"/>
        </w:rPr>
        <w:annotationRef/>
      </w:r>
      <w:r w:rsidR="000C4A26">
        <w:rPr>
          <w:sz w:val="20"/>
          <w:szCs w:val="20"/>
        </w:rPr>
        <w:t xml:space="preserve">Column and row headers not apparent. To highlight, consider drawing lines, or labeling each tree (e.g. CAP, COVID-19, relative to uninfected; then COVID-19 vs CAP). </w:t>
      </w:r>
    </w:p>
  </w:comment>
  <w:comment w:id="377" w:author="Enrico Barrozo" w:date="2022-09-12T09:48:00Z" w:initials="ERB">
    <w:p w14:paraId="1C981387" w14:textId="77777777" w:rsidR="000C4A26" w:rsidRDefault="000C4A26" w:rsidP="009D75B0">
      <w:r>
        <w:rPr>
          <w:rStyle w:val="CommentReference"/>
        </w:rPr>
        <w:annotationRef/>
      </w:r>
      <w:r>
        <w:rPr>
          <w:sz w:val="20"/>
          <w:szCs w:val="20"/>
        </w:rPr>
        <w:t xml:space="preserve">Should be relative to uninf, not relative to COVID-19. E.g. Fig 2 shows Sphingomonas up in COVID-19 relative to uninfected. However, in table 4 the value is negative. ;; Supp Table 6 does not have CAP vs uninfected data, but it is visualized in Fig 2. </w:t>
      </w:r>
    </w:p>
  </w:comment>
  <w:comment w:id="378" w:author="Jochum, Michael D." w:date="2022-09-13T15:47:00Z" w:initials="JMD">
    <w:p w14:paraId="702184C2" w14:textId="77777777" w:rsidR="00824ADF" w:rsidRDefault="00824ADF" w:rsidP="00CC7014">
      <w:pPr>
        <w:pStyle w:val="CommentText"/>
      </w:pPr>
      <w:r>
        <w:rPr>
          <w:rStyle w:val="CommentReference"/>
        </w:rPr>
        <w:annotationRef/>
      </w:r>
      <w:r>
        <w:t>ERB</w:t>
      </w:r>
    </w:p>
  </w:comment>
  <w:comment w:id="395" w:author="Enrico Barrozo" w:date="2022-09-09T13:45:00Z" w:initials="ERB">
    <w:p w14:paraId="6237C868" w14:textId="5342B551" w:rsidR="000C4A26" w:rsidRDefault="00980951" w:rsidP="00FD7F7B">
      <w:r>
        <w:rPr>
          <w:rStyle w:val="CommentReference"/>
        </w:rPr>
        <w:annotationRef/>
      </w:r>
      <w:r w:rsidR="000C4A26">
        <w:rPr>
          <w:sz w:val="20"/>
          <w:szCs w:val="20"/>
        </w:rPr>
        <w:t>Separate into # associated with death and # terms with survival</w:t>
      </w:r>
    </w:p>
  </w:comment>
  <w:comment w:id="396" w:author="Enrico Barrozo" w:date="2022-09-12T09:49:00Z" w:initials="ERB">
    <w:p w14:paraId="292067D3" w14:textId="77777777" w:rsidR="000C4A26" w:rsidRDefault="000C4A26" w:rsidP="000B782E">
      <w:r>
        <w:rPr>
          <w:rStyle w:val="CommentReference"/>
        </w:rPr>
        <w:annotationRef/>
      </w:r>
      <w:r>
        <w:rPr>
          <w:sz w:val="20"/>
          <w:szCs w:val="20"/>
        </w:rPr>
        <w:t>And/or, add Venn diagram with Death, Survival, and COVID-19-specific terms from Fig 1/ Table 2.</w:t>
      </w:r>
    </w:p>
  </w:comment>
  <w:comment w:id="429" w:author="Enrico Barrozo" w:date="2022-09-12T09:52:00Z" w:initials="ERB">
    <w:p w14:paraId="0F14EA93" w14:textId="77777777" w:rsidR="0033190F" w:rsidRDefault="0033190F" w:rsidP="004A485D">
      <w:r>
        <w:rPr>
          <w:rStyle w:val="CommentReference"/>
        </w:rPr>
        <w:annotationRef/>
      </w:r>
      <w:r>
        <w:rPr>
          <w:sz w:val="20"/>
          <w:szCs w:val="20"/>
        </w:rPr>
        <w:t>Denominator is correct in Table 6. Bacteriodetes value is negative in table and blue in Fig 4.</w:t>
      </w:r>
    </w:p>
  </w:comment>
  <w:comment w:id="461" w:author="Jochum, Michael D." w:date="2022-09-13T16:10:00Z" w:initials="JMD">
    <w:p w14:paraId="16F91079" w14:textId="77777777" w:rsidR="00DC1F9E" w:rsidRDefault="00DC1F9E" w:rsidP="00432107">
      <w:pPr>
        <w:pStyle w:val="CommentText"/>
      </w:pPr>
      <w:r>
        <w:rPr>
          <w:rStyle w:val="CommentReference"/>
        </w:rPr>
        <w:annotationRef/>
      </w:r>
      <w:r>
        <w:t>Add examples sentence.</w:t>
      </w:r>
    </w:p>
  </w:comment>
  <w:comment w:id="474" w:author="Enrico Barrozo" w:date="2022-09-12T09:54:00Z" w:initials="ERB">
    <w:p w14:paraId="0FF64C1F" w14:textId="54B81EB3" w:rsidR="006C7245" w:rsidRDefault="007D3687" w:rsidP="00902FED">
      <w:r>
        <w:rPr>
          <w:rStyle w:val="CommentReference"/>
        </w:rPr>
        <w:annotationRef/>
      </w:r>
      <w:r w:rsidR="006C7245">
        <w:rPr>
          <w:sz w:val="20"/>
          <w:szCs w:val="20"/>
        </w:rPr>
        <w:t xml:space="preserve">This will give you a lot more to discuss in the discussion section. </w:t>
      </w:r>
      <w:r w:rsidR="006C7245">
        <w:rPr>
          <w:sz w:val="20"/>
          <w:szCs w:val="20"/>
        </w:rPr>
        <w:cr/>
      </w:r>
      <w:r w:rsidR="006C7245">
        <w:rPr>
          <w:sz w:val="20"/>
          <w:szCs w:val="20"/>
        </w:rPr>
        <w:cr/>
        <w:t xml:space="preserve">Which findings are supported by the literature, which findings are potentially novel. </w:t>
      </w:r>
    </w:p>
  </w:comment>
  <w:comment w:id="550" w:author="Enrico Barrozo" w:date="2022-09-09T15:35:00Z" w:initials="ERB">
    <w:p w14:paraId="252AF85D" w14:textId="23D1BE76" w:rsidR="00976088" w:rsidRDefault="00976088" w:rsidP="00FA2A45">
      <w:r>
        <w:rPr>
          <w:rStyle w:val="CommentReference"/>
        </w:rPr>
        <w:annotationRef/>
      </w:r>
      <w:r>
        <w:rPr>
          <w:sz w:val="20"/>
          <w:szCs w:val="20"/>
        </w:rPr>
        <w:t xml:space="preserve">Can you quantify them? Associate SARS-CoV-2 RNA levels with mortality? </w:t>
      </w:r>
    </w:p>
  </w:comment>
  <w:comment w:id="551" w:author="Enrico Barrozo" w:date="2022-09-09T15:37:00Z" w:initials="ERB">
    <w:p w14:paraId="2379B0FF" w14:textId="77777777" w:rsidR="00D40ED5" w:rsidRDefault="00D40ED5" w:rsidP="008F4F8B">
      <w:r>
        <w:rPr>
          <w:rStyle w:val="CommentReference"/>
        </w:rPr>
        <w:annotationRef/>
      </w:r>
      <w:r>
        <w:rPr>
          <w:sz w:val="20"/>
          <w:szCs w:val="20"/>
        </w:rPr>
        <w:t xml:space="preserve">Any viral co-infections? </w:t>
      </w:r>
    </w:p>
  </w:comment>
  <w:comment w:id="552" w:author="Enrico Barrozo" w:date="2022-09-09T15:39:00Z" w:initials="ERB">
    <w:p w14:paraId="0446AA29" w14:textId="77777777" w:rsidR="0085248C" w:rsidRDefault="0085248C" w:rsidP="00952F9A">
      <w:r>
        <w:rPr>
          <w:rStyle w:val="CommentReference"/>
        </w:rPr>
        <w:annotationRef/>
      </w:r>
      <w:r>
        <w:rPr>
          <w:sz w:val="20"/>
          <w:szCs w:val="20"/>
        </w:rPr>
        <w:t xml:space="preserve">SARS-CoV-1? </w:t>
      </w:r>
    </w:p>
  </w:comment>
  <w:comment w:id="573" w:author="Enrico Barrozo" w:date="2022-09-09T12:13:00Z" w:initials="ERB">
    <w:p w14:paraId="5CCDF110" w14:textId="53E31EC7" w:rsidR="00121436" w:rsidRDefault="00121436" w:rsidP="00E652D3">
      <w:r>
        <w:rPr>
          <w:rStyle w:val="CommentReference"/>
        </w:rPr>
        <w:annotationRef/>
      </w:r>
      <w:r>
        <w:rPr>
          <w:sz w:val="20"/>
          <w:szCs w:val="20"/>
        </w:rPr>
        <w:t xml:space="preserve">Venn diagram? </w:t>
      </w:r>
    </w:p>
  </w:comment>
  <w:comment w:id="602" w:author="Enrico Barrozo" w:date="2022-09-09T15:35:00Z" w:initials="ERB">
    <w:p w14:paraId="1E3E99CC" w14:textId="77777777" w:rsidR="004A5FB6" w:rsidRDefault="004A5FB6" w:rsidP="004A5FB6">
      <w:r>
        <w:rPr>
          <w:rStyle w:val="CommentReference"/>
        </w:rPr>
        <w:annotationRef/>
      </w:r>
      <w:r>
        <w:rPr>
          <w:sz w:val="20"/>
          <w:szCs w:val="20"/>
        </w:rPr>
        <w:t xml:space="preserve">Can you quantify them? Associate SARS-CoV-2 RNA levels with mortality? </w:t>
      </w:r>
    </w:p>
  </w:comment>
  <w:comment w:id="603" w:author="Enrico Barrozo" w:date="2022-09-09T15:37:00Z" w:initials="ERB">
    <w:p w14:paraId="629EF58F" w14:textId="77777777" w:rsidR="00EB59CF" w:rsidRDefault="004A5FB6" w:rsidP="000A1741">
      <w:r>
        <w:rPr>
          <w:rStyle w:val="CommentReference"/>
        </w:rPr>
        <w:annotationRef/>
      </w:r>
      <w:r w:rsidR="00EB59CF">
        <w:rPr>
          <w:sz w:val="20"/>
          <w:szCs w:val="20"/>
        </w:rPr>
        <w:t>Any viral co-infections in either the CAP or COVID-19 subjects, based your analysis?</w:t>
      </w:r>
    </w:p>
  </w:comment>
  <w:comment w:id="604" w:author="Enrico Barrozo" w:date="2022-09-09T15:39:00Z" w:initials="ERB">
    <w:p w14:paraId="073F4F9C" w14:textId="546E952A" w:rsidR="004A5FB6" w:rsidRDefault="004A5FB6" w:rsidP="004A5FB6">
      <w:r>
        <w:rPr>
          <w:rStyle w:val="CommentReference"/>
        </w:rPr>
        <w:annotationRef/>
      </w:r>
      <w:r>
        <w:rPr>
          <w:sz w:val="20"/>
          <w:szCs w:val="20"/>
        </w:rPr>
        <w:t xml:space="preserve">SARS-CoV-1? </w:t>
      </w:r>
    </w:p>
  </w:comment>
  <w:comment w:id="608" w:author="Enrico Barrozo" w:date="2022-09-12T10:20:00Z" w:initials="ERB">
    <w:p w14:paraId="1B7B461F" w14:textId="77777777" w:rsidR="00EB59CF" w:rsidRDefault="00EB59CF" w:rsidP="008179BD">
      <w:r>
        <w:rPr>
          <w:rStyle w:val="CommentReference"/>
        </w:rPr>
        <w:annotationRef/>
      </w:r>
      <w:r>
        <w:rPr>
          <w:sz w:val="20"/>
          <w:szCs w:val="20"/>
        </w:rPr>
        <w:t xml:space="preserve">Can’t you calculate this for each sample and find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79806" w15:done="1"/>
  <w15:commentEx w15:paraId="18F8B78B" w15:done="1"/>
  <w15:commentEx w15:paraId="10142E45" w15:done="1"/>
  <w15:commentEx w15:paraId="2DFF03BF" w15:done="1"/>
  <w15:commentEx w15:paraId="40A5A467" w15:done="1"/>
  <w15:commentEx w15:paraId="3A88D32C" w15:done="0"/>
  <w15:commentEx w15:paraId="4570BFBE" w15:done="0"/>
  <w15:commentEx w15:paraId="3FAB11DA" w15:done="0"/>
  <w15:commentEx w15:paraId="0C8CC0DB" w15:done="0"/>
  <w15:commentEx w15:paraId="257303F5" w15:done="1"/>
  <w15:commentEx w15:paraId="1C8EBCF9" w15:done="1"/>
  <w15:commentEx w15:paraId="3696FE75" w15:done="0"/>
  <w15:commentEx w15:paraId="08588EE2" w15:done="0"/>
  <w15:commentEx w15:paraId="1C981387" w15:done="0"/>
  <w15:commentEx w15:paraId="702184C2" w15:done="0"/>
  <w15:commentEx w15:paraId="6237C868" w15:done="0"/>
  <w15:commentEx w15:paraId="292067D3" w15:paraIdParent="6237C868" w15:done="0"/>
  <w15:commentEx w15:paraId="0F14EA93" w15:done="1"/>
  <w15:commentEx w15:paraId="16F91079" w15:done="0"/>
  <w15:commentEx w15:paraId="0FF64C1F" w15:done="0"/>
  <w15:commentEx w15:paraId="252AF85D" w15:done="0"/>
  <w15:commentEx w15:paraId="2379B0FF" w15:paraIdParent="252AF85D" w15:done="0"/>
  <w15:commentEx w15:paraId="0446AA29" w15:done="0"/>
  <w15:commentEx w15:paraId="5CCDF110" w15:done="0"/>
  <w15:commentEx w15:paraId="1E3E99CC" w15:done="0"/>
  <w15:commentEx w15:paraId="629EF58F" w15:paraIdParent="1E3E99CC" w15:done="0"/>
  <w15:commentEx w15:paraId="073F4F9C" w15:done="0"/>
  <w15:commentEx w15:paraId="1B7B4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A2D1" w16cex:dateUtc="2022-09-09T16:32:00Z"/>
  <w16cex:commentExtensible w16cex:durableId="26C5A2F3" w16cex:dateUtc="2022-09-09T16:33:00Z"/>
  <w16cex:commentExtensible w16cex:durableId="26C5A1AA" w16cex:dateUtc="2022-09-09T16:27:00Z"/>
  <w16cex:commentExtensible w16cex:durableId="26C5A463" w16cex:dateUtc="2022-09-09T16:39:00Z"/>
  <w16cex:commentExtensible w16cex:durableId="26C5BC2F" w16cex:dateUtc="2022-09-09T18:20:00Z"/>
  <w16cex:commentExtensible w16cex:durableId="26C5A838" w16cex:dateUtc="2022-09-09T16:55:00Z"/>
  <w16cex:commentExtensible w16cex:durableId="26C98E68" w16cex:dateUtc="2022-09-12T15:54:00Z"/>
  <w16cex:commentExtensible w16cex:durableId="26C4A356" w16cex:dateUtc="2022-09-08T22:22:00Z"/>
  <w16cex:commentExtensible w16cex:durableId="26C5A868" w16cex:dateUtc="2022-09-09T16:56:00Z"/>
  <w16cex:commentExtensible w16cex:durableId="26C5BD1D" w16cex:dateUtc="2022-09-09T18:24:00Z"/>
  <w16cex:commentExtensible w16cex:durableId="26C5BE44" w16cex:dateUtc="2022-09-09T18:29:00Z"/>
  <w16cex:commentExtensible w16cex:durableId="26C5CBA6" w16cex:dateUtc="2022-09-09T19:26:00Z"/>
  <w16cex:commentExtensible w16cex:durableId="26C5D4BA" w16cex:dateUtc="2022-09-09T20:05:00Z"/>
  <w16cex:commentExtensible w16cex:durableId="26C97ED5" w16cex:dateUtc="2022-09-12T14:48:00Z"/>
  <w16cex:commentExtensible w16cex:durableId="26CB24A0" w16cex:dateUtc="2022-09-13T20:47:00Z"/>
  <w16cex:commentExtensible w16cex:durableId="26C5C207" w16cex:dateUtc="2022-09-09T18:45:00Z"/>
  <w16cex:commentExtensible w16cex:durableId="26C97F31" w16cex:dateUtc="2022-09-12T14:49:00Z"/>
  <w16cex:commentExtensible w16cex:durableId="26C97FD6" w16cex:dateUtc="2022-09-12T14:52:00Z"/>
  <w16cex:commentExtensible w16cex:durableId="26CB29E4" w16cex:dateUtc="2022-09-13T21:10:00Z"/>
  <w16cex:commentExtensible w16cex:durableId="26C9805E" w16cex:dateUtc="2022-09-12T14:54:00Z"/>
  <w16cex:commentExtensible w16cex:durableId="26C5DBC9" w16cex:dateUtc="2022-09-09T20:35:00Z"/>
  <w16cex:commentExtensible w16cex:durableId="26C5DC45" w16cex:dateUtc="2022-09-09T20:37:00Z"/>
  <w16cex:commentExtensible w16cex:durableId="26C5DCBF" w16cex:dateUtc="2022-09-09T20:39:00Z"/>
  <w16cex:commentExtensible w16cex:durableId="26C5AC71" w16cex:dateUtc="2022-09-09T17:13:00Z"/>
  <w16cex:commentExtensible w16cex:durableId="26C985AF" w16cex:dateUtc="2022-09-09T20:35:00Z"/>
  <w16cex:commentExtensible w16cex:durableId="26C985AE" w16cex:dateUtc="2022-09-09T20:37:00Z"/>
  <w16cex:commentExtensible w16cex:durableId="26C985AD" w16cex:dateUtc="2022-09-09T20:39:00Z"/>
  <w16cex:commentExtensible w16cex:durableId="26C98683" w16cex:dateUtc="2022-09-12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79806" w16cid:durableId="26C5A2D1"/>
  <w16cid:commentId w16cid:paraId="18F8B78B" w16cid:durableId="26C5A2F3"/>
  <w16cid:commentId w16cid:paraId="10142E45" w16cid:durableId="26C5A1AA"/>
  <w16cid:commentId w16cid:paraId="2DFF03BF" w16cid:durableId="26C5A463"/>
  <w16cid:commentId w16cid:paraId="40A5A467" w16cid:durableId="26C5BC2F"/>
  <w16cid:commentId w16cid:paraId="3A88D32C" w16cid:durableId="26C5A838"/>
  <w16cid:commentId w16cid:paraId="4570BFBE" w16cid:durableId="26C98E68"/>
  <w16cid:commentId w16cid:paraId="3FAB11DA" w16cid:durableId="26C4A356"/>
  <w16cid:commentId w16cid:paraId="0C8CC0DB" w16cid:durableId="26C5A868"/>
  <w16cid:commentId w16cid:paraId="257303F5" w16cid:durableId="26C5BD1D"/>
  <w16cid:commentId w16cid:paraId="1C8EBCF9" w16cid:durableId="26C5BE44"/>
  <w16cid:commentId w16cid:paraId="3696FE75" w16cid:durableId="26C5CBA6"/>
  <w16cid:commentId w16cid:paraId="08588EE2" w16cid:durableId="26C5D4BA"/>
  <w16cid:commentId w16cid:paraId="1C981387" w16cid:durableId="26C97ED5"/>
  <w16cid:commentId w16cid:paraId="702184C2" w16cid:durableId="26CB24A0"/>
  <w16cid:commentId w16cid:paraId="6237C868" w16cid:durableId="26C5C207"/>
  <w16cid:commentId w16cid:paraId="292067D3" w16cid:durableId="26C97F31"/>
  <w16cid:commentId w16cid:paraId="0F14EA93" w16cid:durableId="26C97FD6"/>
  <w16cid:commentId w16cid:paraId="16F91079" w16cid:durableId="26CB29E4"/>
  <w16cid:commentId w16cid:paraId="0FF64C1F" w16cid:durableId="26C9805E"/>
  <w16cid:commentId w16cid:paraId="252AF85D" w16cid:durableId="26C5DBC9"/>
  <w16cid:commentId w16cid:paraId="2379B0FF" w16cid:durableId="26C5DC45"/>
  <w16cid:commentId w16cid:paraId="0446AA29" w16cid:durableId="26C5DCBF"/>
  <w16cid:commentId w16cid:paraId="5CCDF110" w16cid:durableId="26C5AC71"/>
  <w16cid:commentId w16cid:paraId="1E3E99CC" w16cid:durableId="26C985AF"/>
  <w16cid:commentId w16cid:paraId="629EF58F" w16cid:durableId="26C985AE"/>
  <w16cid:commentId w16cid:paraId="073F4F9C" w16cid:durableId="26C985AD"/>
  <w16cid:commentId w16cid:paraId="1B7B461F" w16cid:durableId="26C986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8187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nrico Barrozo">
    <w15:presenceInfo w15:providerId="None" w15:userId="Enrico Barrozo"/>
  </w15:person>
  <w15:person w15:author="Jochum, Michael D.">
    <w15:presenceInfo w15:providerId="AD" w15:userId="S::jochum@bcm.edu::80fbf537-bff4-4bce-9a87-f2d0402d6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17B48"/>
    <w:rsid w:val="00031657"/>
    <w:rsid w:val="00031F1F"/>
    <w:rsid w:val="00033525"/>
    <w:rsid w:val="00033A2A"/>
    <w:rsid w:val="000342E8"/>
    <w:rsid w:val="000509B2"/>
    <w:rsid w:val="00056A4E"/>
    <w:rsid w:val="00060CD8"/>
    <w:rsid w:val="00067A7C"/>
    <w:rsid w:val="00072444"/>
    <w:rsid w:val="00087A0E"/>
    <w:rsid w:val="000B0609"/>
    <w:rsid w:val="000B2992"/>
    <w:rsid w:val="000C1CA3"/>
    <w:rsid w:val="000C3719"/>
    <w:rsid w:val="000C4A26"/>
    <w:rsid w:val="000D10A4"/>
    <w:rsid w:val="000D1C18"/>
    <w:rsid w:val="000D4690"/>
    <w:rsid w:val="000E2189"/>
    <w:rsid w:val="000E50FB"/>
    <w:rsid w:val="001044DD"/>
    <w:rsid w:val="00115EC0"/>
    <w:rsid w:val="001202EF"/>
    <w:rsid w:val="00121436"/>
    <w:rsid w:val="001236F0"/>
    <w:rsid w:val="001301A1"/>
    <w:rsid w:val="0014409D"/>
    <w:rsid w:val="001444D0"/>
    <w:rsid w:val="001471FF"/>
    <w:rsid w:val="00153CD4"/>
    <w:rsid w:val="001555A3"/>
    <w:rsid w:val="00161168"/>
    <w:rsid w:val="00163F65"/>
    <w:rsid w:val="001654AA"/>
    <w:rsid w:val="00167DD7"/>
    <w:rsid w:val="001713FB"/>
    <w:rsid w:val="00173A3E"/>
    <w:rsid w:val="0017406E"/>
    <w:rsid w:val="001745C3"/>
    <w:rsid w:val="00175BF6"/>
    <w:rsid w:val="001A2AC3"/>
    <w:rsid w:val="001A4843"/>
    <w:rsid w:val="001B07AC"/>
    <w:rsid w:val="001B28CA"/>
    <w:rsid w:val="001C4DF7"/>
    <w:rsid w:val="001D2D0A"/>
    <w:rsid w:val="001E2A4A"/>
    <w:rsid w:val="001E3ABF"/>
    <w:rsid w:val="001F5C71"/>
    <w:rsid w:val="00202FEC"/>
    <w:rsid w:val="00203648"/>
    <w:rsid w:val="002069DE"/>
    <w:rsid w:val="00222A2C"/>
    <w:rsid w:val="00226192"/>
    <w:rsid w:val="00226F94"/>
    <w:rsid w:val="002275E0"/>
    <w:rsid w:val="002375BA"/>
    <w:rsid w:val="00237D51"/>
    <w:rsid w:val="002454AB"/>
    <w:rsid w:val="00246AAC"/>
    <w:rsid w:val="00252635"/>
    <w:rsid w:val="0025384A"/>
    <w:rsid w:val="002565F3"/>
    <w:rsid w:val="00257B79"/>
    <w:rsid w:val="002754BD"/>
    <w:rsid w:val="00276033"/>
    <w:rsid w:val="0028169C"/>
    <w:rsid w:val="0028498C"/>
    <w:rsid w:val="00285B47"/>
    <w:rsid w:val="002864DC"/>
    <w:rsid w:val="00290B6F"/>
    <w:rsid w:val="0029699C"/>
    <w:rsid w:val="00297001"/>
    <w:rsid w:val="002977CA"/>
    <w:rsid w:val="002A5BAE"/>
    <w:rsid w:val="002B3B92"/>
    <w:rsid w:val="002B7518"/>
    <w:rsid w:val="002C23FD"/>
    <w:rsid w:val="002C288D"/>
    <w:rsid w:val="002C2F29"/>
    <w:rsid w:val="003057A8"/>
    <w:rsid w:val="00306440"/>
    <w:rsid w:val="0032674B"/>
    <w:rsid w:val="00327C8F"/>
    <w:rsid w:val="0033190F"/>
    <w:rsid w:val="00352F45"/>
    <w:rsid w:val="0036737B"/>
    <w:rsid w:val="0036743C"/>
    <w:rsid w:val="00373885"/>
    <w:rsid w:val="003854E5"/>
    <w:rsid w:val="003909FB"/>
    <w:rsid w:val="003A6380"/>
    <w:rsid w:val="003B0A34"/>
    <w:rsid w:val="003C2853"/>
    <w:rsid w:val="003C6281"/>
    <w:rsid w:val="003C69A3"/>
    <w:rsid w:val="003C6A5E"/>
    <w:rsid w:val="003D194F"/>
    <w:rsid w:val="003D67C5"/>
    <w:rsid w:val="003E7319"/>
    <w:rsid w:val="003F08FA"/>
    <w:rsid w:val="003F1267"/>
    <w:rsid w:val="003F1287"/>
    <w:rsid w:val="003F380A"/>
    <w:rsid w:val="003F62FF"/>
    <w:rsid w:val="003F6A9A"/>
    <w:rsid w:val="00401D0E"/>
    <w:rsid w:val="004113EB"/>
    <w:rsid w:val="0041206A"/>
    <w:rsid w:val="004171C6"/>
    <w:rsid w:val="00417A2B"/>
    <w:rsid w:val="00422950"/>
    <w:rsid w:val="00425E6A"/>
    <w:rsid w:val="00440B8F"/>
    <w:rsid w:val="004423DA"/>
    <w:rsid w:val="00452F0C"/>
    <w:rsid w:val="00464356"/>
    <w:rsid w:val="004713B0"/>
    <w:rsid w:val="004771F6"/>
    <w:rsid w:val="004776AC"/>
    <w:rsid w:val="0048471A"/>
    <w:rsid w:val="0048698A"/>
    <w:rsid w:val="004905FC"/>
    <w:rsid w:val="0049351F"/>
    <w:rsid w:val="004A19E4"/>
    <w:rsid w:val="004A5FB6"/>
    <w:rsid w:val="004B0030"/>
    <w:rsid w:val="004B4D8F"/>
    <w:rsid w:val="004B4F7B"/>
    <w:rsid w:val="004B5920"/>
    <w:rsid w:val="004E359E"/>
    <w:rsid w:val="004E5759"/>
    <w:rsid w:val="004E693A"/>
    <w:rsid w:val="004E7364"/>
    <w:rsid w:val="00502236"/>
    <w:rsid w:val="005031BB"/>
    <w:rsid w:val="00503F19"/>
    <w:rsid w:val="00506436"/>
    <w:rsid w:val="00506732"/>
    <w:rsid w:val="00523EE1"/>
    <w:rsid w:val="00526E31"/>
    <w:rsid w:val="00532B35"/>
    <w:rsid w:val="00535A0B"/>
    <w:rsid w:val="005367C0"/>
    <w:rsid w:val="00536C4B"/>
    <w:rsid w:val="00537B00"/>
    <w:rsid w:val="005433AE"/>
    <w:rsid w:val="00555F16"/>
    <w:rsid w:val="00566CEE"/>
    <w:rsid w:val="0057160F"/>
    <w:rsid w:val="00583D11"/>
    <w:rsid w:val="00596476"/>
    <w:rsid w:val="005A6704"/>
    <w:rsid w:val="005B6AF2"/>
    <w:rsid w:val="005B772E"/>
    <w:rsid w:val="005C050A"/>
    <w:rsid w:val="005C0CCB"/>
    <w:rsid w:val="005C5957"/>
    <w:rsid w:val="005C72A4"/>
    <w:rsid w:val="005C7BFB"/>
    <w:rsid w:val="005D0F92"/>
    <w:rsid w:val="005D5034"/>
    <w:rsid w:val="005D5BB6"/>
    <w:rsid w:val="005D74AA"/>
    <w:rsid w:val="005E3340"/>
    <w:rsid w:val="005E5C59"/>
    <w:rsid w:val="005F02CE"/>
    <w:rsid w:val="005F7B03"/>
    <w:rsid w:val="00605BB1"/>
    <w:rsid w:val="006116AA"/>
    <w:rsid w:val="00616260"/>
    <w:rsid w:val="006217C3"/>
    <w:rsid w:val="00624ED5"/>
    <w:rsid w:val="00625FBA"/>
    <w:rsid w:val="0064363A"/>
    <w:rsid w:val="0065779A"/>
    <w:rsid w:val="00657E5C"/>
    <w:rsid w:val="00661DFF"/>
    <w:rsid w:val="00661FF4"/>
    <w:rsid w:val="006640F6"/>
    <w:rsid w:val="00671256"/>
    <w:rsid w:val="00673721"/>
    <w:rsid w:val="00675471"/>
    <w:rsid w:val="0067615A"/>
    <w:rsid w:val="00677835"/>
    <w:rsid w:val="00685C7F"/>
    <w:rsid w:val="006908B3"/>
    <w:rsid w:val="00691A2D"/>
    <w:rsid w:val="006965E6"/>
    <w:rsid w:val="006A1CDC"/>
    <w:rsid w:val="006A7D24"/>
    <w:rsid w:val="006C17B4"/>
    <w:rsid w:val="006C2ABD"/>
    <w:rsid w:val="006C301E"/>
    <w:rsid w:val="006C5B85"/>
    <w:rsid w:val="006C7245"/>
    <w:rsid w:val="006D2029"/>
    <w:rsid w:val="006D4133"/>
    <w:rsid w:val="006D473A"/>
    <w:rsid w:val="006D5546"/>
    <w:rsid w:val="006E3400"/>
    <w:rsid w:val="006F1A80"/>
    <w:rsid w:val="006F2AE5"/>
    <w:rsid w:val="006F397B"/>
    <w:rsid w:val="0070433D"/>
    <w:rsid w:val="00721ED0"/>
    <w:rsid w:val="0072203E"/>
    <w:rsid w:val="0072402F"/>
    <w:rsid w:val="00724721"/>
    <w:rsid w:val="007337C6"/>
    <w:rsid w:val="00736F51"/>
    <w:rsid w:val="00745DC2"/>
    <w:rsid w:val="0077157B"/>
    <w:rsid w:val="00773FA7"/>
    <w:rsid w:val="00774C63"/>
    <w:rsid w:val="007751D2"/>
    <w:rsid w:val="00776D57"/>
    <w:rsid w:val="00777CCD"/>
    <w:rsid w:val="00781E2C"/>
    <w:rsid w:val="00787084"/>
    <w:rsid w:val="007C323D"/>
    <w:rsid w:val="007C3FBC"/>
    <w:rsid w:val="007C7546"/>
    <w:rsid w:val="007D3687"/>
    <w:rsid w:val="007E2E81"/>
    <w:rsid w:val="007E5928"/>
    <w:rsid w:val="007E698C"/>
    <w:rsid w:val="007F0FD4"/>
    <w:rsid w:val="0081400F"/>
    <w:rsid w:val="00824ADF"/>
    <w:rsid w:val="00826F33"/>
    <w:rsid w:val="00830567"/>
    <w:rsid w:val="00830D6C"/>
    <w:rsid w:val="00834844"/>
    <w:rsid w:val="00841795"/>
    <w:rsid w:val="00842ED9"/>
    <w:rsid w:val="008519CD"/>
    <w:rsid w:val="0085248C"/>
    <w:rsid w:val="00852BA8"/>
    <w:rsid w:val="008535E4"/>
    <w:rsid w:val="00855932"/>
    <w:rsid w:val="00863D75"/>
    <w:rsid w:val="00874FDA"/>
    <w:rsid w:val="0089779F"/>
    <w:rsid w:val="008A7804"/>
    <w:rsid w:val="008B5FB0"/>
    <w:rsid w:val="008C1BEA"/>
    <w:rsid w:val="008C607D"/>
    <w:rsid w:val="008D3F8F"/>
    <w:rsid w:val="008D45FE"/>
    <w:rsid w:val="008D5B61"/>
    <w:rsid w:val="008E1A77"/>
    <w:rsid w:val="008F5A71"/>
    <w:rsid w:val="008F6103"/>
    <w:rsid w:val="00901E67"/>
    <w:rsid w:val="0092477B"/>
    <w:rsid w:val="00925ACE"/>
    <w:rsid w:val="009364AC"/>
    <w:rsid w:val="00940391"/>
    <w:rsid w:val="00945383"/>
    <w:rsid w:val="00953082"/>
    <w:rsid w:val="00954BEC"/>
    <w:rsid w:val="0095652F"/>
    <w:rsid w:val="009572F2"/>
    <w:rsid w:val="00957421"/>
    <w:rsid w:val="00961246"/>
    <w:rsid w:val="00964A07"/>
    <w:rsid w:val="00973F82"/>
    <w:rsid w:val="00976088"/>
    <w:rsid w:val="009779FA"/>
    <w:rsid w:val="00980951"/>
    <w:rsid w:val="009911FC"/>
    <w:rsid w:val="00995839"/>
    <w:rsid w:val="009A3BA9"/>
    <w:rsid w:val="009B11A8"/>
    <w:rsid w:val="009B4C84"/>
    <w:rsid w:val="009B5E59"/>
    <w:rsid w:val="009B70D6"/>
    <w:rsid w:val="009C752A"/>
    <w:rsid w:val="009F1884"/>
    <w:rsid w:val="009F1E5E"/>
    <w:rsid w:val="009F46BD"/>
    <w:rsid w:val="00A00564"/>
    <w:rsid w:val="00A07B11"/>
    <w:rsid w:val="00A13B86"/>
    <w:rsid w:val="00A14EA7"/>
    <w:rsid w:val="00A1527F"/>
    <w:rsid w:val="00A301B3"/>
    <w:rsid w:val="00A507FF"/>
    <w:rsid w:val="00A520E0"/>
    <w:rsid w:val="00A60391"/>
    <w:rsid w:val="00A60EB9"/>
    <w:rsid w:val="00A63679"/>
    <w:rsid w:val="00A70E94"/>
    <w:rsid w:val="00A711DA"/>
    <w:rsid w:val="00A716CE"/>
    <w:rsid w:val="00A84D9E"/>
    <w:rsid w:val="00A87501"/>
    <w:rsid w:val="00AB0AFB"/>
    <w:rsid w:val="00AD34F4"/>
    <w:rsid w:val="00AE5861"/>
    <w:rsid w:val="00AF064E"/>
    <w:rsid w:val="00AF254A"/>
    <w:rsid w:val="00AF4ECB"/>
    <w:rsid w:val="00AF696C"/>
    <w:rsid w:val="00B03ABF"/>
    <w:rsid w:val="00B04617"/>
    <w:rsid w:val="00B04AD5"/>
    <w:rsid w:val="00B12C56"/>
    <w:rsid w:val="00B20993"/>
    <w:rsid w:val="00B24A66"/>
    <w:rsid w:val="00B24E69"/>
    <w:rsid w:val="00B256EE"/>
    <w:rsid w:val="00B301F7"/>
    <w:rsid w:val="00B31B93"/>
    <w:rsid w:val="00B32546"/>
    <w:rsid w:val="00B52993"/>
    <w:rsid w:val="00B53CFB"/>
    <w:rsid w:val="00B551C7"/>
    <w:rsid w:val="00B6451E"/>
    <w:rsid w:val="00B647B3"/>
    <w:rsid w:val="00B6547D"/>
    <w:rsid w:val="00B66F77"/>
    <w:rsid w:val="00B80E4C"/>
    <w:rsid w:val="00B832C9"/>
    <w:rsid w:val="00BA50AE"/>
    <w:rsid w:val="00BC308A"/>
    <w:rsid w:val="00BD0DF4"/>
    <w:rsid w:val="00BD21CB"/>
    <w:rsid w:val="00BD7B32"/>
    <w:rsid w:val="00BE1633"/>
    <w:rsid w:val="00BE1718"/>
    <w:rsid w:val="00BE38E5"/>
    <w:rsid w:val="00BE4E64"/>
    <w:rsid w:val="00BE5532"/>
    <w:rsid w:val="00BF4FCD"/>
    <w:rsid w:val="00C02D8A"/>
    <w:rsid w:val="00C07067"/>
    <w:rsid w:val="00C11498"/>
    <w:rsid w:val="00C15619"/>
    <w:rsid w:val="00C21C5B"/>
    <w:rsid w:val="00C26406"/>
    <w:rsid w:val="00C302D5"/>
    <w:rsid w:val="00C31152"/>
    <w:rsid w:val="00C35644"/>
    <w:rsid w:val="00C53451"/>
    <w:rsid w:val="00C5629E"/>
    <w:rsid w:val="00C65091"/>
    <w:rsid w:val="00C66687"/>
    <w:rsid w:val="00C70593"/>
    <w:rsid w:val="00C70CFD"/>
    <w:rsid w:val="00C74599"/>
    <w:rsid w:val="00C840C6"/>
    <w:rsid w:val="00C96956"/>
    <w:rsid w:val="00CA0A5F"/>
    <w:rsid w:val="00CB1111"/>
    <w:rsid w:val="00CB271C"/>
    <w:rsid w:val="00CB4CC1"/>
    <w:rsid w:val="00CB7997"/>
    <w:rsid w:val="00CC1FDE"/>
    <w:rsid w:val="00CC3F48"/>
    <w:rsid w:val="00CC5486"/>
    <w:rsid w:val="00CE33E3"/>
    <w:rsid w:val="00CE68A7"/>
    <w:rsid w:val="00CE735B"/>
    <w:rsid w:val="00CF6FE8"/>
    <w:rsid w:val="00D037DD"/>
    <w:rsid w:val="00D0559B"/>
    <w:rsid w:val="00D176F4"/>
    <w:rsid w:val="00D25139"/>
    <w:rsid w:val="00D32740"/>
    <w:rsid w:val="00D34656"/>
    <w:rsid w:val="00D359BD"/>
    <w:rsid w:val="00D37FB6"/>
    <w:rsid w:val="00D40ED5"/>
    <w:rsid w:val="00D420A3"/>
    <w:rsid w:val="00D42B9A"/>
    <w:rsid w:val="00D42E15"/>
    <w:rsid w:val="00D558A2"/>
    <w:rsid w:val="00D60BC0"/>
    <w:rsid w:val="00D639C8"/>
    <w:rsid w:val="00D70416"/>
    <w:rsid w:val="00D709AD"/>
    <w:rsid w:val="00D7758C"/>
    <w:rsid w:val="00D815DC"/>
    <w:rsid w:val="00D84430"/>
    <w:rsid w:val="00D90BB7"/>
    <w:rsid w:val="00D928F7"/>
    <w:rsid w:val="00D93825"/>
    <w:rsid w:val="00D96A0A"/>
    <w:rsid w:val="00DA0651"/>
    <w:rsid w:val="00DA3C04"/>
    <w:rsid w:val="00DA580E"/>
    <w:rsid w:val="00DA5918"/>
    <w:rsid w:val="00DA5BC7"/>
    <w:rsid w:val="00DB2A7E"/>
    <w:rsid w:val="00DC1F9E"/>
    <w:rsid w:val="00DC608E"/>
    <w:rsid w:val="00DD0D94"/>
    <w:rsid w:val="00DD54EF"/>
    <w:rsid w:val="00DD6CCD"/>
    <w:rsid w:val="00DD72FF"/>
    <w:rsid w:val="00DE16F9"/>
    <w:rsid w:val="00DE237D"/>
    <w:rsid w:val="00DE412A"/>
    <w:rsid w:val="00DE44D0"/>
    <w:rsid w:val="00DE6849"/>
    <w:rsid w:val="00DF3124"/>
    <w:rsid w:val="00DF5BF7"/>
    <w:rsid w:val="00DF5CD8"/>
    <w:rsid w:val="00E033B5"/>
    <w:rsid w:val="00E059C1"/>
    <w:rsid w:val="00E077DB"/>
    <w:rsid w:val="00E07DF0"/>
    <w:rsid w:val="00E10BD2"/>
    <w:rsid w:val="00E25EB6"/>
    <w:rsid w:val="00E34FF4"/>
    <w:rsid w:val="00E40E16"/>
    <w:rsid w:val="00E44745"/>
    <w:rsid w:val="00E46380"/>
    <w:rsid w:val="00E56852"/>
    <w:rsid w:val="00E60FB5"/>
    <w:rsid w:val="00E64AC6"/>
    <w:rsid w:val="00E76084"/>
    <w:rsid w:val="00E77869"/>
    <w:rsid w:val="00E86342"/>
    <w:rsid w:val="00E97874"/>
    <w:rsid w:val="00EA08FC"/>
    <w:rsid w:val="00EA5788"/>
    <w:rsid w:val="00EA7DDB"/>
    <w:rsid w:val="00EB59CF"/>
    <w:rsid w:val="00EC3DD7"/>
    <w:rsid w:val="00EC7E2F"/>
    <w:rsid w:val="00EE2247"/>
    <w:rsid w:val="00EE5841"/>
    <w:rsid w:val="00EF01CD"/>
    <w:rsid w:val="00EF5432"/>
    <w:rsid w:val="00EF56E7"/>
    <w:rsid w:val="00F04CDF"/>
    <w:rsid w:val="00F05BFC"/>
    <w:rsid w:val="00F15283"/>
    <w:rsid w:val="00F1782D"/>
    <w:rsid w:val="00F272A4"/>
    <w:rsid w:val="00F279BB"/>
    <w:rsid w:val="00F40BFF"/>
    <w:rsid w:val="00F42FCB"/>
    <w:rsid w:val="00F45B55"/>
    <w:rsid w:val="00F52CC1"/>
    <w:rsid w:val="00F539D9"/>
    <w:rsid w:val="00F602DD"/>
    <w:rsid w:val="00F651E9"/>
    <w:rsid w:val="00F65D53"/>
    <w:rsid w:val="00F75D5C"/>
    <w:rsid w:val="00F8471D"/>
    <w:rsid w:val="00F848D2"/>
    <w:rsid w:val="00F87C10"/>
    <w:rsid w:val="00F9134A"/>
    <w:rsid w:val="00F95693"/>
    <w:rsid w:val="00FA062A"/>
    <w:rsid w:val="00FC03A7"/>
    <w:rsid w:val="00FC10AA"/>
    <w:rsid w:val="00FC4E8D"/>
    <w:rsid w:val="00FC7DDA"/>
    <w:rsid w:val="00FD10BF"/>
    <w:rsid w:val="00FD36F8"/>
    <w:rsid w:val="00FD5FDC"/>
    <w:rsid w:val="00FE038E"/>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CF6FE8"/>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c10@rice.edu" TargetMode="External"/><Relationship Id="rId13" Type="http://schemas.openxmlformats.org/officeDocument/2006/relationships/hyperlink" Target="mailto:kternus@signaturescience.com" TargetMode="Externa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mailto:mike.lee@nasa.gov" TargetMode="External"/><Relationship Id="rId12" Type="http://schemas.openxmlformats.org/officeDocument/2006/relationships/hyperlink" Target="mailto:aagaardt@bcm.edu" TargetMode="Externa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mailto:michael.jochum@bcm.edu" TargetMode="External"/><Relationship Id="rId11" Type="http://schemas.openxmlformats.org/officeDocument/2006/relationships/hyperlink" Target="mailto:treangen@rice.edu" TargetMode="External"/><Relationship Id="rId24" Type="http://schemas.openxmlformats.org/officeDocument/2006/relationships/hyperlink" Target="https://osf.io/7nrd3/wiki/home/"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osf.io/7nrd3/" TargetMode="External"/><Relationship Id="rId10" Type="http://schemas.openxmlformats.org/officeDocument/2006/relationships/hyperlink" Target="mailto:Elizabeth.Vitalis@inscripta.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viktorija.zaksiene@gmail.com" TargetMode="External"/><Relationship Id="rId14" Type="http://schemas.openxmlformats.org/officeDocument/2006/relationships/comments" Target="comments.xml"/><Relationship Id="rId22" Type="http://schemas.openxmlformats.org/officeDocument/2006/relationships/hyperlink" Target="https://github.com/COV-IRT/microb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496DB-34A3-274D-A405-2AD4522C8F7D}">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9168</Words>
  <Characters>52262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Jochum, Michael D.</cp:lastModifiedBy>
  <cp:revision>5</cp:revision>
  <cp:lastPrinted>2021-12-01T17:20:00Z</cp:lastPrinted>
  <dcterms:created xsi:type="dcterms:W3CDTF">2022-09-13T20:36:00Z</dcterms:created>
  <dcterms:modified xsi:type="dcterms:W3CDTF">2022-09-13T21:10:00Z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_documentId">
    <vt:lpwstr>documentId_3206</vt:lpwstr>
  </property>
  <property fmtid="{D5CDD505-2E9C-101B-9397-08002B2CF9AE}" pid="9" name="grammarly_documentContext">
    <vt:lpwstr>{"goals":[],"domain":"general","emotions":[],"dialect":"american"}</vt:lpwstr>
  </property>
</Properties>
</file>